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5" w:type="dxa"/>
        <w:tblInd w:w="-284" w:type="dxa"/>
        <w:tblLook w:val="04A0" w:firstRow="1" w:lastRow="0" w:firstColumn="1" w:lastColumn="0" w:noHBand="0" w:noVBand="1"/>
      </w:tblPr>
      <w:tblGrid>
        <w:gridCol w:w="5528"/>
        <w:gridCol w:w="3827"/>
      </w:tblGrid>
      <w:tr w:rsidR="00021348" w14:paraId="7B5DB4A3" w14:textId="77777777" w:rsidTr="0026605C">
        <w:tc>
          <w:tcPr>
            <w:tcW w:w="5528" w:type="dxa"/>
            <w:hideMark/>
          </w:tcPr>
          <w:p w14:paraId="20565A53" w14:textId="77777777" w:rsidR="00021348" w:rsidRDefault="00021348" w:rsidP="006F7213">
            <w:pPr>
              <w:ind w:left="-104" w:firstLine="0"/>
            </w:pPr>
            <w:bookmarkStart w:id="0" w:name="_Hlk181453045"/>
            <w:bookmarkStart w:id="1" w:name="_Hlk508954254"/>
            <w:bookmarkEnd w:id="0"/>
            <w:r>
              <w:t>УТВЕРЖДЕН</w:t>
            </w:r>
          </w:p>
        </w:tc>
        <w:tc>
          <w:tcPr>
            <w:tcW w:w="3827" w:type="dxa"/>
            <w:vAlign w:val="center"/>
          </w:tcPr>
          <w:p w14:paraId="2BD3E750" w14:textId="77777777" w:rsidR="00021348" w:rsidRDefault="00021348" w:rsidP="009A6156"/>
        </w:tc>
      </w:tr>
      <w:tr w:rsidR="00021348" w14:paraId="5C22E917" w14:textId="77777777" w:rsidTr="0026605C">
        <w:tc>
          <w:tcPr>
            <w:tcW w:w="5528" w:type="dxa"/>
            <w:hideMark/>
          </w:tcPr>
          <w:p w14:paraId="58D6A6A3" w14:textId="10EDA42B" w:rsidR="001F6E55" w:rsidRPr="001F6E55" w:rsidRDefault="00881995" w:rsidP="006F7213">
            <w:pPr>
              <w:ind w:hanging="109"/>
            </w:pPr>
            <w:r>
              <w:t>БЛИЖ.409801.100.236-01 34</w:t>
            </w:r>
            <w:r w:rsidR="001F6E55" w:rsidRPr="001F6E55">
              <w:t>-ЛУ</w:t>
            </w:r>
          </w:p>
          <w:p w14:paraId="54E7C37B" w14:textId="79980A78" w:rsidR="00021348" w:rsidRPr="00B525F4" w:rsidRDefault="00021348" w:rsidP="006F7213">
            <w:pPr>
              <w:ind w:hanging="109"/>
            </w:pPr>
          </w:p>
        </w:tc>
        <w:tc>
          <w:tcPr>
            <w:tcW w:w="3827" w:type="dxa"/>
            <w:vAlign w:val="center"/>
          </w:tcPr>
          <w:p w14:paraId="5A431FAC" w14:textId="77777777" w:rsidR="00021348" w:rsidRDefault="00021348" w:rsidP="009A6156"/>
        </w:tc>
      </w:tr>
    </w:tbl>
    <w:p w14:paraId="226E783F" w14:textId="77777777" w:rsidR="005D087D" w:rsidRDefault="005D087D" w:rsidP="009A6156"/>
    <w:p w14:paraId="0DD82878" w14:textId="77777777" w:rsidR="00021348" w:rsidRDefault="00021348" w:rsidP="009A6156"/>
    <w:p w14:paraId="6BAB3710" w14:textId="77777777" w:rsidR="0045434E" w:rsidRDefault="0045434E" w:rsidP="009A6156"/>
    <w:p w14:paraId="2F65EFB8" w14:textId="77777777" w:rsidR="0045434E" w:rsidRDefault="0045434E" w:rsidP="009A6156"/>
    <w:p w14:paraId="69118521" w14:textId="77777777" w:rsidR="0045434E" w:rsidRDefault="0045434E" w:rsidP="009A6156">
      <w:pPr>
        <w:rPr>
          <w:lang w:val="en-US"/>
        </w:rPr>
      </w:pPr>
    </w:p>
    <w:p w14:paraId="646551BD" w14:textId="77777777" w:rsidR="00BC7E12" w:rsidRPr="00BC7E12" w:rsidRDefault="00BC7E12" w:rsidP="009A6156">
      <w:pPr>
        <w:rPr>
          <w:lang w:val="en-US"/>
        </w:rPr>
      </w:pPr>
    </w:p>
    <w:p w14:paraId="32DA1BCC" w14:textId="77777777" w:rsidR="005D087D" w:rsidRDefault="005D087D" w:rsidP="009A6156"/>
    <w:p w14:paraId="2A8001E7" w14:textId="77777777" w:rsidR="00440E82" w:rsidRDefault="00440E82" w:rsidP="009A6156"/>
    <w:p w14:paraId="41CEBF83" w14:textId="77777777" w:rsidR="00097E34" w:rsidRDefault="00097E34" w:rsidP="009A6156"/>
    <w:p w14:paraId="589942F2" w14:textId="77777777" w:rsidR="002C6DD4" w:rsidRDefault="002C6DD4" w:rsidP="009A6156"/>
    <w:p w14:paraId="5B9AA8B5" w14:textId="77777777" w:rsidR="007F0B39" w:rsidRDefault="007F0B39" w:rsidP="009A6156"/>
    <w:p w14:paraId="3D621B71" w14:textId="77777777" w:rsidR="00E27473" w:rsidRDefault="00E27473" w:rsidP="009A6156"/>
    <w:p w14:paraId="648AA186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bookmarkStart w:id="2" w:name="_Hlk183077609"/>
      <w:r w:rsidRPr="00440E82">
        <w:rPr>
          <w:rFonts w:ascii="Times New Roman" w:eastAsia="Calibri" w:hAnsi="Times New Roman" w:cs="Arial"/>
          <w:b/>
          <w:bCs/>
          <w:sz w:val="28"/>
          <w:szCs w:val="28"/>
        </w:rPr>
        <w:t>ПРОГРАММНОЕ ОБЕСПЕЧЕНИЕ</w:t>
      </w:r>
    </w:p>
    <w:p w14:paraId="356387D8" w14:textId="77777777" w:rsidR="00440E82" w:rsidRPr="00440E82" w:rsidRDefault="00440E82" w:rsidP="00440E82">
      <w:pPr>
        <w:suppressAutoHyphens/>
        <w:spacing w:line="276" w:lineRule="auto"/>
        <w:ind w:firstLine="0"/>
        <w:contextualSpacing/>
        <w:jc w:val="center"/>
        <w:rPr>
          <w:rFonts w:ascii="Times New Roman" w:eastAsia="Calibri" w:hAnsi="Times New Roman" w:cs="Arial"/>
          <w:b/>
          <w:bCs/>
          <w:sz w:val="28"/>
          <w:szCs w:val="28"/>
        </w:rPr>
      </w:pPr>
      <w:r w:rsidRPr="00440E82">
        <w:rPr>
          <w:rFonts w:ascii="Times New Roman" w:eastAsia="Calibri" w:hAnsi="Times New Roman" w:cs="Arial"/>
          <w:b/>
          <w:bCs/>
          <w:sz w:val="28"/>
          <w:szCs w:val="28"/>
        </w:rPr>
        <w:t>«ПЛАГИН УПРАВЛЕНИЯ MIC «RECORDER» ГЦК СТТ»</w:t>
      </w:r>
    </w:p>
    <w:p w14:paraId="1C592FF9" w14:textId="77777777" w:rsidR="00B96BCC" w:rsidRDefault="00B96BCC" w:rsidP="007F0B39">
      <w:pPr>
        <w:ind w:firstLine="0"/>
        <w:jc w:val="center"/>
        <w:rPr>
          <w:b/>
          <w:bCs/>
        </w:rPr>
      </w:pPr>
    </w:p>
    <w:p w14:paraId="49B7B818" w14:textId="17F7E6AD" w:rsidR="00B525F4" w:rsidRPr="0026605C" w:rsidRDefault="003A64B7" w:rsidP="007F0B39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4578E97C" w14:textId="223A6397" w:rsidR="001F6E55" w:rsidRPr="00D47FA8" w:rsidRDefault="00881995" w:rsidP="001F6E55">
      <w:pPr>
        <w:tabs>
          <w:tab w:val="center" w:pos="4762"/>
        </w:tabs>
        <w:spacing w:after="200" w:line="276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</w:pPr>
      <w:bookmarkStart w:id="3" w:name="_Hlk215233128"/>
      <w:bookmarkEnd w:id="2"/>
      <w:r w:rsidRPr="00881995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БЛИЖ.</w:t>
      </w:r>
      <w:r w:rsidRPr="00D47FA8">
        <w:rPr>
          <w:rFonts w:ascii="Times New Roman" w:eastAsia="Times New Roman" w:hAnsi="Times New Roman" w:cs="Times New Roman"/>
          <w:b/>
          <w:bCs/>
          <w:color w:val="000000" w:themeColor="text1"/>
          <w:szCs w:val="26"/>
        </w:rPr>
        <w:t>409801.100.236-01 34</w:t>
      </w:r>
    </w:p>
    <w:bookmarkEnd w:id="1"/>
    <w:bookmarkEnd w:id="3"/>
    <w:p w14:paraId="7C4C2E02" w14:textId="67E09DC8" w:rsidR="0026605C" w:rsidRPr="00D47FA8" w:rsidRDefault="00D47FA8" w:rsidP="0057294F">
      <w:pPr>
        <w:ind w:firstLine="0"/>
        <w:jc w:val="center"/>
        <w:rPr>
          <w:b/>
          <w:bCs/>
          <w:color w:val="000000" w:themeColor="text1"/>
        </w:rPr>
      </w:pPr>
      <w:r w:rsidRPr="00D47FA8">
        <w:rPr>
          <w:b/>
          <w:bCs/>
          <w:color w:val="000000" w:themeColor="text1"/>
        </w:rPr>
        <w:t>45</w:t>
      </w:r>
      <w:r w:rsidR="0057294F" w:rsidRPr="00D47FA8">
        <w:rPr>
          <w:b/>
          <w:bCs/>
          <w:color w:val="000000" w:themeColor="text1"/>
        </w:rPr>
        <w:t xml:space="preserve"> листов</w:t>
      </w:r>
    </w:p>
    <w:p w14:paraId="10FDA92B" w14:textId="0FBDB818" w:rsidR="005D087D" w:rsidRPr="00756E4F" w:rsidRDefault="005D087D" w:rsidP="009A6156">
      <w:pPr>
        <w:sectPr w:rsidR="005D087D" w:rsidRPr="00756E4F" w:rsidSect="002E2C73">
          <w:headerReference w:type="default" r:id="rId8"/>
          <w:footerReference w:type="default" r:id="rId9"/>
          <w:footerReference w:type="first" r:id="rId10"/>
          <w:pgSz w:w="11906" w:h="16838" w:code="9"/>
          <w:pgMar w:top="925" w:right="737" w:bottom="244" w:left="1644" w:header="0" w:footer="0" w:gutter="0"/>
          <w:cols w:space="708"/>
          <w:titlePg/>
          <w:docGrid w:linePitch="360"/>
        </w:sectPr>
      </w:pPr>
      <w:r w:rsidRPr="00756E4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4F9735" wp14:editId="7E68BC1E">
                <wp:simplePos x="0" y="0"/>
                <wp:positionH relativeFrom="column">
                  <wp:posOffset>6177280</wp:posOffset>
                </wp:positionH>
                <wp:positionV relativeFrom="paragraph">
                  <wp:posOffset>-9043035</wp:posOffset>
                </wp:positionV>
                <wp:extent cx="0" cy="0"/>
                <wp:effectExtent l="0" t="0" r="0" b="0"/>
                <wp:wrapNone/>
                <wp:docPr id="1791712980" name="Прямая соединительная линия 1791712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A76E235" id="Прямая соединительная линия 179171298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6.4pt,-712.05pt" to="486.4pt,-7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"/>
            </w:pict>
          </mc:Fallback>
        </mc:AlternateContent>
      </w:r>
    </w:p>
    <w:p w14:paraId="14F8B40F" w14:textId="575C6680" w:rsidR="00A70311" w:rsidRPr="0057294F" w:rsidRDefault="00A70311" w:rsidP="0057294F">
      <w:pPr>
        <w:ind w:firstLine="0"/>
        <w:jc w:val="center"/>
        <w:rPr>
          <w:b/>
          <w:bCs/>
          <w:sz w:val="28"/>
          <w:szCs w:val="28"/>
        </w:rPr>
      </w:pPr>
      <w:bookmarkStart w:id="5" w:name="_Toc191655406"/>
      <w:r w:rsidRPr="0057294F">
        <w:rPr>
          <w:b/>
          <w:bCs/>
          <w:sz w:val="28"/>
          <w:szCs w:val="28"/>
        </w:rPr>
        <w:lastRenderedPageBreak/>
        <w:t>Содержание</w:t>
      </w:r>
      <w:bookmarkEnd w:id="5"/>
    </w:p>
    <w:sdt>
      <w:sdtPr>
        <w:rPr>
          <w:rFonts w:asciiTheme="majorBidi" w:hAnsiTheme="majorBidi"/>
          <w:sz w:val="26"/>
          <w:szCs w:val="26"/>
        </w:rPr>
        <w:id w:val="1225956195"/>
        <w:docPartObj>
          <w:docPartGallery w:val="Table of Contents"/>
          <w:docPartUnique/>
        </w:docPartObj>
      </w:sdtPr>
      <w:sdtEndPr>
        <w:rPr>
          <w:rFonts w:ascii="Times New Roman" w:hAnsi="Times New Roman"/>
        </w:rPr>
      </w:sdtEndPr>
      <w:sdtContent>
        <w:p w14:paraId="5B6B800F" w14:textId="1730CCEB" w:rsidR="00A710B9" w:rsidRPr="00A710B9" w:rsidRDefault="00B54EF2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begin"/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instrText xml:space="preserve"> TOC \o "1-3" \t "Заголовок;1" </w:instrText>
          </w:r>
          <w:r w:rsidRPr="00A710B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highlight w:val="yellow"/>
            </w:rPr>
            <w:fldChar w:fldCharType="separate"/>
          </w:r>
          <w:r w:rsidR="00A710B9" w:rsidRPr="00A710B9">
            <w:rPr>
              <w:noProof/>
              <w:sz w:val="26"/>
              <w:szCs w:val="26"/>
            </w:rPr>
            <w:t>Введение</w:t>
          </w:r>
          <w:r w:rsidR="00A710B9" w:rsidRPr="00A710B9">
            <w:rPr>
              <w:noProof/>
              <w:sz w:val="26"/>
              <w:szCs w:val="26"/>
            </w:rPr>
            <w:tab/>
          </w:r>
          <w:r w:rsidR="00A710B9" w:rsidRPr="00A710B9">
            <w:rPr>
              <w:noProof/>
              <w:sz w:val="26"/>
              <w:szCs w:val="26"/>
            </w:rPr>
            <w:fldChar w:fldCharType="begin"/>
          </w:r>
          <w:r w:rsidR="00A710B9" w:rsidRPr="00A710B9">
            <w:rPr>
              <w:noProof/>
              <w:sz w:val="26"/>
              <w:szCs w:val="26"/>
            </w:rPr>
            <w:instrText xml:space="preserve"> PAGEREF _Toc215230809 \h </w:instrText>
          </w:r>
          <w:r w:rsidR="00A710B9" w:rsidRPr="00A710B9">
            <w:rPr>
              <w:noProof/>
              <w:sz w:val="26"/>
              <w:szCs w:val="26"/>
            </w:rPr>
          </w:r>
          <w:r w:rsidR="00A710B9"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3</w:t>
          </w:r>
          <w:r w:rsidR="00A710B9" w:rsidRPr="00A710B9">
            <w:rPr>
              <w:noProof/>
              <w:sz w:val="26"/>
              <w:szCs w:val="26"/>
            </w:rPr>
            <w:fldChar w:fldCharType="end"/>
          </w:r>
        </w:p>
        <w:p w14:paraId="461CB982" w14:textId="095737D5" w:rsidR="00A710B9" w:rsidRPr="00A710B9" w:rsidRDefault="00A710B9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Термины и определения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_Toc215230810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4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570585F2" w14:textId="5E9299B5" w:rsidR="00A710B9" w:rsidRPr="00A710B9" w:rsidRDefault="00A710B9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Обозначения и сокращения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_Toc215230811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5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09F066F7" w14:textId="0E5D047A" w:rsidR="00A710B9" w:rsidRPr="00A710B9" w:rsidRDefault="00A710B9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1 Назначение СПО СТТ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_Toc215230812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6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66AAC13C" w14:textId="7C408713" w:rsidR="00A710B9" w:rsidRPr="00A710B9" w:rsidRDefault="00A710B9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2 Условия выполнения СПО СТТ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_Toc215230813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7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3FC3FAC8" w14:textId="32A0511D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2.1 Требования к техническим средствам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_Toc215230814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7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5C789848" w14:textId="04E3C08C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2.2 Установка СПО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_Toc215230815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7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1976E2E4" w14:textId="31F80833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2.3 Состав СПО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_Toc215230816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8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00EB0B6A" w14:textId="4C5D278A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2.4 Назначение плагинов СПО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_Toc215230817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8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54219907" w14:textId="42A6BFA8" w:rsidR="00A710B9" w:rsidRPr="00A710B9" w:rsidRDefault="00A710B9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 xml:space="preserve">3 </w:t>
          </w:r>
          <w:r w:rsidR="005C47CA">
            <w:rPr>
              <w:noProof/>
              <w:sz w:val="26"/>
              <w:szCs w:val="26"/>
            </w:rPr>
            <w:t xml:space="preserve">Порядок работы с </w:t>
          </w:r>
          <w:r w:rsidRPr="00A710B9">
            <w:rPr>
              <w:noProof/>
              <w:sz w:val="26"/>
              <w:szCs w:val="26"/>
            </w:rPr>
            <w:t>СПО СТТ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_Toc215230818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10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27F8923D" w14:textId="0F04F3D9" w:rsidR="00A710B9" w:rsidRPr="00A710B9" w:rsidRDefault="00A710B9">
          <w:pPr>
            <w:pStyle w:val="13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4 Описание, запуск и настройка плагинов СПО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_Toc215230819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11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060EF44C" w14:textId="72F70AA6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4.1 ПО «Плагин проведения испытаний и экспресс анализа»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_Toc215230820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11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06BEBBB0" w14:textId="3264B398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4.2 ПО «Плагин импорта-экспорта каналов ПО Recorde</w:t>
          </w:r>
          <w:r w:rsidRPr="00A710B9">
            <w:rPr>
              <w:noProof/>
              <w:sz w:val="26"/>
              <w:szCs w:val="26"/>
              <w:lang w:val="en-US"/>
            </w:rPr>
            <w:t>r</w:t>
          </w:r>
          <w:r w:rsidRPr="00A710B9">
            <w:rPr>
              <w:noProof/>
              <w:sz w:val="26"/>
              <w:szCs w:val="26"/>
            </w:rPr>
            <w:t>»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_Toc215230821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31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5E330BA1" w14:textId="35CDC841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4.3 ПО «Плагин измерения контрольных точек»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_Toc215230822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35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6751FE45" w14:textId="2D6A942C" w:rsidR="00A710B9" w:rsidRPr="00A710B9" w:rsidRDefault="00A710B9" w:rsidP="00093AF0">
          <w:pPr>
            <w:pStyle w:val="13"/>
            <w:ind w:firstLine="284"/>
            <w:rPr>
              <w:rFonts w:asciiTheme="minorHAnsi" w:eastAsiaTheme="minorEastAsia" w:hAnsiTheme="minorHAnsi"/>
              <w:noProof/>
              <w:kern w:val="2"/>
              <w:sz w:val="26"/>
              <w:szCs w:val="26"/>
              <w14:ligatures w14:val="standardContextual"/>
            </w:rPr>
          </w:pPr>
          <w:r w:rsidRPr="00A710B9">
            <w:rPr>
              <w:noProof/>
              <w:sz w:val="26"/>
              <w:szCs w:val="26"/>
            </w:rPr>
            <w:t>4.4 ПО «Плагин отчета о конфигурации»</w:t>
          </w:r>
          <w:r w:rsidRPr="00A710B9">
            <w:rPr>
              <w:noProof/>
              <w:sz w:val="26"/>
              <w:szCs w:val="26"/>
            </w:rPr>
            <w:tab/>
          </w:r>
          <w:r w:rsidRPr="00A710B9">
            <w:rPr>
              <w:noProof/>
              <w:sz w:val="26"/>
              <w:szCs w:val="26"/>
            </w:rPr>
            <w:fldChar w:fldCharType="begin"/>
          </w:r>
          <w:r w:rsidRPr="00A710B9">
            <w:rPr>
              <w:noProof/>
              <w:sz w:val="26"/>
              <w:szCs w:val="26"/>
            </w:rPr>
            <w:instrText xml:space="preserve"> PAGEREF _Toc215230823 \h </w:instrText>
          </w:r>
          <w:r w:rsidRPr="00A710B9">
            <w:rPr>
              <w:noProof/>
              <w:sz w:val="26"/>
              <w:szCs w:val="26"/>
            </w:rPr>
          </w:r>
          <w:r w:rsidRPr="00A710B9">
            <w:rPr>
              <w:noProof/>
              <w:sz w:val="26"/>
              <w:szCs w:val="26"/>
            </w:rPr>
            <w:fldChar w:fldCharType="separate"/>
          </w:r>
          <w:r w:rsidR="008638A6">
            <w:rPr>
              <w:noProof/>
              <w:sz w:val="26"/>
              <w:szCs w:val="26"/>
            </w:rPr>
            <w:t>42</w:t>
          </w:r>
          <w:r w:rsidRPr="00A710B9">
            <w:rPr>
              <w:noProof/>
              <w:sz w:val="26"/>
              <w:szCs w:val="26"/>
            </w:rPr>
            <w:fldChar w:fldCharType="end"/>
          </w:r>
        </w:p>
        <w:p w14:paraId="47E2C62F" w14:textId="4F9494A7" w:rsidR="00E46A17" w:rsidRPr="00A710B9" w:rsidRDefault="00B54EF2" w:rsidP="0063037C">
          <w:pPr>
            <w:pStyle w:val="13"/>
            <w:spacing w:line="264" w:lineRule="auto"/>
            <w:ind w:left="-284"/>
            <w:rPr>
              <w:sz w:val="26"/>
              <w:szCs w:val="26"/>
            </w:rPr>
          </w:pPr>
          <w:r w:rsidRPr="00A710B9">
            <w:rPr>
              <w:b/>
              <w:bCs/>
              <w:sz w:val="26"/>
              <w:szCs w:val="26"/>
              <w:highlight w:val="yellow"/>
            </w:rPr>
            <w:fldChar w:fldCharType="end"/>
          </w:r>
        </w:p>
      </w:sdtContent>
    </w:sdt>
    <w:bookmarkStart w:id="6" w:name="_Toc171080658" w:displacedByCustomXml="prev"/>
    <w:p w14:paraId="2010E355" w14:textId="5BD44167" w:rsidR="00790821" w:rsidRPr="00E44A31" w:rsidRDefault="000C5809" w:rsidP="002A2DF7">
      <w:pPr>
        <w:pStyle w:val="11"/>
        <w:ind w:firstLine="0"/>
        <w:jc w:val="center"/>
      </w:pPr>
      <w:bookmarkStart w:id="7" w:name="_Toc215230809"/>
      <w:bookmarkStart w:id="8" w:name="_Hlk74901110"/>
      <w:bookmarkStart w:id="9" w:name="_Toc494467627"/>
      <w:bookmarkStart w:id="10" w:name="_Toc509565240"/>
      <w:bookmarkStart w:id="11" w:name="_Toc418773289"/>
      <w:bookmarkStart w:id="12" w:name="_Toc173333900"/>
      <w:bookmarkStart w:id="13" w:name="_Toc177386364"/>
      <w:bookmarkEnd w:id="6"/>
      <w:r>
        <w:lastRenderedPageBreak/>
        <w:t>Введение</w:t>
      </w:r>
      <w:bookmarkEnd w:id="7"/>
    </w:p>
    <w:p w14:paraId="3E6F7EC5" w14:textId="38B47E23" w:rsidR="001F269F" w:rsidRDefault="00071D62" w:rsidP="00D6743C">
      <w:bookmarkStart w:id="14" w:name="_Toc509565253"/>
      <w:bookmarkStart w:id="15" w:name="_Toc487546488"/>
      <w:bookmarkEnd w:id="8"/>
      <w:bookmarkEnd w:id="9"/>
      <w:bookmarkEnd w:id="10"/>
      <w:r>
        <w:t xml:space="preserve">Настоящее руководство оператора </w:t>
      </w:r>
      <w:r w:rsidR="00D6743C">
        <w:t>БЛИЖ.409801.100.236-01</w:t>
      </w:r>
      <w:r>
        <w:t xml:space="preserve"> 34 распространяется на </w:t>
      </w:r>
      <w:r w:rsidR="00032889">
        <w:t>ПО</w:t>
      </w:r>
      <w:r w:rsidR="00D6743C">
        <w:t xml:space="preserve"> «</w:t>
      </w:r>
      <w:r w:rsidR="00D6743C">
        <w:rPr>
          <w:lang w:val="en-US"/>
        </w:rPr>
        <w:t>R</w:t>
      </w:r>
      <w:proofErr w:type="spellStart"/>
      <w:r w:rsidR="00D6743C">
        <w:t>ecorder</w:t>
      </w:r>
      <w:proofErr w:type="spellEnd"/>
      <w:r w:rsidR="00D6743C">
        <w:t xml:space="preserve">» специального программного обеспечения управлением </w:t>
      </w:r>
      <w:r>
        <w:t>информационно-измерительной систем</w:t>
      </w:r>
      <w:r w:rsidR="00D6743C">
        <w:t>ой</w:t>
      </w:r>
      <w:r>
        <w:t xml:space="preserve"> </w:t>
      </w:r>
      <w:r w:rsidR="00D6743C">
        <w:br/>
      </w:r>
      <w:proofErr w:type="spellStart"/>
      <w:r w:rsidR="001F269F" w:rsidRPr="001F269F">
        <w:t>тензо-термометрирования</w:t>
      </w:r>
      <w:proofErr w:type="spellEnd"/>
      <w:r w:rsidR="001F269F" w:rsidRPr="001F269F">
        <w:t xml:space="preserve"> ГЦК для объекта «Новый источник» (далее – </w:t>
      </w:r>
      <w:r w:rsidR="001F269F">
        <w:t xml:space="preserve">СПО </w:t>
      </w:r>
      <w:r w:rsidR="001F269F" w:rsidRPr="001F269F">
        <w:t>СТТ).</w:t>
      </w:r>
    </w:p>
    <w:p w14:paraId="1B26D23D" w14:textId="32F2770E" w:rsidR="00071D62" w:rsidRDefault="00071D62" w:rsidP="00071D62">
      <w:r>
        <w:t>В Руководстве оператора изложены сведения о назначении СПО, требовании к вычислительным средствам, порядке установки, настройки и работы с СПО.</w:t>
      </w:r>
    </w:p>
    <w:p w14:paraId="004C1AE1" w14:textId="14F52205" w:rsidR="0043354E" w:rsidRDefault="0043354E" w:rsidP="00071D62">
      <w:r>
        <w:br w:type="page"/>
      </w:r>
    </w:p>
    <w:p w14:paraId="5099620F" w14:textId="11244E60" w:rsidR="00FA39D7" w:rsidRPr="00BB3124" w:rsidRDefault="00FA39D7" w:rsidP="00EF50DA">
      <w:pPr>
        <w:pStyle w:val="11"/>
        <w:ind w:left="-284" w:firstLine="0"/>
        <w:jc w:val="center"/>
      </w:pPr>
      <w:bookmarkStart w:id="16" w:name="_Toc215230810"/>
      <w:r w:rsidRPr="00BB3124">
        <w:lastRenderedPageBreak/>
        <w:t>Термины и определения</w:t>
      </w:r>
      <w:bookmarkEnd w:id="16"/>
    </w:p>
    <w:tbl>
      <w:tblPr>
        <w:tblW w:w="9923" w:type="dxa"/>
        <w:tblLook w:val="04A0" w:firstRow="1" w:lastRow="0" w:firstColumn="1" w:lastColumn="0" w:noHBand="0" w:noVBand="1"/>
      </w:tblPr>
      <w:tblGrid>
        <w:gridCol w:w="2690"/>
        <w:gridCol w:w="420"/>
        <w:gridCol w:w="6813"/>
      </w:tblGrid>
      <w:tr w:rsidR="000429CC" w:rsidRPr="000429CC" w14:paraId="4818C5EE" w14:textId="77777777" w:rsidTr="000429CC">
        <w:trPr>
          <w:trHeight w:val="69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2DBCB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proofErr w:type="spellStart"/>
            <w:r w:rsidRPr="000429CC">
              <w:rPr>
                <w:rFonts w:eastAsia="Times New Roman" w:cstheme="majorBidi"/>
                <w:color w:val="000000"/>
                <w:szCs w:val="26"/>
              </w:rPr>
              <w:t>Градуировочная</w:t>
            </w:r>
            <w:proofErr w:type="spellEnd"/>
            <w:r w:rsidRPr="000429CC">
              <w:rPr>
                <w:rFonts w:eastAsia="Times New Roman" w:cstheme="majorBidi"/>
                <w:color w:val="000000"/>
                <w:szCs w:val="26"/>
              </w:rPr>
              <w:t xml:space="preserve"> характеристика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B63D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A248B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Характеристика логического канала, отвечающая за перевод электрических величин в физические (инженерные);</w:t>
            </w:r>
          </w:p>
        </w:tc>
      </w:tr>
      <w:tr w:rsidR="000429CC" w:rsidRPr="000429CC" w14:paraId="79824052" w14:textId="77777777" w:rsidTr="000429CC">
        <w:trPr>
          <w:trHeight w:val="103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4EDFD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Замер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AB8A2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A01C2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Получение однократной реализации физических процессов какого-либо агрегата. Записывается в формате MERA или USML с файлами сигналов, их параметров и служебными файлами, относящихся к однократной реализации физических процессов какого-либо оборудования;</w:t>
            </w:r>
          </w:p>
        </w:tc>
      </w:tr>
      <w:tr w:rsidR="000429CC" w:rsidRPr="000429CC" w14:paraId="51E2D9F6" w14:textId="77777777" w:rsidTr="000429CC">
        <w:trPr>
          <w:trHeight w:val="82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98DE5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Калибровка чувствительности (градуировка)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55724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CEED3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Получение калибровочной (</w:t>
            </w:r>
            <w:proofErr w:type="spellStart"/>
            <w:r w:rsidRPr="000429CC">
              <w:rPr>
                <w:rFonts w:eastAsia="Times New Roman" w:cstheme="majorBidi"/>
                <w:color w:val="000000"/>
                <w:szCs w:val="26"/>
              </w:rPr>
              <w:t>градуировочной</w:t>
            </w:r>
            <w:proofErr w:type="spellEnd"/>
            <w:r w:rsidRPr="000429CC">
              <w:rPr>
                <w:rFonts w:eastAsia="Times New Roman" w:cstheme="majorBidi"/>
                <w:color w:val="000000"/>
                <w:szCs w:val="26"/>
              </w:rPr>
              <w:t>) характеристики тракта измерительного канала или его составных частей;</w:t>
            </w:r>
          </w:p>
        </w:tc>
      </w:tr>
      <w:tr w:rsidR="000429CC" w:rsidRPr="000429CC" w14:paraId="4CFD9907" w14:textId="77777777" w:rsidTr="000429CC">
        <w:trPr>
          <w:trHeight w:val="45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C12A2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Плагин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38048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D3A2D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 xml:space="preserve">Дополнительный программный модуль, расширяющий функциональность программного обеспечения </w:t>
            </w:r>
            <w:proofErr w:type="spellStart"/>
            <w:r w:rsidRPr="000429CC">
              <w:rPr>
                <w:rFonts w:eastAsia="Times New Roman" w:cstheme="majorBidi"/>
                <w:color w:val="000000"/>
                <w:szCs w:val="26"/>
              </w:rPr>
              <w:t>Recorder</w:t>
            </w:r>
            <w:proofErr w:type="spellEnd"/>
            <w:r w:rsidRPr="000429CC">
              <w:rPr>
                <w:rFonts w:eastAsia="Times New Roman" w:cstheme="majorBidi"/>
                <w:color w:val="000000"/>
                <w:szCs w:val="26"/>
              </w:rPr>
              <w:t>;</w:t>
            </w:r>
          </w:p>
        </w:tc>
      </w:tr>
      <w:tr w:rsidR="000429CC" w:rsidRPr="000429CC" w14:paraId="7B8CE369" w14:textId="77777777" w:rsidTr="000429CC">
        <w:trPr>
          <w:trHeight w:val="67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55572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Программный пакет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BE1A4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C015B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 xml:space="preserve">Установочный дистрибутив, содержащий несколько программных модулей. В данном руководстве, если не обговаривается иного, под терминами пакет и программный пакет понимается дистрибутив </w:t>
            </w:r>
            <w:proofErr w:type="spellStart"/>
            <w:r w:rsidRPr="000429CC">
              <w:rPr>
                <w:rFonts w:eastAsia="Times New Roman" w:cstheme="majorBidi"/>
                <w:color w:val="000000"/>
                <w:szCs w:val="26"/>
              </w:rPr>
              <w:t>Recorder</w:t>
            </w:r>
            <w:proofErr w:type="spellEnd"/>
            <w:r w:rsidRPr="000429CC">
              <w:rPr>
                <w:rFonts w:eastAsia="Times New Roman" w:cstheme="majorBidi"/>
                <w:color w:val="000000"/>
                <w:szCs w:val="26"/>
              </w:rPr>
              <w:t>;</w:t>
            </w:r>
          </w:p>
        </w:tc>
      </w:tr>
      <w:tr w:rsidR="000429CC" w:rsidRPr="000429CC" w14:paraId="21CEFF3A" w14:textId="77777777" w:rsidTr="000429CC">
        <w:trPr>
          <w:trHeight w:val="51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D2DCD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Рабочий каталог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F8A7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9D6B7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Каталог, содержащий замеры;</w:t>
            </w:r>
          </w:p>
        </w:tc>
      </w:tr>
      <w:tr w:rsidR="000429CC" w:rsidRPr="000429CC" w14:paraId="52B6A1BE" w14:textId="77777777" w:rsidTr="000429CC">
        <w:trPr>
          <w:trHeight w:val="52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16748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Страница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409C1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6E75C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Функциональная группа кадров;</w:t>
            </w:r>
          </w:p>
        </w:tc>
      </w:tr>
      <w:tr w:rsidR="000429CC" w:rsidRPr="000429CC" w14:paraId="07D62457" w14:textId="77777777" w:rsidTr="000429CC">
        <w:trPr>
          <w:trHeight w:val="75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7D063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Тахо-канал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2420E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CCFA1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Аналоговый или цифровой измерительный канал, предназначенный для приема сигнала, несущего информацию о какой-либо базовой частоте агрегата (например, частоте вращения вала);</w:t>
            </w:r>
          </w:p>
        </w:tc>
      </w:tr>
      <w:tr w:rsidR="000429CC" w:rsidRPr="000429CC" w14:paraId="7102C7BF" w14:textId="77777777" w:rsidTr="000429CC">
        <w:trPr>
          <w:trHeight w:val="46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6F675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Триггер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99F9A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C9A29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Набор параметров сигнала, позволяющий выделить момент изменения логического состояния сигнала;</w:t>
            </w:r>
          </w:p>
        </w:tc>
      </w:tr>
      <w:tr w:rsidR="000429CC" w:rsidRPr="000429CC" w14:paraId="6CB0B73B" w14:textId="77777777" w:rsidTr="000429CC">
        <w:trPr>
          <w:trHeight w:val="76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5D4B7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Уставка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E1A5D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6503C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Именованный триггер, назначенный, как правило, на тренд какой-либо оценки (например, на тренд СКЗ). При его срабатывании, выполняются какие-либо действия, например, выдается предупредительное сообщение;</w:t>
            </w:r>
          </w:p>
        </w:tc>
      </w:tr>
      <w:tr w:rsidR="000429CC" w:rsidRPr="000429CC" w14:paraId="5DF48766" w14:textId="77777777" w:rsidTr="000429CC">
        <w:trPr>
          <w:trHeight w:val="6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23D6E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Формуляр отображения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B8D7D" w14:textId="77777777" w:rsidR="000429CC" w:rsidRPr="000429CC" w:rsidRDefault="000429CC" w:rsidP="000429CC">
            <w:pPr>
              <w:spacing w:line="240" w:lineRule="auto"/>
              <w:ind w:firstLine="0"/>
              <w:jc w:val="center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FB6CB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Окно, отображающее сигнал (сигналы) или его параметры в графическом или цифровом виде;</w:t>
            </w:r>
          </w:p>
        </w:tc>
      </w:tr>
      <w:tr w:rsidR="000429CC" w:rsidRPr="000429CC" w14:paraId="56FD188A" w14:textId="77777777" w:rsidTr="000429CC">
        <w:trPr>
          <w:trHeight w:val="46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B455A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Фрейм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03363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01E73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Отдельное окно на кадре;</w:t>
            </w:r>
          </w:p>
        </w:tc>
      </w:tr>
      <w:tr w:rsidR="000429CC" w:rsidRPr="000429CC" w14:paraId="7F5F0945" w14:textId="77777777" w:rsidTr="000429CC">
        <w:trPr>
          <w:trHeight w:val="46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33C27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Чекбокс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76BB9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C83F4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Символ (флажок) выбора варианта в виде галочки;</w:t>
            </w:r>
          </w:p>
        </w:tc>
      </w:tr>
      <w:tr w:rsidR="000429CC" w:rsidRPr="000429CC" w14:paraId="6E4A1974" w14:textId="77777777" w:rsidTr="000429CC">
        <w:trPr>
          <w:trHeight w:val="46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38FFA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Шапка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76A06" w14:textId="77777777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212529"/>
                <w:szCs w:val="26"/>
              </w:rPr>
            </w:pPr>
            <w:r w:rsidRPr="000429CC">
              <w:rPr>
                <w:rFonts w:eastAsia="Times New Roman" w:cstheme="majorBidi"/>
                <w:color w:val="212529"/>
                <w:szCs w:val="26"/>
              </w:rPr>
              <w:t>-</w:t>
            </w:r>
          </w:p>
        </w:tc>
        <w:tc>
          <w:tcPr>
            <w:tcW w:w="68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B39ED" w14:textId="603CA26F" w:rsidR="000429CC" w:rsidRPr="000429CC" w:rsidRDefault="000429CC" w:rsidP="000429CC">
            <w:pPr>
              <w:spacing w:line="240" w:lineRule="auto"/>
              <w:ind w:firstLine="0"/>
              <w:jc w:val="left"/>
              <w:rPr>
                <w:rFonts w:eastAsia="Times New Roman" w:cstheme="majorBidi"/>
                <w:color w:val="000000"/>
                <w:szCs w:val="26"/>
              </w:rPr>
            </w:pPr>
            <w:r w:rsidRPr="000429CC">
              <w:rPr>
                <w:rFonts w:eastAsia="Times New Roman" w:cstheme="majorBidi"/>
                <w:color w:val="000000"/>
                <w:szCs w:val="26"/>
              </w:rPr>
              <w:t>Верхняя часть фрейма</w:t>
            </w:r>
            <w:r w:rsidR="0018186B">
              <w:rPr>
                <w:rFonts w:eastAsia="Times New Roman" w:cstheme="majorBidi"/>
                <w:color w:val="000000"/>
                <w:szCs w:val="26"/>
              </w:rPr>
              <w:t>.</w:t>
            </w:r>
          </w:p>
        </w:tc>
      </w:tr>
    </w:tbl>
    <w:p w14:paraId="566BA641" w14:textId="77777777" w:rsidR="00FA39D7" w:rsidRDefault="00FA39D7" w:rsidP="005A443F">
      <w:pPr>
        <w:ind w:firstLine="0"/>
      </w:pPr>
    </w:p>
    <w:p w14:paraId="730FA1EC" w14:textId="39C3E25B" w:rsidR="006D3B5A" w:rsidRDefault="006D3B5A">
      <w:pPr>
        <w:spacing w:after="200" w:line="276" w:lineRule="auto"/>
        <w:ind w:firstLine="0"/>
        <w:jc w:val="left"/>
      </w:pPr>
      <w:r>
        <w:br w:type="page"/>
      </w:r>
    </w:p>
    <w:p w14:paraId="4EAB4D35" w14:textId="56C5822F" w:rsidR="001D4FEF" w:rsidRDefault="00747331" w:rsidP="002A2DF7">
      <w:pPr>
        <w:pStyle w:val="11"/>
        <w:ind w:left="-284" w:firstLine="0"/>
        <w:jc w:val="center"/>
      </w:pPr>
      <w:bookmarkStart w:id="17" w:name="_Toc215230811"/>
      <w:r w:rsidRPr="00BB3124">
        <w:lastRenderedPageBreak/>
        <w:t>Обозначения и сокращения</w:t>
      </w:r>
      <w:bookmarkEnd w:id="17"/>
    </w:p>
    <w:tbl>
      <w:tblPr>
        <w:tblW w:w="9498" w:type="dxa"/>
        <w:tblLook w:val="04A0" w:firstRow="1" w:lastRow="0" w:firstColumn="1" w:lastColumn="0" w:noHBand="0" w:noVBand="1"/>
      </w:tblPr>
      <w:tblGrid>
        <w:gridCol w:w="1503"/>
        <w:gridCol w:w="340"/>
        <w:gridCol w:w="7655"/>
      </w:tblGrid>
      <w:tr w:rsidR="0018186B" w:rsidRPr="0018186B" w14:paraId="36962504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5BCFC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ID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FD06F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C17B5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proofErr w:type="spellStart"/>
            <w:r w:rsidRPr="0018186B">
              <w:rPr>
                <w:rFonts w:ascii="Times New Roman" w:eastAsia="Times New Roman" w:hAnsi="Times New Roman" w:cs="Times New Roman"/>
                <w:szCs w:val="26"/>
              </w:rPr>
              <w:t>индификатор</w:t>
            </w:r>
            <w:proofErr w:type="spellEnd"/>
            <w:r w:rsidRPr="0018186B">
              <w:rPr>
                <w:rFonts w:ascii="Times New Roman" w:eastAsia="Times New Roman" w:hAnsi="Times New Roman" w:cs="Times New Roman"/>
                <w:szCs w:val="26"/>
              </w:rPr>
              <w:t xml:space="preserve"> (в программировании);</w:t>
            </w:r>
          </w:p>
        </w:tc>
      </w:tr>
      <w:tr w:rsidR="0018186B" w:rsidRPr="0018186B" w14:paraId="0FF1BA7D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CF04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LUA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09609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898FC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скриптовый язык программирования;</w:t>
            </w:r>
          </w:p>
        </w:tc>
      </w:tr>
      <w:tr w:rsidR="0018186B" w:rsidRPr="0018186B" w14:paraId="4BF0540D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C1711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MIC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DAFDB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045BD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многоканальный измерительный комплекс;</w:t>
            </w:r>
          </w:p>
        </w:tc>
      </w:tr>
      <w:tr w:rsidR="0018186B" w:rsidRPr="0018186B" w14:paraId="03523E45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5623E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6B">
              <w:rPr>
                <w:rFonts w:ascii="Times New Roman" w:eastAsia="Times New Roman" w:hAnsi="Times New Roman" w:cs="Times New Roman"/>
                <w:sz w:val="24"/>
                <w:szCs w:val="24"/>
              </w:rPr>
              <w:t>OPC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6D776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4BC23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коммуникации на открытой платформе (открытое ПО);</w:t>
            </w:r>
          </w:p>
        </w:tc>
      </w:tr>
      <w:tr w:rsidR="0018186B" w:rsidRPr="0018186B" w14:paraId="6E31BF81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B8F59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6B">
              <w:rPr>
                <w:rFonts w:ascii="Times New Roman" w:eastAsia="Times New Roman" w:hAnsi="Times New Roman" w:cs="Times New Roman"/>
                <w:sz w:val="24"/>
                <w:szCs w:val="24"/>
              </w:rPr>
              <w:t>АФЧХ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6F83D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E21C1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амплитудно-фазовая частотная характеристика;</w:t>
            </w:r>
          </w:p>
        </w:tc>
      </w:tr>
      <w:tr w:rsidR="0018186B" w:rsidRPr="0018186B" w14:paraId="23FDF114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CA244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БД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9BB7A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A4109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база данных;</w:t>
            </w:r>
          </w:p>
        </w:tc>
      </w:tr>
      <w:tr w:rsidR="0018186B" w:rsidRPr="0018186B" w14:paraId="3738A3EB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65AF0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БДИ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B9EC0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6055D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база данных испытаний (измерений);</w:t>
            </w:r>
          </w:p>
        </w:tc>
      </w:tr>
      <w:tr w:rsidR="0018186B" w:rsidRPr="0018186B" w14:paraId="59BA51FB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90387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ГХ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93507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3FEFF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proofErr w:type="spellStart"/>
            <w:r w:rsidRPr="0018186B">
              <w:rPr>
                <w:rFonts w:ascii="Times New Roman" w:eastAsia="Times New Roman" w:hAnsi="Times New Roman" w:cs="Times New Roman"/>
                <w:szCs w:val="26"/>
              </w:rPr>
              <w:t>градуировочная</w:t>
            </w:r>
            <w:proofErr w:type="spellEnd"/>
            <w:r w:rsidRPr="0018186B">
              <w:rPr>
                <w:rFonts w:ascii="Times New Roman" w:eastAsia="Times New Roman" w:hAnsi="Times New Roman" w:cs="Times New Roman"/>
                <w:szCs w:val="26"/>
              </w:rPr>
              <w:t xml:space="preserve"> характеристика;</w:t>
            </w:r>
          </w:p>
        </w:tc>
      </w:tr>
      <w:tr w:rsidR="0018186B" w:rsidRPr="0018186B" w14:paraId="4BEC666A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7EB40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ГЦК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8EF55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27E1A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главный циркуляционный контур;</w:t>
            </w:r>
          </w:p>
        </w:tc>
      </w:tr>
      <w:tr w:rsidR="0018186B" w:rsidRPr="0018186B" w14:paraId="7F43DEC6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1C87A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6B">
              <w:rPr>
                <w:rFonts w:ascii="Times New Roman" w:eastAsia="Times New Roman" w:hAnsi="Times New Roman" w:cs="Times New Roman"/>
                <w:sz w:val="24"/>
                <w:szCs w:val="24"/>
              </w:rPr>
              <w:t>ИИС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4C43D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942C9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информационно-измерительная система;</w:t>
            </w:r>
          </w:p>
        </w:tc>
      </w:tr>
      <w:tr w:rsidR="0018186B" w:rsidRPr="0018186B" w14:paraId="332F7559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65640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КТ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7CD0F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2A34B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контрольная точка;</w:t>
            </w:r>
          </w:p>
        </w:tc>
      </w:tr>
      <w:tr w:rsidR="0018186B" w:rsidRPr="0018186B" w14:paraId="64A30E37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5AFF9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ОЗУ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CB8B9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7862B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оперативное запоминающее устройство;</w:t>
            </w:r>
          </w:p>
        </w:tc>
      </w:tr>
      <w:tr w:rsidR="0018186B" w:rsidRPr="0018186B" w14:paraId="01897B53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531B7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ОС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11C3C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51312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операционная система;</w:t>
            </w:r>
          </w:p>
        </w:tc>
      </w:tr>
      <w:tr w:rsidR="0018186B" w:rsidRPr="0018186B" w14:paraId="23E9F127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CD434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ПК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59972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C857D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персональный компьютер;</w:t>
            </w:r>
          </w:p>
        </w:tc>
      </w:tr>
      <w:tr w:rsidR="0018186B" w:rsidRPr="0018186B" w14:paraId="7BFD993C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53424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ПО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E3426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3854C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программное обеспечение;</w:t>
            </w:r>
          </w:p>
        </w:tc>
      </w:tr>
      <w:tr w:rsidR="0018186B" w:rsidRPr="0018186B" w14:paraId="458BD8A7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C90D3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6B">
              <w:rPr>
                <w:rFonts w:ascii="Times New Roman" w:eastAsia="Times New Roman" w:hAnsi="Times New Roman" w:cs="Times New Roman"/>
                <w:sz w:val="24"/>
                <w:szCs w:val="24"/>
              </w:rPr>
              <w:t>ПО </w:t>
            </w:r>
            <w:proofErr w:type="spellStart"/>
            <w:r w:rsidRPr="0018186B">
              <w:rPr>
                <w:rFonts w:ascii="Times New Roman" w:eastAsia="Times New Roman" w:hAnsi="Times New Roman" w:cs="Times New Roman"/>
                <w:sz w:val="24"/>
                <w:szCs w:val="24"/>
              </w:rPr>
              <w:t>Recorder</w:t>
            </w:r>
            <w:proofErr w:type="spellEnd"/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CDC92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6B8CA" w14:textId="2BA7CFE2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 xml:space="preserve">программа управления комплексам MIC </w:t>
            </w:r>
            <w:proofErr w:type="spellStart"/>
            <w:r w:rsidRPr="0018186B">
              <w:rPr>
                <w:rFonts w:ascii="Times New Roman" w:eastAsia="Times New Roman" w:hAnsi="Times New Roman" w:cs="Times New Roman"/>
                <w:szCs w:val="26"/>
              </w:rPr>
              <w:t>Recorder</w:t>
            </w:r>
            <w:proofErr w:type="spellEnd"/>
            <w:r w:rsidRPr="0018186B">
              <w:rPr>
                <w:rFonts w:ascii="Times New Roman" w:eastAsia="Times New Roman" w:hAnsi="Times New Roman" w:cs="Times New Roman"/>
                <w:szCs w:val="26"/>
              </w:rPr>
              <w:t>;</w:t>
            </w:r>
          </w:p>
        </w:tc>
      </w:tr>
      <w:tr w:rsidR="0018186B" w:rsidRPr="0018186B" w14:paraId="6B6F1DF4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34C26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ПЭВМ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D05B4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09133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персональная электронная вычислительная машина;</w:t>
            </w:r>
          </w:p>
        </w:tc>
      </w:tr>
      <w:tr w:rsidR="0018186B" w:rsidRPr="0018186B" w14:paraId="47195B48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CFDF9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6B">
              <w:rPr>
                <w:rFonts w:ascii="Times New Roman" w:eastAsia="Times New Roman" w:hAnsi="Times New Roman" w:cs="Times New Roman"/>
                <w:sz w:val="24"/>
                <w:szCs w:val="24"/>
              </w:rPr>
              <w:t>СПО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7F553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B5004" w14:textId="77777777" w:rsidR="0018186B" w:rsidRPr="0018186B" w:rsidRDefault="0018186B" w:rsidP="0018186B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специализированное программное обеспечение.</w:t>
            </w:r>
          </w:p>
        </w:tc>
      </w:tr>
      <w:tr w:rsidR="0018186B" w:rsidRPr="0018186B" w14:paraId="335A6CE3" w14:textId="77777777" w:rsidTr="0018186B">
        <w:trPr>
          <w:trHeight w:val="454"/>
        </w:trPr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FAAFB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СТТ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F2025" w14:textId="77777777" w:rsidR="0018186B" w:rsidRPr="0018186B" w:rsidRDefault="0018186B" w:rsidP="0018186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>-</w:t>
            </w:r>
          </w:p>
        </w:tc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117CB" w14:textId="77777777" w:rsidR="0018186B" w:rsidRPr="0018186B" w:rsidRDefault="0018186B" w:rsidP="0018186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Cs w:val="26"/>
              </w:rPr>
            </w:pPr>
            <w:r w:rsidRPr="0018186B">
              <w:rPr>
                <w:rFonts w:ascii="Times New Roman" w:eastAsia="Times New Roman" w:hAnsi="Times New Roman" w:cs="Times New Roman"/>
                <w:szCs w:val="26"/>
              </w:rPr>
              <w:t xml:space="preserve">система </w:t>
            </w:r>
            <w:proofErr w:type="spellStart"/>
            <w:r w:rsidRPr="0018186B">
              <w:rPr>
                <w:rFonts w:ascii="Times New Roman" w:eastAsia="Times New Roman" w:hAnsi="Times New Roman" w:cs="Times New Roman"/>
                <w:szCs w:val="26"/>
              </w:rPr>
              <w:t>тензо-термометрирования</w:t>
            </w:r>
            <w:proofErr w:type="spellEnd"/>
            <w:r w:rsidRPr="0018186B">
              <w:rPr>
                <w:rFonts w:ascii="Times New Roman" w:eastAsia="Times New Roman" w:hAnsi="Times New Roman" w:cs="Times New Roman"/>
                <w:szCs w:val="26"/>
              </w:rPr>
              <w:t>.</w:t>
            </w:r>
          </w:p>
        </w:tc>
      </w:tr>
    </w:tbl>
    <w:p w14:paraId="4FDAC9DE" w14:textId="77777777" w:rsidR="00540B62" w:rsidRDefault="00540B62" w:rsidP="00540B62"/>
    <w:p w14:paraId="0DB11F36" w14:textId="2F184976" w:rsidR="00A54320" w:rsidRDefault="00A54320" w:rsidP="009A6156">
      <w:r>
        <w:br w:type="page"/>
      </w:r>
    </w:p>
    <w:p w14:paraId="75097FC3" w14:textId="7E06BA3E" w:rsidR="00CF7F83" w:rsidRPr="00F917D8" w:rsidRDefault="00F917D8" w:rsidP="00F917D8">
      <w:pPr>
        <w:pStyle w:val="11"/>
      </w:pPr>
      <w:bookmarkStart w:id="18" w:name="_Toc215230812"/>
      <w:r w:rsidRPr="00F917D8">
        <w:lastRenderedPageBreak/>
        <w:t>1 Назначение</w:t>
      </w:r>
      <w:r w:rsidR="00EC34E2">
        <w:t xml:space="preserve"> СПО СТТ</w:t>
      </w:r>
      <w:bookmarkEnd w:id="18"/>
    </w:p>
    <w:p w14:paraId="08773FCC" w14:textId="345779F1" w:rsidR="00CF7F83" w:rsidRDefault="00CF7F83" w:rsidP="00CF7F83">
      <w:bookmarkStart w:id="19" w:name="_Hlk215157671"/>
      <w:r w:rsidRPr="00147716">
        <w:t xml:space="preserve">Специализированное программное обеспечение </w:t>
      </w:r>
      <w:r>
        <w:t xml:space="preserve">информационно-измерительной системы </w:t>
      </w:r>
      <w:r w:rsidR="00D6743C">
        <w:t>СПО СТТ БЛИЖ.409801.100.236-01</w:t>
      </w:r>
      <w:r w:rsidRPr="003D2B43">
        <w:t xml:space="preserve"> </w:t>
      </w:r>
      <w:r>
        <w:t>используется</w:t>
      </w:r>
      <w:r w:rsidRPr="003D2B43">
        <w:t xml:space="preserve"> для </w:t>
      </w:r>
      <w:r w:rsidRPr="0071329B">
        <w:t>управлени</w:t>
      </w:r>
      <w:r>
        <w:t>я</w:t>
      </w:r>
      <w:r w:rsidRPr="0071329B">
        <w:t xml:space="preserve"> информационно-измерительной системой </w:t>
      </w:r>
      <w:proofErr w:type="spellStart"/>
      <w:r w:rsidR="00D6743C" w:rsidRPr="00D6743C">
        <w:t>тензо-термометрирования</w:t>
      </w:r>
      <w:proofErr w:type="spellEnd"/>
      <w:r w:rsidR="00D6743C" w:rsidRPr="00D6743C">
        <w:t xml:space="preserve"> ГЦК для объекта «Новый источник» (далее – СТТ)</w:t>
      </w:r>
      <w:r w:rsidRPr="003D2B43">
        <w:t>.</w:t>
      </w:r>
    </w:p>
    <w:p w14:paraId="5495EE03" w14:textId="54DEABD4" w:rsidR="006C27AD" w:rsidRDefault="00CF7F83" w:rsidP="00CF7F83">
      <w:r>
        <w:t>«</w:t>
      </w:r>
      <w:r w:rsidRPr="00147716">
        <w:t xml:space="preserve">Специализированное программное обеспечение </w:t>
      </w:r>
      <w:r>
        <w:t xml:space="preserve">информационно-измерительной системы </w:t>
      </w:r>
      <w:r w:rsidR="00D6743C">
        <w:t xml:space="preserve">СПО СТТ </w:t>
      </w:r>
      <w:r>
        <w:t>»</w:t>
      </w:r>
      <w:r w:rsidRPr="003D2B43">
        <w:t xml:space="preserve"> </w:t>
      </w:r>
      <w:r w:rsidR="00D6743C">
        <w:t>БЛИЖ.409801.100.236-01</w:t>
      </w:r>
      <w:r w:rsidRPr="003D2B43">
        <w:t xml:space="preserve"> </w:t>
      </w:r>
      <w:r w:rsidRPr="0071329B">
        <w:t xml:space="preserve">представляет собой комплект программных средств на базе «Программы управления комплексами </w:t>
      </w:r>
      <w:r w:rsidR="00A666D9">
        <w:br/>
      </w:r>
      <w:r w:rsidRPr="0071329B">
        <w:t xml:space="preserve">MIC </w:t>
      </w:r>
      <w:proofErr w:type="spellStart"/>
      <w:r w:rsidRPr="0071329B">
        <w:t>Recorder</w:t>
      </w:r>
      <w:proofErr w:type="spellEnd"/>
      <w:r w:rsidRPr="0071329B">
        <w:t xml:space="preserve">» </w:t>
      </w:r>
      <w:r w:rsidR="006C27AD">
        <w:t xml:space="preserve"> БЛИЖ.409801.100.236-01</w:t>
      </w:r>
      <w:r w:rsidRPr="0071329B">
        <w:t xml:space="preserve"> (далее – ПО </w:t>
      </w:r>
      <w:proofErr w:type="spellStart"/>
      <w:r w:rsidRPr="0071329B">
        <w:t>Recorder</w:t>
      </w:r>
      <w:proofErr w:type="spellEnd"/>
      <w:r w:rsidRPr="0071329B">
        <w:t xml:space="preserve">) для расширения возможностей </w:t>
      </w:r>
      <w:r w:rsidR="006C27AD">
        <w:t>этого ПО</w:t>
      </w:r>
      <w:r w:rsidRPr="0071329B">
        <w:t xml:space="preserve"> </w:t>
      </w:r>
      <w:r>
        <w:t xml:space="preserve">при </w:t>
      </w:r>
      <w:r w:rsidRPr="0071329B">
        <w:t xml:space="preserve">непрерывном автоматизированном измерении, регистрации и отображении параметров во время проведения </w:t>
      </w:r>
      <w:r w:rsidR="006C27AD">
        <w:t xml:space="preserve">испытаний и отладки </w:t>
      </w:r>
      <w:r w:rsidR="006C27AD" w:rsidRPr="006C27AD">
        <w:t>систем</w:t>
      </w:r>
      <w:r w:rsidR="006C27AD">
        <w:t>ы</w:t>
      </w:r>
      <w:r w:rsidR="006C27AD" w:rsidRPr="006C27AD">
        <w:t xml:space="preserve"> </w:t>
      </w:r>
      <w:proofErr w:type="spellStart"/>
      <w:r w:rsidR="006C27AD" w:rsidRPr="006C27AD">
        <w:t>тензо-термометрирования</w:t>
      </w:r>
      <w:proofErr w:type="spellEnd"/>
      <w:r w:rsidR="006C27AD" w:rsidRPr="006C27AD">
        <w:t xml:space="preserve"> ГЦК</w:t>
      </w:r>
      <w:r w:rsidR="006C27AD">
        <w:t>.</w:t>
      </w:r>
    </w:p>
    <w:p w14:paraId="626A56F8" w14:textId="20D5907B" w:rsidR="00CF7F83" w:rsidRPr="006C27AD" w:rsidRDefault="006C27AD" w:rsidP="006C27AD">
      <w:pPr>
        <w:pStyle w:val="11"/>
      </w:pPr>
      <w:bookmarkStart w:id="20" w:name="_Toc263168862"/>
      <w:bookmarkStart w:id="21" w:name="_Toc402524457"/>
      <w:bookmarkStart w:id="22" w:name="_Toc215230813"/>
      <w:bookmarkStart w:id="23" w:name="_Toc258101211"/>
      <w:bookmarkStart w:id="24" w:name="_Toc259465608"/>
      <w:bookmarkEnd w:id="19"/>
      <w:r>
        <w:lastRenderedPageBreak/>
        <w:t xml:space="preserve">2 </w:t>
      </w:r>
      <w:r w:rsidRPr="006C27AD">
        <w:t>Условия выполнения</w:t>
      </w:r>
      <w:bookmarkEnd w:id="20"/>
      <w:bookmarkEnd w:id="21"/>
      <w:r w:rsidR="00EC34E2">
        <w:t xml:space="preserve"> СПО СТТ</w:t>
      </w:r>
      <w:bookmarkEnd w:id="22"/>
    </w:p>
    <w:p w14:paraId="24976633" w14:textId="2DAB518C" w:rsidR="00CF7F83" w:rsidRPr="00341429" w:rsidRDefault="006C27AD" w:rsidP="006C27AD">
      <w:pPr>
        <w:pStyle w:val="af3"/>
      </w:pPr>
      <w:bookmarkStart w:id="25" w:name="_Toc215230814"/>
      <w:bookmarkEnd w:id="23"/>
      <w:bookmarkEnd w:id="24"/>
      <w:r>
        <w:t xml:space="preserve">2.1 </w:t>
      </w:r>
      <w:r w:rsidR="00CF7F83" w:rsidRPr="00341429">
        <w:t>Требования к техническим средствам</w:t>
      </w:r>
      <w:bookmarkEnd w:id="25"/>
    </w:p>
    <w:p w14:paraId="15B5F79C" w14:textId="5314ED08" w:rsidR="00CF7F83" w:rsidRDefault="00FE3CD7" w:rsidP="001373A4">
      <w:pPr>
        <w:pStyle w:val="aff7"/>
        <w:spacing w:after="0"/>
        <w:jc w:val="left"/>
      </w:pPr>
      <w:r>
        <w:t xml:space="preserve">2.1.1 </w:t>
      </w:r>
      <w:r w:rsidR="00CF7F83">
        <w:t>С</w:t>
      </w:r>
      <w:r w:rsidR="00CF7F83" w:rsidRPr="004A46AD">
        <w:t>ПО может выполняться на технических средствах с характеристиками не хуже, чем: CPU 1</w:t>
      </w:r>
      <w:r>
        <w:t> </w:t>
      </w:r>
      <w:r w:rsidR="00CF7F83" w:rsidRPr="004A46AD">
        <w:t>ГГц, RAM 2</w:t>
      </w:r>
      <w:r>
        <w:t> </w:t>
      </w:r>
      <w:r w:rsidR="00CF7F83" w:rsidRPr="004A46AD">
        <w:t>Гб, HDD 500</w:t>
      </w:r>
      <w:r>
        <w:t> </w:t>
      </w:r>
      <w:r w:rsidR="00CF7F83" w:rsidRPr="004A46AD">
        <w:t xml:space="preserve">Гб под управлением ОС </w:t>
      </w:r>
      <w:proofErr w:type="spellStart"/>
      <w:r w:rsidR="00CF7F83" w:rsidRPr="004A46AD">
        <w:t>Windows</w:t>
      </w:r>
      <w:proofErr w:type="spellEnd"/>
      <w:r w:rsidR="00CF7F83" w:rsidRPr="004A46AD">
        <w:t xml:space="preserve"> XP</w:t>
      </w:r>
      <w:r w:rsidR="001373A4" w:rsidRPr="001373A4">
        <w:t xml:space="preserve">/ </w:t>
      </w:r>
      <w:r w:rsidR="001373A4">
        <w:t xml:space="preserve">ОС </w:t>
      </w:r>
      <w:r w:rsidR="001373A4">
        <w:rPr>
          <w:lang w:val="en-US"/>
        </w:rPr>
        <w:t>Linux</w:t>
      </w:r>
      <w:r w:rsidR="001373A4" w:rsidRPr="001373A4">
        <w:t xml:space="preserve"> (</w:t>
      </w:r>
      <w:r w:rsidR="001373A4">
        <w:rPr>
          <w:lang w:val="en-US"/>
        </w:rPr>
        <w:t>Astra</w:t>
      </w:r>
      <w:r w:rsidR="001373A4">
        <w:t xml:space="preserve"> 1.8.6.6</w:t>
      </w:r>
      <w:r w:rsidR="001373A4" w:rsidRPr="001373A4">
        <w:t>)</w:t>
      </w:r>
      <w:r w:rsidR="00CF7F83" w:rsidRPr="004A46AD">
        <w:t xml:space="preserve"> или старше. Рекомендуемая конфигурация CPU Core i5 / 4Гб / 2Тб / DVDRW / LAN 1</w:t>
      </w:r>
      <w:r>
        <w:t> </w:t>
      </w:r>
      <w:r w:rsidR="00CF7F83" w:rsidRPr="004A46AD">
        <w:t>Гбит / ОС Windows 7</w:t>
      </w:r>
      <w:r w:rsidR="00CF7F83">
        <w:t>, 10</w:t>
      </w:r>
      <w:r w:rsidR="00CF7F83" w:rsidRPr="004A46AD">
        <w:t>.</w:t>
      </w:r>
    </w:p>
    <w:p w14:paraId="56DB9F12" w14:textId="34866E4F" w:rsidR="00FE3CD7" w:rsidRDefault="00FE3CD7" w:rsidP="00FE3CD7">
      <w:pPr>
        <w:pStyle w:val="aff7"/>
      </w:pPr>
      <w:r>
        <w:t>2.1.2 Минимальные системные требования к ПЭВМ:</w:t>
      </w:r>
    </w:p>
    <w:p w14:paraId="42726050" w14:textId="77777777" w:rsidR="00FE3CD7" w:rsidRDefault="00FE3CD7" w:rsidP="00FE3CD7">
      <w:pPr>
        <w:pStyle w:val="aff7"/>
      </w:pPr>
      <w:r>
        <w:t>˗</w:t>
      </w:r>
      <w:r>
        <w:tab/>
        <w:t>операционная система (ОС) – Windows 10 SP1 x64 (операционная система должна поддерживать русский язык);</w:t>
      </w:r>
    </w:p>
    <w:p w14:paraId="38E5B0AF" w14:textId="704C309C" w:rsidR="00FE3CD7" w:rsidRPr="00FE3CD7" w:rsidRDefault="00FE3CD7" w:rsidP="00FE3CD7">
      <w:pPr>
        <w:pStyle w:val="aff7"/>
        <w:rPr>
          <w:lang w:val="en-US"/>
        </w:rPr>
      </w:pPr>
      <w:r w:rsidRPr="00FE3CD7">
        <w:rPr>
          <w:lang w:val="en-US"/>
        </w:rPr>
        <w:t>˗</w:t>
      </w:r>
      <w:r w:rsidRPr="00FE3CD7">
        <w:rPr>
          <w:lang w:val="en-US"/>
        </w:rPr>
        <w:tab/>
      </w:r>
      <w:proofErr w:type="gramStart"/>
      <w:r>
        <w:t>процессор</w:t>
      </w:r>
      <w:proofErr w:type="gramEnd"/>
      <w:r w:rsidRPr="00FE3CD7">
        <w:rPr>
          <w:lang w:val="en-US"/>
        </w:rPr>
        <w:t xml:space="preserve"> – Intel® Core™ i3, 2.3</w:t>
      </w:r>
      <w:r w:rsidR="00E945B0" w:rsidRPr="00E945B0">
        <w:rPr>
          <w:lang w:val="en-US"/>
        </w:rPr>
        <w:t> </w:t>
      </w:r>
      <w:r>
        <w:t>ГГц</w:t>
      </w:r>
      <w:r w:rsidRPr="00FE3CD7">
        <w:rPr>
          <w:lang w:val="en-US"/>
        </w:rPr>
        <w:t>;</w:t>
      </w:r>
    </w:p>
    <w:p w14:paraId="5EB7F853" w14:textId="77777777" w:rsidR="00FE3CD7" w:rsidRDefault="00FE3CD7" w:rsidP="00FE3CD7">
      <w:pPr>
        <w:pStyle w:val="aff7"/>
      </w:pPr>
      <w:r>
        <w:t>˗</w:t>
      </w:r>
      <w:r>
        <w:tab/>
      </w:r>
      <w:r>
        <w:tab/>
        <w:t>ОЗУ – 8 Гб;</w:t>
      </w:r>
    </w:p>
    <w:p w14:paraId="52BE5E52" w14:textId="77777777" w:rsidR="00FE3CD7" w:rsidRDefault="00FE3CD7" w:rsidP="00FE3CD7">
      <w:pPr>
        <w:pStyle w:val="aff7"/>
      </w:pPr>
      <w:r>
        <w:t>˗</w:t>
      </w:r>
      <w:r>
        <w:tab/>
        <w:t>дисплей – 1280х1024;</w:t>
      </w:r>
    </w:p>
    <w:p w14:paraId="6C354548" w14:textId="5D92DCF8" w:rsidR="00FE3CD7" w:rsidRDefault="00FE3CD7" w:rsidP="00FE3CD7">
      <w:pPr>
        <w:pStyle w:val="aff7"/>
      </w:pPr>
      <w:r>
        <w:t>˗</w:t>
      </w:r>
      <w:r>
        <w:tab/>
        <w:t>жесткий диск – 10</w:t>
      </w:r>
      <w:r w:rsidR="008F63A9">
        <w:t> </w:t>
      </w:r>
      <w:r>
        <w:t>Гб свободного пространства;</w:t>
      </w:r>
    </w:p>
    <w:p w14:paraId="52AFBEA9" w14:textId="77777777" w:rsidR="00FE3CD7" w:rsidRDefault="00FE3CD7" w:rsidP="00FE3CD7">
      <w:pPr>
        <w:pStyle w:val="aff7"/>
      </w:pPr>
      <w:r>
        <w:t>˗</w:t>
      </w:r>
      <w:r>
        <w:tab/>
        <w:t>клавиатура, мышь.</w:t>
      </w:r>
    </w:p>
    <w:p w14:paraId="3B323BA0" w14:textId="77777777" w:rsidR="00FE3CD7" w:rsidRDefault="00FE3CD7" w:rsidP="00FE3CD7">
      <w:pPr>
        <w:pStyle w:val="aff7"/>
      </w:pPr>
      <w:r>
        <w:t>Рекомендуемые системные требования:</w:t>
      </w:r>
    </w:p>
    <w:p w14:paraId="04A466BE" w14:textId="14BC8308" w:rsidR="00FE3CD7" w:rsidRDefault="00FE3CD7" w:rsidP="00FE3CD7">
      <w:pPr>
        <w:pStyle w:val="aff7"/>
      </w:pPr>
      <w:r>
        <w:t>˗</w:t>
      </w:r>
      <w:r>
        <w:tab/>
      </w:r>
      <w:r>
        <w:tab/>
        <w:t>процессор – современный многоядерный, не ниже Intel® Core™ i5, 3.4</w:t>
      </w:r>
      <w:r w:rsidR="00E945B0">
        <w:t> </w:t>
      </w:r>
      <w:r>
        <w:t>ГГц;</w:t>
      </w:r>
    </w:p>
    <w:p w14:paraId="3206327C" w14:textId="301D14C0" w:rsidR="00FE3CD7" w:rsidRDefault="00FE3CD7" w:rsidP="00FE3CD7">
      <w:pPr>
        <w:pStyle w:val="aff7"/>
      </w:pPr>
      <w:r>
        <w:t>˗</w:t>
      </w:r>
      <w:r>
        <w:tab/>
        <w:t>ОЗУ – не менее 16</w:t>
      </w:r>
      <w:r w:rsidR="00E945B0">
        <w:t> </w:t>
      </w:r>
      <w:r>
        <w:t>Гб;</w:t>
      </w:r>
    </w:p>
    <w:p w14:paraId="32CB8003" w14:textId="77777777" w:rsidR="00FE3CD7" w:rsidRDefault="00FE3CD7" w:rsidP="00FE3CD7">
      <w:pPr>
        <w:pStyle w:val="aff7"/>
      </w:pPr>
      <w:r>
        <w:t>˗</w:t>
      </w:r>
      <w:r>
        <w:tab/>
        <w:t>дискретная видеокарта, с актуальными драйверами (не старше 5 лет);</w:t>
      </w:r>
    </w:p>
    <w:p w14:paraId="43FAB913" w14:textId="77777777" w:rsidR="00FE3CD7" w:rsidRDefault="00FE3CD7" w:rsidP="00FE3CD7">
      <w:pPr>
        <w:pStyle w:val="aff7"/>
      </w:pPr>
      <w:r>
        <w:t>˗</w:t>
      </w:r>
      <w:r>
        <w:tab/>
        <w:t>дисплей – 1920х1080;</w:t>
      </w:r>
    </w:p>
    <w:p w14:paraId="049ADA68" w14:textId="77777777" w:rsidR="00FE3CD7" w:rsidRDefault="00FE3CD7" w:rsidP="00FE3CD7">
      <w:pPr>
        <w:pStyle w:val="aff7"/>
      </w:pPr>
      <w:r>
        <w:t>˗</w:t>
      </w:r>
      <w:r>
        <w:tab/>
        <w:t>жесткий диск – SSD;</w:t>
      </w:r>
    </w:p>
    <w:p w14:paraId="43B98CB7" w14:textId="4FABDE17" w:rsidR="00FE3CD7" w:rsidRDefault="00FE3CD7" w:rsidP="00FE3CD7">
      <w:pPr>
        <w:pStyle w:val="aff7"/>
      </w:pPr>
      <w:r>
        <w:t>˗</w:t>
      </w:r>
      <w:r>
        <w:tab/>
        <w:t>свободное место на диске – 10</w:t>
      </w:r>
      <w:r w:rsidR="00E945B0">
        <w:t> </w:t>
      </w:r>
      <w:r>
        <w:t>Гб;</w:t>
      </w:r>
    </w:p>
    <w:p w14:paraId="1289697E" w14:textId="40582684" w:rsidR="00FE3CD7" w:rsidRPr="004A46AD" w:rsidRDefault="00FE3CD7" w:rsidP="00FE3CD7">
      <w:pPr>
        <w:pStyle w:val="aff7"/>
        <w:spacing w:after="0"/>
      </w:pPr>
      <w:r>
        <w:t>˗</w:t>
      </w:r>
      <w:r>
        <w:tab/>
        <w:t>клавиатура, мышь.</w:t>
      </w:r>
    </w:p>
    <w:p w14:paraId="00CF7A6B" w14:textId="2A21C3DF" w:rsidR="00CF7F83" w:rsidRPr="00341429" w:rsidRDefault="00F93E7C" w:rsidP="00F93E7C">
      <w:pPr>
        <w:pStyle w:val="af3"/>
      </w:pPr>
      <w:bookmarkStart w:id="26" w:name="_Toc215230815"/>
      <w:r>
        <w:t xml:space="preserve">2.2 </w:t>
      </w:r>
      <w:r w:rsidR="00CF7F83">
        <w:t>Установка СПО</w:t>
      </w:r>
      <w:bookmarkEnd w:id="26"/>
    </w:p>
    <w:p w14:paraId="329801FC" w14:textId="24C89A34" w:rsidR="00CF7F83" w:rsidRPr="004A46AD" w:rsidRDefault="00CF7F83" w:rsidP="00CF7F83">
      <w:r w:rsidRPr="004A46AD">
        <w:t xml:space="preserve">Процесс подключения </w:t>
      </w:r>
      <w:r>
        <w:t>плагинов С</w:t>
      </w:r>
      <w:r w:rsidRPr="004A46AD">
        <w:t xml:space="preserve">ПО </w:t>
      </w:r>
      <w:r w:rsidRPr="00E00003">
        <w:t>к</w:t>
      </w:r>
      <w:r w:rsidRPr="004A46AD">
        <w:t xml:space="preserve"> ПО</w:t>
      </w:r>
      <w:r>
        <w:t> </w:t>
      </w:r>
      <w:proofErr w:type="spellStart"/>
      <w:r w:rsidRPr="004A46AD">
        <w:t>Recorder</w:t>
      </w:r>
      <w:proofErr w:type="spellEnd"/>
      <w:r w:rsidRPr="004A46AD">
        <w:t xml:space="preserve"> </w:t>
      </w:r>
      <w:r>
        <w:t>производится</w:t>
      </w:r>
      <w:r w:rsidRPr="004A46AD">
        <w:t xml:space="preserve"> стандартным способом </w:t>
      </w:r>
      <w:del w:id="27" w:author="SkripnikAA" w:date="2026-09-21T12:46:00Z">
        <w:r w:rsidRPr="004A46AD" w:rsidDel="001373A4">
          <w:delText xml:space="preserve">и описан </w:delText>
        </w:r>
        <w:r w:rsidRPr="0061335C" w:rsidDel="001373A4">
          <w:delText xml:space="preserve">в </w:delText>
        </w:r>
        <w:r w:rsidDel="001373A4">
          <w:delText>Р</w:delText>
        </w:r>
        <w:r w:rsidRPr="0061335C" w:rsidDel="001373A4">
          <w:delText xml:space="preserve">уководстве </w:delText>
        </w:r>
        <w:r w:rsidDel="001373A4">
          <w:delText>«</w:delText>
        </w:r>
        <w:r w:rsidRPr="0061335C" w:rsidDel="001373A4">
          <w:delText>Программа управления комплексом MIC Recorder»</w:delText>
        </w:r>
        <w:r w:rsidDel="001373A4">
          <w:delText>. Руководство</w:delText>
        </w:r>
        <w:r w:rsidRPr="0061335C" w:rsidDel="001373A4">
          <w:delText xml:space="preserve"> пользователя</w:delText>
        </w:r>
        <w:r w:rsidR="006C27AD" w:rsidDel="001373A4">
          <w:delText xml:space="preserve"> БЛИЖ.409801.100.236-01</w:delText>
        </w:r>
        <w:r w:rsidDel="001373A4">
          <w:delText> </w:delText>
        </w:r>
        <w:r w:rsidRPr="0061335C" w:rsidDel="001373A4">
          <w:delText>90</w:delText>
        </w:r>
      </w:del>
      <w:ins w:id="28" w:author="SkripnikAA" w:date="2026-09-21T12:46:00Z">
        <w:r w:rsidR="001373A4">
          <w:t>с помощью программы инсталлятора</w:t>
        </w:r>
      </w:ins>
      <w:ins w:id="29" w:author="SkripnikAA" w:date="2026-09-21T12:48:00Z">
        <w:r w:rsidR="001373A4" w:rsidRPr="001373A4">
          <w:rPr>
            <w:rPrChange w:id="30" w:author="SkripnikAA" w:date="2026-09-21T12:48:00Z">
              <w:rPr>
                <w:lang w:val="en-US"/>
              </w:rPr>
            </w:rPrChange>
          </w:rPr>
          <w:t xml:space="preserve"> </w:t>
        </w:r>
        <w:proofErr w:type="spellStart"/>
        <w:r w:rsidR="001373A4">
          <w:rPr>
            <w:lang w:val="en-US"/>
          </w:rPr>
          <w:t>RecorderLnx</w:t>
        </w:r>
        <w:proofErr w:type="spellEnd"/>
        <w:r w:rsidR="001373A4" w:rsidRPr="001373A4">
          <w:rPr>
            <w:rPrChange w:id="31" w:author="SkripnikAA" w:date="2026-09-21T12:48:00Z">
              <w:rPr>
                <w:lang w:val="en-US"/>
              </w:rPr>
            </w:rPrChange>
          </w:rPr>
          <w:t xml:space="preserve"> </w:t>
        </w:r>
        <w:r w:rsidR="001373A4">
          <w:rPr>
            <w:lang w:val="en-US"/>
          </w:rPr>
          <w:t>Setup</w:t>
        </w:r>
        <w:r w:rsidR="001373A4" w:rsidRPr="001373A4">
          <w:rPr>
            <w:rPrChange w:id="32" w:author="SkripnikAA" w:date="2026-09-21T12:48:00Z">
              <w:rPr>
                <w:lang w:val="en-US"/>
              </w:rPr>
            </w:rPrChange>
          </w:rPr>
          <w:t>-0.1.9</w:t>
        </w:r>
      </w:ins>
      <w:r w:rsidRPr="0061335C">
        <w:t>.</w:t>
      </w:r>
    </w:p>
    <w:p w14:paraId="0C90FED8" w14:textId="213F9766" w:rsidR="00CF7F83" w:rsidDel="001373A4" w:rsidRDefault="00CF7F83" w:rsidP="00CF7F83">
      <w:pPr>
        <w:autoSpaceDE w:val="0"/>
        <w:autoSpaceDN w:val="0"/>
        <w:adjustRightInd w:val="0"/>
        <w:rPr>
          <w:del w:id="33" w:author="SkripnikAA" w:date="2026-09-21T12:48:00Z"/>
          <w:bCs/>
        </w:rPr>
      </w:pPr>
      <w:del w:id="34" w:author="SkripnikAA" w:date="2026-09-21T12:48:00Z">
        <w:r w:rsidDel="001373A4">
          <w:rPr>
            <w:bCs/>
          </w:rPr>
          <w:delText xml:space="preserve">Для </w:delText>
        </w:r>
        <w:r w:rsidRPr="004A46AD" w:rsidDel="001373A4">
          <w:rPr>
            <w:bCs/>
          </w:rPr>
          <w:delText>подключени</w:delText>
        </w:r>
        <w:r w:rsidDel="001373A4">
          <w:rPr>
            <w:bCs/>
          </w:rPr>
          <w:delText>я</w:delText>
        </w:r>
        <w:r w:rsidRPr="004A46AD" w:rsidDel="001373A4">
          <w:rPr>
            <w:bCs/>
          </w:rPr>
          <w:delText xml:space="preserve"> </w:delText>
        </w:r>
        <w:r w:rsidDel="001373A4">
          <w:rPr>
            <w:bCs/>
          </w:rPr>
          <w:delText>С</w:delText>
        </w:r>
        <w:r w:rsidRPr="004A46AD" w:rsidDel="001373A4">
          <w:delText xml:space="preserve">ПО </w:delText>
        </w:r>
        <w:r w:rsidRPr="004A46AD" w:rsidDel="001373A4">
          <w:rPr>
            <w:bCs/>
          </w:rPr>
          <w:delText xml:space="preserve">к </w:delText>
        </w:r>
        <w:r w:rsidRPr="004A46AD" w:rsidDel="001373A4">
          <w:delText>ПО</w:delText>
        </w:r>
        <w:r w:rsidDel="001373A4">
          <w:delText> </w:delText>
        </w:r>
        <w:r w:rsidRPr="004A46AD" w:rsidDel="001373A4">
          <w:delText xml:space="preserve">Recorder </w:delText>
        </w:r>
        <w:r w:rsidR="00E945B0" w:rsidDel="001373A4">
          <w:delText>необходимо</w:delText>
        </w:r>
        <w:r w:rsidRPr="004A46AD" w:rsidDel="001373A4">
          <w:delText xml:space="preserve"> внести</w:delText>
        </w:r>
        <w:r w:rsidDel="001373A4">
          <w:delText xml:space="preserve"> все </w:delText>
        </w:r>
        <w:r w:rsidR="00E945B0" w:rsidDel="001373A4">
          <w:delText xml:space="preserve">плагины, </w:delText>
        </w:r>
        <w:r w:rsidDel="001373A4">
          <w:delText xml:space="preserve">входящие СПО </w:delText>
        </w:r>
        <w:r w:rsidRPr="004A46AD" w:rsidDel="001373A4">
          <w:rPr>
            <w:bCs/>
          </w:rPr>
          <w:delText>в список автоматически загружаемых подпрограмм</w:delText>
        </w:r>
        <w:r w:rsidDel="001373A4">
          <w:rPr>
            <w:bCs/>
          </w:rPr>
          <w:delText xml:space="preserve"> ПО </w:delText>
        </w:r>
        <w:r w:rsidRPr="004A46AD" w:rsidDel="001373A4">
          <w:delText>Recorder</w:delText>
        </w:r>
        <w:r w:rsidRPr="004A46AD" w:rsidDel="001373A4">
          <w:rPr>
            <w:bCs/>
          </w:rPr>
          <w:delText>.</w:delText>
        </w:r>
      </w:del>
    </w:p>
    <w:p w14:paraId="194C5FCE" w14:textId="247D946A" w:rsidR="00CF7F83" w:rsidRPr="00341429" w:rsidRDefault="00F93E7C" w:rsidP="00F93E7C">
      <w:pPr>
        <w:pStyle w:val="af3"/>
      </w:pPr>
      <w:bookmarkStart w:id="35" w:name="_Toc215230816"/>
      <w:r>
        <w:t xml:space="preserve">2.3 </w:t>
      </w:r>
      <w:r w:rsidR="00CF7F83">
        <w:t>Состав СПО</w:t>
      </w:r>
      <w:bookmarkEnd w:id="35"/>
    </w:p>
    <w:p w14:paraId="22041F2B" w14:textId="26617BDF" w:rsidR="00CF7F83" w:rsidRDefault="00CF7F83" w:rsidP="00CF7F83">
      <w:r w:rsidRPr="00147716">
        <w:t xml:space="preserve">Специализированное программное обеспечение </w:t>
      </w:r>
      <w:r>
        <w:t xml:space="preserve">информационно-измерительной системы </w:t>
      </w:r>
      <w:r w:rsidR="00264654">
        <w:t xml:space="preserve">СТТ </w:t>
      </w:r>
      <w:r w:rsidR="00D6743C">
        <w:t>БЛИЖ.409801.100.236-01</w:t>
      </w:r>
      <w:r>
        <w:t xml:space="preserve"> состоит из следующих </w:t>
      </w:r>
      <w:del w:id="36" w:author="SkripnikAA" w:date="2026-09-21T12:49:00Z">
        <w:r w:rsidDel="001373A4">
          <w:delText>плагинов</w:delText>
        </w:r>
      </w:del>
      <w:ins w:id="37" w:author="SkripnikAA" w:date="2026-09-21T12:49:00Z">
        <w:r w:rsidR="001373A4">
          <w:t>компонентов, входящих в состав</w:t>
        </w:r>
      </w:ins>
      <w:r>
        <w:t>:</w:t>
      </w:r>
    </w:p>
    <w:p w14:paraId="132C6EBB" w14:textId="30DDC223" w:rsidR="00CF7F83" w:rsidRDefault="001373A4" w:rsidP="00335D55">
      <w:pPr>
        <w:pStyle w:val="a3"/>
      </w:pPr>
      <w:ins w:id="38" w:author="SkripnikAA" w:date="2026-09-21T12:49:00Z">
        <w:r>
          <w:lastRenderedPageBreak/>
          <w:t xml:space="preserve"> </w:t>
        </w:r>
      </w:ins>
      <w:r w:rsidR="00335D55">
        <w:t>п</w:t>
      </w:r>
      <w:r w:rsidR="00CF7F83">
        <w:t>рограммное обеспечение</w:t>
      </w:r>
      <w:ins w:id="39" w:author="SkripnikAA" w:date="2026-09-21T12:50:00Z">
        <w:r w:rsidRPr="001373A4">
          <w:rPr>
            <w:rPrChange w:id="40" w:author="SkripnikAA" w:date="2026-09-21T12:50:00Z">
              <w:rPr>
                <w:lang w:val="en-US"/>
              </w:rPr>
            </w:rPrChange>
          </w:rPr>
          <w:t xml:space="preserve"> </w:t>
        </w:r>
      </w:ins>
      <w:del w:id="41" w:author="SkripnikAA" w:date="2026-09-21T12:50:00Z">
        <w:r w:rsidR="00CF7F83" w:rsidDel="001373A4">
          <w:delText xml:space="preserve"> «Плагин проведения испытаний и экспресс анализа»</w:delText>
        </w:r>
      </w:del>
      <w:proofErr w:type="spellStart"/>
      <w:ins w:id="42" w:author="SkripnikAA" w:date="2026-09-21T12:50:00Z">
        <w:r>
          <w:rPr>
            <w:lang w:val="en-US"/>
          </w:rPr>
          <w:t>RecorderLnx</w:t>
        </w:r>
        <w:proofErr w:type="spellEnd"/>
        <w:r w:rsidRPr="001373A4">
          <w:rPr>
            <w:rPrChange w:id="43" w:author="SkripnikAA" w:date="2026-09-21T12:50:00Z">
              <w:rPr>
                <w:lang w:val="en-US"/>
              </w:rPr>
            </w:rPrChange>
          </w:rPr>
          <w:t xml:space="preserve"> – </w:t>
        </w:r>
        <w:r>
          <w:t>ПО регистрации и обработки измерительной информации</w:t>
        </w:r>
      </w:ins>
      <w:r w:rsidR="00CF7F83">
        <w:t>;</w:t>
      </w:r>
    </w:p>
    <w:p w14:paraId="2AA0BD4F" w14:textId="5AB6C3FA" w:rsidR="00CF7F83" w:rsidRDefault="001373A4" w:rsidP="00335D55">
      <w:pPr>
        <w:pStyle w:val="a3"/>
      </w:pPr>
      <w:ins w:id="44" w:author="SkripnikAA" w:date="2026-09-21T12:50:00Z">
        <w:r>
          <w:t xml:space="preserve"> </w:t>
        </w:r>
      </w:ins>
      <w:del w:id="45" w:author="SkripnikAA" w:date="2026-09-21T12:50:00Z">
        <w:r w:rsidR="00335D55" w:rsidDel="001373A4">
          <w:delText>п</w:delText>
        </w:r>
        <w:r w:rsidR="00CF7F83" w:rsidDel="001373A4">
          <w:delText>рограммное обеспечение «</w:delText>
        </w:r>
        <w:r w:rsidR="00CF7F83" w:rsidDel="001373A4">
          <w:rPr>
            <w:lang w:val="en-US"/>
          </w:rPr>
          <w:delText>Modbus</w:delText>
        </w:r>
        <w:r w:rsidR="00CF7F83" w:rsidRPr="00256161" w:rsidDel="001373A4">
          <w:delText xml:space="preserve"> </w:delText>
        </w:r>
        <w:r w:rsidR="00CF7F83" w:rsidDel="001373A4">
          <w:rPr>
            <w:lang w:val="en-US"/>
          </w:rPr>
          <w:delText>Master</w:delText>
        </w:r>
        <w:r w:rsidR="00CF7F83" w:rsidDel="001373A4">
          <w:delText>» БЛИЖ.409801.110.044-01</w:delText>
        </w:r>
      </w:del>
      <w:ins w:id="46" w:author="SkripnikAA" w:date="2026-09-21T12:50:00Z">
        <w:r>
          <w:rPr>
            <w:lang w:val="en-US"/>
          </w:rPr>
          <w:t>Rc</w:t>
        </w:r>
      </w:ins>
      <w:bookmarkStart w:id="47" w:name="_GoBack"/>
      <w:bookmarkEnd w:id="47"/>
      <w:r w:rsidR="00CF7F83">
        <w:t>;</w:t>
      </w:r>
    </w:p>
    <w:p w14:paraId="738B58D3" w14:textId="0AA5EE0F" w:rsidR="00CF7F83" w:rsidRPr="00335D55" w:rsidRDefault="00335D55" w:rsidP="00335D55">
      <w:pPr>
        <w:pStyle w:val="a3"/>
      </w:pPr>
      <w:r w:rsidRPr="00335D55">
        <w:t>п</w:t>
      </w:r>
      <w:r w:rsidR="00CF7F83" w:rsidRPr="00335D55">
        <w:t>рограммное обеспечение «Плагин импорта-экспорта каналов</w:t>
      </w:r>
      <w:r w:rsidRPr="00335D55">
        <w:t xml:space="preserve"> </w:t>
      </w:r>
      <w:r w:rsidR="00CF7F83" w:rsidRPr="00335D55">
        <w:t xml:space="preserve">ПО </w:t>
      </w:r>
      <w:proofErr w:type="spellStart"/>
      <w:r w:rsidR="00CF7F83" w:rsidRPr="00335D55">
        <w:t>Recorder</w:t>
      </w:r>
      <w:proofErr w:type="spellEnd"/>
      <w:r w:rsidR="00CF7F83" w:rsidRPr="00335D55">
        <w:t>»;</w:t>
      </w:r>
    </w:p>
    <w:p w14:paraId="43DB8609" w14:textId="1953DD92" w:rsidR="00CF7F83" w:rsidRDefault="00335D55" w:rsidP="00335D55">
      <w:pPr>
        <w:pStyle w:val="a3"/>
      </w:pPr>
      <w:r>
        <w:t>п</w:t>
      </w:r>
      <w:r w:rsidR="00CF7F83">
        <w:t>рограммное обеспечение «Плагин измерения контрольных точек»;</w:t>
      </w:r>
    </w:p>
    <w:p w14:paraId="57B1CE60" w14:textId="02F507BB" w:rsidR="00CF7F83" w:rsidRDefault="00335D55" w:rsidP="00335D55">
      <w:pPr>
        <w:pStyle w:val="a3"/>
      </w:pPr>
      <w:r>
        <w:t>п</w:t>
      </w:r>
      <w:r w:rsidR="00CF7F83">
        <w:t>рограммное обеспечение «</w:t>
      </w:r>
      <w:r w:rsidR="00CF7F83" w:rsidRPr="0014784F">
        <w:t xml:space="preserve">Плагин </w:t>
      </w:r>
      <w:r w:rsidR="00CF7F83">
        <w:t>о</w:t>
      </w:r>
      <w:r w:rsidR="00CF7F83" w:rsidRPr="0014784F">
        <w:t>тчет о конфигурации</w:t>
      </w:r>
      <w:r w:rsidR="00CF7F83">
        <w:t>».</w:t>
      </w:r>
    </w:p>
    <w:p w14:paraId="5B47212D" w14:textId="27312C4F" w:rsidR="00CF7F83" w:rsidRDefault="00F93E7C" w:rsidP="00F93E7C">
      <w:pPr>
        <w:pStyle w:val="af3"/>
      </w:pPr>
      <w:bookmarkStart w:id="48" w:name="_Toc215230817"/>
      <w:r>
        <w:t xml:space="preserve">2.4 </w:t>
      </w:r>
      <w:r w:rsidR="00CF7F83">
        <w:t>Назначение плагинов СПО</w:t>
      </w:r>
      <w:bookmarkEnd w:id="48"/>
    </w:p>
    <w:p w14:paraId="52D08F31" w14:textId="416114EA" w:rsidR="00CF7F83" w:rsidRDefault="00F93E7C" w:rsidP="00F93E7C">
      <w:pPr>
        <w:rPr>
          <w:bCs/>
        </w:rPr>
      </w:pPr>
      <w:r>
        <w:t xml:space="preserve">2.4.1 </w:t>
      </w:r>
      <w:r w:rsidR="00CF7F83" w:rsidRPr="0083635F">
        <w:t>Программное обеспечение</w:t>
      </w:r>
      <w:r w:rsidR="00CF7F83" w:rsidRPr="0083635F">
        <w:rPr>
          <w:color w:val="FF0000"/>
        </w:rPr>
        <w:t xml:space="preserve"> </w:t>
      </w:r>
      <w:r w:rsidR="00CF7F83">
        <w:t>«Плагин проведения испытаний и экспресс анализа» предназначено для управления медленно меняющимися процессами (с частотой до 10</w:t>
      </w:r>
      <w:r w:rsidR="00335D55">
        <w:t> </w:t>
      </w:r>
      <w:r w:rsidR="00CF7F83">
        <w:t>Гц). Плагин позволяет выдавать управляющие сигналы (дискретные или аналоговые) по гибко настраиваемому алгоритму.</w:t>
      </w:r>
    </w:p>
    <w:p w14:paraId="26122E75" w14:textId="10451FB0" w:rsidR="00CF7F83" w:rsidRPr="00335D55" w:rsidRDefault="00F93E7C" w:rsidP="00F93E7C">
      <w:pPr>
        <w:rPr>
          <w:bCs/>
          <w:color w:val="000000" w:themeColor="text1"/>
        </w:rPr>
      </w:pPr>
      <w:r>
        <w:t xml:space="preserve">2.4.2 </w:t>
      </w:r>
      <w:r w:rsidR="00CF7F83">
        <w:t>Программное обеспечение «</w:t>
      </w:r>
      <w:r w:rsidR="00CF7F83" w:rsidRPr="00146DF4">
        <w:rPr>
          <w:lang w:val="en-US"/>
        </w:rPr>
        <w:t>Modbus</w:t>
      </w:r>
      <w:r w:rsidR="00CF7F83" w:rsidRPr="00256161">
        <w:t xml:space="preserve"> </w:t>
      </w:r>
      <w:r w:rsidR="00CF7F83" w:rsidRPr="00146DF4">
        <w:rPr>
          <w:lang w:val="en-US"/>
        </w:rPr>
        <w:t>Master</w:t>
      </w:r>
      <w:r w:rsidR="00CF7F83">
        <w:t>» БЛИЖ.409801.110.044</w:t>
      </w:r>
      <w:r w:rsidR="00CF7F83">
        <w:noBreakHyphen/>
        <w:t xml:space="preserve">01 </w:t>
      </w:r>
      <w:r w:rsidR="00CF7F83" w:rsidRPr="00146DF4">
        <w:rPr>
          <w:bCs/>
        </w:rPr>
        <w:t>предназначен</w:t>
      </w:r>
      <w:r w:rsidR="00CF7F83">
        <w:rPr>
          <w:bCs/>
        </w:rPr>
        <w:t>о</w:t>
      </w:r>
      <w:r w:rsidR="00CF7F83" w:rsidRPr="00146DF4">
        <w:rPr>
          <w:bCs/>
        </w:rPr>
        <w:t xml:space="preserve"> для обмена между ПО </w:t>
      </w:r>
      <w:proofErr w:type="spellStart"/>
      <w:r w:rsidR="00CF7F83" w:rsidRPr="00146DF4">
        <w:rPr>
          <w:bCs/>
        </w:rPr>
        <w:t>Recorder</w:t>
      </w:r>
      <w:proofErr w:type="spellEnd"/>
      <w:r w:rsidR="00CF7F83" w:rsidRPr="00146DF4">
        <w:rPr>
          <w:bCs/>
        </w:rPr>
        <w:t xml:space="preserve"> и различными устройствами по стандартному промышленному протоколу </w:t>
      </w:r>
      <w:proofErr w:type="spellStart"/>
      <w:r w:rsidR="00CF7F83" w:rsidRPr="00146DF4">
        <w:rPr>
          <w:bCs/>
        </w:rPr>
        <w:t>Modbus</w:t>
      </w:r>
      <w:proofErr w:type="spellEnd"/>
      <w:r w:rsidR="00CF7F83" w:rsidRPr="00146DF4">
        <w:rPr>
          <w:bCs/>
        </w:rPr>
        <w:t xml:space="preserve">. </w:t>
      </w:r>
      <w:r w:rsidR="00CF7F83">
        <w:rPr>
          <w:bCs/>
        </w:rPr>
        <w:t>П</w:t>
      </w:r>
      <w:r w:rsidR="00CF7F83" w:rsidRPr="00146DF4">
        <w:rPr>
          <w:bCs/>
        </w:rPr>
        <w:t xml:space="preserve">оддерживает протокол </w:t>
      </w:r>
      <w:proofErr w:type="spellStart"/>
      <w:r w:rsidR="00CF7F83" w:rsidRPr="00146DF4">
        <w:rPr>
          <w:bCs/>
        </w:rPr>
        <w:t>Modbus</w:t>
      </w:r>
      <w:proofErr w:type="spellEnd"/>
      <w:r w:rsidR="00CF7F83" w:rsidRPr="00146DF4">
        <w:rPr>
          <w:bCs/>
        </w:rPr>
        <w:t xml:space="preserve"> RTU для обмена данными через последовательные интерфейсы связи (RS-232, RS-485 и т.п.) и </w:t>
      </w:r>
      <w:proofErr w:type="spellStart"/>
      <w:r w:rsidR="00CF7F83" w:rsidRPr="00146DF4">
        <w:rPr>
          <w:bCs/>
        </w:rPr>
        <w:t>Modbus</w:t>
      </w:r>
      <w:proofErr w:type="spellEnd"/>
      <w:r w:rsidR="00CF7F83" w:rsidRPr="00146DF4">
        <w:rPr>
          <w:bCs/>
        </w:rPr>
        <w:t xml:space="preserve"> TCP для работы в сетях Ethernet. Данный вариант </w:t>
      </w:r>
      <w:r w:rsidR="00CF7F83">
        <w:t xml:space="preserve">ПО </w:t>
      </w:r>
      <w:r w:rsidR="00CF7F83" w:rsidRPr="00146DF4">
        <w:rPr>
          <w:bCs/>
        </w:rPr>
        <w:t>«Мо</w:t>
      </w:r>
      <w:proofErr w:type="spellStart"/>
      <w:r w:rsidR="00CF7F83" w:rsidRPr="00146DF4">
        <w:rPr>
          <w:bCs/>
          <w:lang w:val="en-US"/>
        </w:rPr>
        <w:t>dbus</w:t>
      </w:r>
      <w:proofErr w:type="spellEnd"/>
      <w:r w:rsidR="00CF7F83" w:rsidRPr="00146DF4">
        <w:rPr>
          <w:bCs/>
        </w:rPr>
        <w:t xml:space="preserve"> </w:t>
      </w:r>
      <w:r w:rsidR="00CF7F83" w:rsidRPr="00335D55">
        <w:rPr>
          <w:color w:val="000000" w:themeColor="text1"/>
          <w:lang w:val="en-US"/>
        </w:rPr>
        <w:t>Master</w:t>
      </w:r>
      <w:r w:rsidR="00CF7F83" w:rsidRPr="00335D55">
        <w:rPr>
          <w:bCs/>
          <w:color w:val="000000" w:themeColor="text1"/>
        </w:rPr>
        <w:t>» работает в качестве ведущего устройства (Master), т.е. посылает запросы ведомым устройствам (</w:t>
      </w:r>
      <w:proofErr w:type="spellStart"/>
      <w:r w:rsidR="00CF7F83" w:rsidRPr="00335D55">
        <w:rPr>
          <w:bCs/>
          <w:color w:val="000000" w:themeColor="text1"/>
        </w:rPr>
        <w:t>Slave</w:t>
      </w:r>
      <w:proofErr w:type="spellEnd"/>
      <w:r w:rsidR="00CF7F83" w:rsidRPr="00335D55">
        <w:rPr>
          <w:bCs/>
          <w:color w:val="000000" w:themeColor="text1"/>
        </w:rPr>
        <w:t>). Такой подход дает возможность прямого обмена данными с такими устройствами как панели пользовательского интерфейса, промышленные контроллеры или SCADA-системы, поддерживающие данный протокол без применения механизма OPC. Предусмотрена возможность одновременной работы по нескольким шинам в любой комбинации последовательных интерфейсов и Ethernet.</w:t>
      </w:r>
    </w:p>
    <w:p w14:paraId="228D084F" w14:textId="72BE5382" w:rsidR="00CF7F83" w:rsidRDefault="00F93E7C" w:rsidP="00F93E7C">
      <w:pPr>
        <w:rPr>
          <w:color w:val="000000" w:themeColor="text1"/>
        </w:rPr>
      </w:pPr>
      <w:r w:rsidRPr="00335D55">
        <w:rPr>
          <w:color w:val="000000" w:themeColor="text1"/>
        </w:rPr>
        <w:t xml:space="preserve">2.4.3 </w:t>
      </w:r>
      <w:r w:rsidR="00B56620" w:rsidRPr="00B56620">
        <w:rPr>
          <w:color w:val="000000" w:themeColor="text1"/>
        </w:rPr>
        <w:t xml:space="preserve">СПО к ПО </w:t>
      </w:r>
      <w:proofErr w:type="spellStart"/>
      <w:r w:rsidR="00B56620" w:rsidRPr="00B56620">
        <w:rPr>
          <w:color w:val="000000" w:themeColor="text1"/>
        </w:rPr>
        <w:t>Recorder</w:t>
      </w:r>
      <w:proofErr w:type="spellEnd"/>
      <w:r w:rsidR="00B56620" w:rsidRPr="00B56620">
        <w:rPr>
          <w:color w:val="000000" w:themeColor="text1"/>
        </w:rPr>
        <w:t xml:space="preserve"> БЛИЖ.409801.100.236-01</w:t>
      </w:r>
      <w:r w:rsidR="00CF7F83" w:rsidRPr="00335D55">
        <w:rPr>
          <w:color w:val="000000" w:themeColor="text1"/>
        </w:rPr>
        <w:t xml:space="preserve"> </w:t>
      </w:r>
      <w:r w:rsidR="00CF7F83" w:rsidRPr="00335D55">
        <w:rPr>
          <w:rFonts w:eastAsia="Times New Roman"/>
          <w:color w:val="000000" w:themeColor="text1"/>
        </w:rPr>
        <w:t xml:space="preserve">предназначено для непрерывного автоматизированного измерения, регистрации, отображения </w:t>
      </w:r>
      <w:r w:rsidR="00B56620">
        <w:rPr>
          <w:rFonts w:eastAsia="Times New Roman"/>
          <w:color w:val="000000" w:themeColor="text1"/>
        </w:rPr>
        <w:t xml:space="preserve">различных </w:t>
      </w:r>
      <w:r w:rsidR="00CF7F83" w:rsidRPr="00335D55">
        <w:rPr>
          <w:rFonts w:eastAsia="Times New Roman"/>
          <w:color w:val="000000" w:themeColor="text1"/>
        </w:rPr>
        <w:t xml:space="preserve">параметров при проведении испытаний и </w:t>
      </w:r>
      <w:r w:rsidR="00CF7F83" w:rsidRPr="00335D55">
        <w:rPr>
          <w:color w:val="000000" w:themeColor="text1"/>
        </w:rPr>
        <w:t xml:space="preserve">обеспечивает считывание данных </w:t>
      </w:r>
      <w:r w:rsidR="00754A90">
        <w:rPr>
          <w:color w:val="000000" w:themeColor="text1"/>
        </w:rPr>
        <w:t>и</w:t>
      </w:r>
      <w:r w:rsidR="00CF7F83" w:rsidRPr="00335D55">
        <w:rPr>
          <w:color w:val="000000" w:themeColor="text1"/>
        </w:rPr>
        <w:t xml:space="preserve"> и</w:t>
      </w:r>
      <w:r w:rsidR="00B56620">
        <w:rPr>
          <w:color w:val="000000" w:themeColor="text1"/>
        </w:rPr>
        <w:t>х</w:t>
      </w:r>
      <w:r w:rsidR="00CF7F83" w:rsidRPr="00335D55">
        <w:rPr>
          <w:color w:val="000000" w:themeColor="text1"/>
        </w:rPr>
        <w:t xml:space="preserve"> запись в теги ПО </w:t>
      </w:r>
      <w:r w:rsidR="00CF7F83" w:rsidRPr="00335D55">
        <w:rPr>
          <w:color w:val="000000" w:themeColor="text1"/>
          <w:lang w:val="en-US"/>
        </w:rPr>
        <w:t>Recorder</w:t>
      </w:r>
      <w:r w:rsidR="00CF7F83" w:rsidRPr="00335D55">
        <w:rPr>
          <w:color w:val="000000" w:themeColor="text1"/>
        </w:rPr>
        <w:t xml:space="preserve">. </w:t>
      </w:r>
    </w:p>
    <w:p w14:paraId="4FC848F2" w14:textId="77777777" w:rsidR="00754A90" w:rsidRDefault="00754A90" w:rsidP="00F93E7C">
      <w:pPr>
        <w:rPr>
          <w:color w:val="000000" w:themeColor="text1"/>
        </w:rPr>
      </w:pPr>
    </w:p>
    <w:p w14:paraId="3F9ABC66" w14:textId="77777777" w:rsidR="00754A90" w:rsidRPr="00754A90" w:rsidRDefault="00754A90" w:rsidP="00754A90"/>
    <w:p w14:paraId="125B5D43" w14:textId="56159F64" w:rsidR="00754A90" w:rsidRPr="00754A90" w:rsidRDefault="00754A90" w:rsidP="00754A90">
      <w:pPr>
        <w:tabs>
          <w:tab w:val="left" w:pos="4646"/>
        </w:tabs>
      </w:pPr>
      <w:r>
        <w:tab/>
      </w:r>
    </w:p>
    <w:p w14:paraId="17849552" w14:textId="7A4865CE" w:rsidR="00CF7F83" w:rsidRPr="00335D55" w:rsidRDefault="00F93E7C" w:rsidP="00F93E7C">
      <w:pPr>
        <w:rPr>
          <w:color w:val="000000" w:themeColor="text1"/>
        </w:rPr>
      </w:pPr>
      <w:r w:rsidRPr="00335D55">
        <w:rPr>
          <w:color w:val="000000" w:themeColor="text1"/>
        </w:rPr>
        <w:t xml:space="preserve">2.4.4 </w:t>
      </w:r>
      <w:r w:rsidR="00CF7F83" w:rsidRPr="00335D55">
        <w:rPr>
          <w:color w:val="000000" w:themeColor="text1"/>
        </w:rPr>
        <w:t>Программное обеспечение «импорта-экспорта каналов</w:t>
      </w:r>
      <w:r w:rsidR="00CF7F83" w:rsidRPr="00335D55">
        <w:rPr>
          <w:color w:val="000000" w:themeColor="text1"/>
        </w:rPr>
        <w:br/>
        <w:t xml:space="preserve">ПО </w:t>
      </w:r>
      <w:proofErr w:type="spellStart"/>
      <w:r w:rsidR="00CF7F83" w:rsidRPr="00335D55">
        <w:rPr>
          <w:color w:val="000000" w:themeColor="text1"/>
        </w:rPr>
        <w:t>Recorder</w:t>
      </w:r>
      <w:proofErr w:type="spellEnd"/>
      <w:r w:rsidR="00CF7F83" w:rsidRPr="00335D55">
        <w:rPr>
          <w:color w:val="000000" w:themeColor="text1"/>
        </w:rPr>
        <w:t xml:space="preserve">» обеспечивает сохранение информации о каналах </w:t>
      </w:r>
      <w:r w:rsidR="00CF7F83" w:rsidRPr="00335D55">
        <w:rPr>
          <w:bCs/>
          <w:color w:val="000000" w:themeColor="text1"/>
        </w:rPr>
        <w:t xml:space="preserve">ПО </w:t>
      </w:r>
      <w:proofErr w:type="spellStart"/>
      <w:r w:rsidR="00CF7F83" w:rsidRPr="00335D55">
        <w:rPr>
          <w:bCs/>
          <w:color w:val="000000" w:themeColor="text1"/>
        </w:rPr>
        <w:t>Recorder</w:t>
      </w:r>
      <w:proofErr w:type="spellEnd"/>
      <w:r w:rsidR="00CF7F83" w:rsidRPr="00335D55">
        <w:rPr>
          <w:bCs/>
          <w:color w:val="000000" w:themeColor="text1"/>
        </w:rPr>
        <w:t xml:space="preserve"> в файл </w:t>
      </w:r>
      <w:proofErr w:type="spellStart"/>
      <w:r w:rsidR="00CF7F83" w:rsidRPr="00335D55">
        <w:rPr>
          <w:bCs/>
          <w:color w:val="000000" w:themeColor="text1"/>
          <w:lang w:val="en-US"/>
        </w:rPr>
        <w:t>Exel</w:t>
      </w:r>
      <w:proofErr w:type="spellEnd"/>
      <w:r w:rsidR="00CF7F83" w:rsidRPr="00335D55">
        <w:rPr>
          <w:color w:val="000000" w:themeColor="text1"/>
        </w:rPr>
        <w:t xml:space="preserve">, а также обновление информации о каналах </w:t>
      </w:r>
      <w:r w:rsidR="00CF7F83" w:rsidRPr="00335D55">
        <w:rPr>
          <w:bCs/>
          <w:color w:val="000000" w:themeColor="text1"/>
        </w:rPr>
        <w:t xml:space="preserve">ПО </w:t>
      </w:r>
      <w:proofErr w:type="spellStart"/>
      <w:r w:rsidR="00CF7F83" w:rsidRPr="00335D55">
        <w:rPr>
          <w:bCs/>
          <w:color w:val="000000" w:themeColor="text1"/>
        </w:rPr>
        <w:t>Recorder</w:t>
      </w:r>
      <w:proofErr w:type="spellEnd"/>
      <w:r w:rsidR="00CF7F83" w:rsidRPr="00335D55">
        <w:rPr>
          <w:bCs/>
          <w:color w:val="000000" w:themeColor="text1"/>
        </w:rPr>
        <w:t xml:space="preserve"> из файла </w:t>
      </w:r>
      <w:proofErr w:type="spellStart"/>
      <w:r w:rsidR="00CF7F83" w:rsidRPr="00335D55">
        <w:rPr>
          <w:bCs/>
          <w:color w:val="000000" w:themeColor="text1"/>
          <w:lang w:val="en-US"/>
        </w:rPr>
        <w:t>Exel</w:t>
      </w:r>
      <w:proofErr w:type="spellEnd"/>
      <w:r w:rsidR="00CF7F83" w:rsidRPr="00335D55">
        <w:rPr>
          <w:bCs/>
          <w:color w:val="000000" w:themeColor="text1"/>
        </w:rPr>
        <w:t>.</w:t>
      </w:r>
    </w:p>
    <w:p w14:paraId="54611D5D" w14:textId="4DC59E46" w:rsidR="00CF7F83" w:rsidRPr="00335D55" w:rsidRDefault="00F93E7C" w:rsidP="00F93E7C">
      <w:pPr>
        <w:rPr>
          <w:color w:val="000000" w:themeColor="text1"/>
        </w:rPr>
      </w:pPr>
      <w:r w:rsidRPr="00335D55">
        <w:rPr>
          <w:color w:val="000000" w:themeColor="text1"/>
        </w:rPr>
        <w:lastRenderedPageBreak/>
        <w:t xml:space="preserve">2.4.5 </w:t>
      </w:r>
      <w:r w:rsidR="00CF7F83" w:rsidRPr="00335D55">
        <w:rPr>
          <w:color w:val="000000" w:themeColor="text1"/>
        </w:rPr>
        <w:t xml:space="preserve">Программное обеспечение «Плагин измерения контрольных точек» предназначено для организации процесса измерения контрольных точек или технологических операций. Плагин позволяет организовать последовательность шагов с измерениями и расчетами, гибко сконфигурированную пользователем с последующим формированием отчета. </w:t>
      </w:r>
    </w:p>
    <w:p w14:paraId="2CB069EE" w14:textId="44B1CA8D" w:rsidR="00CF7F83" w:rsidRPr="00335D55" w:rsidRDefault="00F93E7C" w:rsidP="00F93E7C">
      <w:pPr>
        <w:rPr>
          <w:color w:val="000000" w:themeColor="text1"/>
        </w:rPr>
      </w:pPr>
      <w:r w:rsidRPr="00335D55">
        <w:rPr>
          <w:color w:val="000000" w:themeColor="text1"/>
        </w:rPr>
        <w:t xml:space="preserve">2.4.6 </w:t>
      </w:r>
      <w:r w:rsidR="00CF7F83" w:rsidRPr="00335D55">
        <w:rPr>
          <w:color w:val="000000" w:themeColor="text1"/>
        </w:rPr>
        <w:t>Программное обеспечение «Плагин отчет о конфигурации» служит для создания отчета о конфигурации ПО </w:t>
      </w:r>
      <w:proofErr w:type="spellStart"/>
      <w:r w:rsidR="00CF7F83" w:rsidRPr="00335D55">
        <w:rPr>
          <w:color w:val="000000" w:themeColor="text1"/>
        </w:rPr>
        <w:t>Recorder</w:t>
      </w:r>
      <w:proofErr w:type="spellEnd"/>
      <w:r w:rsidR="00CF7F83" w:rsidRPr="00335D55">
        <w:rPr>
          <w:color w:val="000000" w:themeColor="text1"/>
        </w:rPr>
        <w:t>. Основной информацией в отчетах является перечень каналов и их параметры, такие как диапазон, ГХ, частота опроса. Оператор может сформировать отчет перед началом испытаний в бумажном виде для протоколирования параметров настройки ПО </w:t>
      </w:r>
      <w:proofErr w:type="spellStart"/>
      <w:r w:rsidR="00CF7F83" w:rsidRPr="00335D55">
        <w:rPr>
          <w:color w:val="000000" w:themeColor="text1"/>
        </w:rPr>
        <w:t>Recorder</w:t>
      </w:r>
      <w:proofErr w:type="spellEnd"/>
      <w:r w:rsidR="00CF7F83" w:rsidRPr="00335D55">
        <w:rPr>
          <w:color w:val="000000" w:themeColor="text1"/>
        </w:rPr>
        <w:t>.</w:t>
      </w:r>
    </w:p>
    <w:p w14:paraId="0DB5D4CB" w14:textId="048D603C" w:rsidR="00335D55" w:rsidRDefault="00335D55" w:rsidP="00335D55">
      <w:pPr>
        <w:pStyle w:val="11"/>
      </w:pPr>
      <w:bookmarkStart w:id="49" w:name="_Toc215230818"/>
      <w:r>
        <w:lastRenderedPageBreak/>
        <w:t xml:space="preserve">3 </w:t>
      </w:r>
      <w:r w:rsidR="005C47CA">
        <w:t xml:space="preserve">Порядок работы с </w:t>
      </w:r>
      <w:r w:rsidR="00EC34E2">
        <w:t>СПО СТТ</w:t>
      </w:r>
      <w:bookmarkEnd w:id="49"/>
    </w:p>
    <w:p w14:paraId="11C147CA" w14:textId="11232E59" w:rsidR="00CF7F83" w:rsidRPr="00562511" w:rsidRDefault="00CF7F83" w:rsidP="00CF7F83">
      <w:pPr>
        <w:rPr>
          <w:rFonts w:eastAsia="Times New Roman"/>
          <w:lang w:eastAsia="x-none"/>
        </w:rPr>
      </w:pPr>
      <w:r w:rsidRPr="00562511">
        <w:rPr>
          <w:rFonts w:eastAsia="Times New Roman"/>
          <w:lang w:eastAsia="x-none"/>
        </w:rPr>
        <w:t xml:space="preserve">3.1 </w:t>
      </w:r>
      <w:r w:rsidRPr="001E3FC9">
        <w:rPr>
          <w:rFonts w:eastAsia="Times New Roman"/>
          <w:lang w:eastAsia="x-none"/>
        </w:rPr>
        <w:t>Запуск, настройка и описание программного обеспечения «Плагин проведения испытаний и экспресс анализа» изложены в разделе 4.1 настоящего руководства.</w:t>
      </w:r>
    </w:p>
    <w:p w14:paraId="3EEBC715" w14:textId="4355DC2C" w:rsidR="00CF7F83" w:rsidRPr="00562511" w:rsidRDefault="00CF7F83" w:rsidP="00CF7F83">
      <w:pPr>
        <w:rPr>
          <w:rFonts w:eastAsia="Times New Roman"/>
          <w:lang w:eastAsia="x-none"/>
        </w:rPr>
      </w:pPr>
      <w:r w:rsidRPr="00562511">
        <w:rPr>
          <w:rFonts w:eastAsia="Times New Roman"/>
          <w:lang w:eastAsia="x-none"/>
        </w:rPr>
        <w:t>3.</w:t>
      </w:r>
      <w:r>
        <w:rPr>
          <w:rFonts w:eastAsia="Times New Roman"/>
          <w:lang w:eastAsia="x-none"/>
        </w:rPr>
        <w:t>2</w:t>
      </w:r>
      <w:r w:rsidRPr="00562511">
        <w:rPr>
          <w:rFonts w:eastAsia="Times New Roman"/>
          <w:lang w:eastAsia="x-none"/>
        </w:rPr>
        <w:t xml:space="preserve"> Запуск и настройка программного обеспечения «</w:t>
      </w:r>
      <w:proofErr w:type="spellStart"/>
      <w:r w:rsidRPr="00562511">
        <w:rPr>
          <w:rFonts w:eastAsia="Times New Roman"/>
          <w:lang w:eastAsia="x-none"/>
        </w:rPr>
        <w:t>Modbus</w:t>
      </w:r>
      <w:proofErr w:type="spellEnd"/>
      <w:r w:rsidRPr="00562511">
        <w:rPr>
          <w:rFonts w:eastAsia="Times New Roman"/>
          <w:lang w:eastAsia="x-none"/>
        </w:rPr>
        <w:t xml:space="preserve"> </w:t>
      </w:r>
      <w:proofErr w:type="spellStart"/>
      <w:r w:rsidRPr="00562511">
        <w:rPr>
          <w:rFonts w:eastAsia="Times New Roman"/>
          <w:lang w:eastAsia="x-none"/>
        </w:rPr>
        <w:t>Master</w:t>
      </w:r>
      <w:proofErr w:type="spellEnd"/>
      <w:r w:rsidRPr="00562511">
        <w:rPr>
          <w:rFonts w:eastAsia="Times New Roman"/>
          <w:lang w:eastAsia="x-none"/>
        </w:rPr>
        <w:t xml:space="preserve">» БЛИЖ.409801.110.044-01 изложены в </w:t>
      </w:r>
      <w:r w:rsidR="00CC24DD">
        <w:rPr>
          <w:rFonts w:eastAsia="Times New Roman"/>
          <w:lang w:eastAsia="x-none"/>
        </w:rPr>
        <w:t>Р</w:t>
      </w:r>
      <w:r w:rsidRPr="00562511">
        <w:rPr>
          <w:rFonts w:eastAsia="Times New Roman"/>
          <w:lang w:eastAsia="x-none"/>
        </w:rPr>
        <w:t>уководстве оператора</w:t>
      </w:r>
      <w:r w:rsidR="00F917D8">
        <w:rPr>
          <w:rFonts w:eastAsia="Times New Roman"/>
          <w:lang w:eastAsia="x-none"/>
        </w:rPr>
        <w:br/>
      </w:r>
      <w:r w:rsidRPr="00562511">
        <w:rPr>
          <w:rFonts w:eastAsia="Times New Roman"/>
          <w:lang w:eastAsia="x-none"/>
        </w:rPr>
        <w:t>БЛИЖ.409801.110.044-01</w:t>
      </w:r>
      <w:r w:rsidR="00F917D8">
        <w:rPr>
          <w:rFonts w:eastAsia="Times New Roman"/>
          <w:lang w:eastAsia="x-none"/>
        </w:rPr>
        <w:t> </w:t>
      </w:r>
      <w:r w:rsidRPr="00562511">
        <w:rPr>
          <w:rFonts w:eastAsia="Times New Roman"/>
          <w:lang w:eastAsia="x-none"/>
        </w:rPr>
        <w:t>34.</w:t>
      </w:r>
    </w:p>
    <w:p w14:paraId="75C8E6A8" w14:textId="43763383" w:rsidR="00590608" w:rsidRDefault="00CF7F83" w:rsidP="00590608">
      <w:pPr>
        <w:rPr>
          <w:rFonts w:eastAsia="Times New Roman"/>
          <w:lang w:eastAsia="x-none"/>
        </w:rPr>
      </w:pPr>
      <w:r w:rsidRPr="00562511">
        <w:rPr>
          <w:rFonts w:eastAsia="Times New Roman"/>
          <w:lang w:eastAsia="x-none"/>
        </w:rPr>
        <w:t>3.</w:t>
      </w:r>
      <w:r>
        <w:rPr>
          <w:rFonts w:eastAsia="Times New Roman"/>
          <w:lang w:eastAsia="x-none"/>
        </w:rPr>
        <w:t>3</w:t>
      </w:r>
      <w:r w:rsidRPr="00562511">
        <w:rPr>
          <w:rFonts w:eastAsia="Times New Roman"/>
          <w:lang w:eastAsia="x-none"/>
        </w:rPr>
        <w:t xml:space="preserve"> Запуск, настройка и описание программного обеспечения </w:t>
      </w:r>
      <w:r w:rsidR="001B7121" w:rsidRPr="001B7121">
        <w:rPr>
          <w:rFonts w:eastAsia="Times New Roman"/>
          <w:lang w:eastAsia="x-none"/>
        </w:rPr>
        <w:t>БЛИЖ.409801.100.236-01</w:t>
      </w:r>
      <w:r w:rsidR="001B7121">
        <w:rPr>
          <w:rFonts w:eastAsia="Times New Roman"/>
          <w:lang w:eastAsia="x-none"/>
        </w:rPr>
        <w:t xml:space="preserve"> </w:t>
      </w:r>
      <w:r w:rsidR="00754A90">
        <w:rPr>
          <w:rFonts w:eastAsia="Times New Roman"/>
          <w:lang w:eastAsia="x-none"/>
        </w:rPr>
        <w:t xml:space="preserve">наиболее полно приведено в Руководстве пользователя </w:t>
      </w:r>
      <w:r w:rsidR="00590608" w:rsidRPr="00590608">
        <w:rPr>
          <w:rFonts w:eastAsia="Times New Roman"/>
          <w:lang w:eastAsia="x-none"/>
        </w:rPr>
        <w:t xml:space="preserve">«Программа управления комплексом MIC </w:t>
      </w:r>
      <w:proofErr w:type="spellStart"/>
      <w:r w:rsidR="00590608" w:rsidRPr="00590608">
        <w:rPr>
          <w:rFonts w:eastAsia="Times New Roman"/>
          <w:lang w:eastAsia="x-none"/>
        </w:rPr>
        <w:t>Recorder</w:t>
      </w:r>
      <w:proofErr w:type="spellEnd"/>
      <w:r w:rsidR="00590608" w:rsidRPr="00590608">
        <w:rPr>
          <w:rFonts w:eastAsia="Times New Roman"/>
          <w:lang w:eastAsia="x-none"/>
        </w:rPr>
        <w:t>»</w:t>
      </w:r>
      <w:r w:rsidR="00590608">
        <w:rPr>
          <w:rFonts w:eastAsia="Times New Roman"/>
          <w:lang w:eastAsia="x-none"/>
        </w:rPr>
        <w:t xml:space="preserve"> </w:t>
      </w:r>
      <w:r w:rsidR="00590608" w:rsidRPr="00590608">
        <w:rPr>
          <w:rFonts w:eastAsia="Times New Roman"/>
          <w:lang w:eastAsia="x-none"/>
        </w:rPr>
        <w:t>БЛИЖ.409801.100.236-01 90.</w:t>
      </w:r>
    </w:p>
    <w:p w14:paraId="3F8289E8" w14:textId="12E8531B" w:rsidR="00CF7F83" w:rsidRPr="001957BE" w:rsidRDefault="00CF7F83" w:rsidP="00590608">
      <w:pPr>
        <w:rPr>
          <w:rFonts w:eastAsia="Times New Roman"/>
          <w:lang w:eastAsia="x-none"/>
        </w:rPr>
      </w:pPr>
      <w:r w:rsidRPr="00562511">
        <w:rPr>
          <w:rFonts w:eastAsia="Times New Roman"/>
          <w:lang w:eastAsia="x-none"/>
        </w:rPr>
        <w:t>3.</w:t>
      </w:r>
      <w:r>
        <w:rPr>
          <w:rFonts w:eastAsia="Times New Roman"/>
          <w:lang w:eastAsia="x-none"/>
        </w:rPr>
        <w:t>4</w:t>
      </w:r>
      <w:r w:rsidRPr="00562511">
        <w:rPr>
          <w:rFonts w:eastAsia="Times New Roman"/>
          <w:lang w:eastAsia="x-none"/>
        </w:rPr>
        <w:t xml:space="preserve"> Запуск, настройка и описание программного обеспечения</w:t>
      </w:r>
      <w:r w:rsidR="00F917D8">
        <w:rPr>
          <w:rFonts w:eastAsia="Times New Roman"/>
          <w:lang w:eastAsia="x-none"/>
        </w:rPr>
        <w:t xml:space="preserve"> </w:t>
      </w:r>
      <w:r w:rsidRPr="00562511">
        <w:rPr>
          <w:rFonts w:eastAsia="Times New Roman"/>
          <w:lang w:eastAsia="x-none"/>
        </w:rPr>
        <w:t>«</w:t>
      </w:r>
      <w:r w:rsidRPr="00417902">
        <w:rPr>
          <w:rFonts w:eastAsia="Times New Roman"/>
          <w:lang w:eastAsia="x-none"/>
        </w:rPr>
        <w:t>Плагин</w:t>
      </w:r>
      <w:r w:rsidRPr="00562511">
        <w:rPr>
          <w:rFonts w:eastAsia="Times New Roman"/>
          <w:lang w:eastAsia="x-none"/>
        </w:rPr>
        <w:t xml:space="preserve"> импорта-экспорта каналов </w:t>
      </w:r>
      <w:r>
        <w:rPr>
          <w:rFonts w:eastAsia="Times New Roman"/>
          <w:lang w:eastAsia="x-none"/>
        </w:rPr>
        <w:t xml:space="preserve">ПО </w:t>
      </w:r>
      <w:proofErr w:type="spellStart"/>
      <w:r w:rsidRPr="00562511">
        <w:rPr>
          <w:rFonts w:eastAsia="Times New Roman"/>
          <w:lang w:eastAsia="x-none"/>
        </w:rPr>
        <w:t>Recorder</w:t>
      </w:r>
      <w:proofErr w:type="spellEnd"/>
      <w:r w:rsidRPr="00562511">
        <w:rPr>
          <w:rFonts w:eastAsia="Times New Roman"/>
          <w:lang w:eastAsia="x-none"/>
        </w:rPr>
        <w:t xml:space="preserve">» </w:t>
      </w:r>
      <w:r w:rsidRPr="001957BE">
        <w:rPr>
          <w:rFonts w:eastAsia="Times New Roman"/>
          <w:lang w:eastAsia="x-none"/>
        </w:rPr>
        <w:t>изложены в разделе 4.2 настоящего руководства.</w:t>
      </w:r>
    </w:p>
    <w:p w14:paraId="0DF1679F" w14:textId="77777777" w:rsidR="00CF7F83" w:rsidRPr="003F3955" w:rsidRDefault="00CF7F83" w:rsidP="00CF7F83">
      <w:pPr>
        <w:rPr>
          <w:rFonts w:eastAsia="Times New Roman"/>
          <w:lang w:eastAsia="x-none"/>
        </w:rPr>
      </w:pPr>
      <w:r w:rsidRPr="00562511">
        <w:rPr>
          <w:rFonts w:eastAsia="Times New Roman"/>
          <w:lang w:eastAsia="x-none"/>
        </w:rPr>
        <w:t>3.</w:t>
      </w:r>
      <w:r>
        <w:rPr>
          <w:rFonts w:eastAsia="Times New Roman"/>
          <w:lang w:eastAsia="x-none"/>
        </w:rPr>
        <w:t>5</w:t>
      </w:r>
      <w:r w:rsidRPr="00562511">
        <w:rPr>
          <w:rFonts w:eastAsia="Times New Roman"/>
          <w:lang w:eastAsia="x-none"/>
        </w:rPr>
        <w:t xml:space="preserve"> </w:t>
      </w:r>
      <w:r w:rsidRPr="00417902">
        <w:rPr>
          <w:rFonts w:eastAsia="Times New Roman"/>
          <w:lang w:eastAsia="x-none"/>
        </w:rPr>
        <w:t>Запуск, настройка и описание программного обеспечения «Плагин измерения контрольных точек»</w:t>
      </w:r>
      <w:r>
        <w:rPr>
          <w:rFonts w:eastAsia="Times New Roman"/>
          <w:lang w:eastAsia="x-none"/>
        </w:rPr>
        <w:t xml:space="preserve"> </w:t>
      </w:r>
      <w:r w:rsidRPr="00417902">
        <w:rPr>
          <w:rFonts w:eastAsia="Times New Roman"/>
          <w:lang w:eastAsia="x-none"/>
        </w:rPr>
        <w:t xml:space="preserve">изложены в разделе </w:t>
      </w:r>
      <w:r w:rsidRPr="003F3955">
        <w:rPr>
          <w:rFonts w:eastAsia="Times New Roman"/>
          <w:lang w:eastAsia="x-none"/>
        </w:rPr>
        <w:t>4.3 настоящего руководства.</w:t>
      </w:r>
    </w:p>
    <w:p w14:paraId="0120E62E" w14:textId="77777777" w:rsidR="00CF7F83" w:rsidRDefault="00CF7F83" w:rsidP="00F917D8">
      <w:r w:rsidRPr="001705CF">
        <w:t>3.</w:t>
      </w:r>
      <w:r>
        <w:t>6</w:t>
      </w:r>
      <w:r w:rsidRPr="001705CF">
        <w:t xml:space="preserve"> </w:t>
      </w:r>
      <w:r w:rsidRPr="00D46448">
        <w:rPr>
          <w:lang w:eastAsia="zh-CN"/>
        </w:rPr>
        <w:t xml:space="preserve">Запуск и настройка программного обеспечения «Плагин отчет о </w:t>
      </w:r>
      <w:r w:rsidRPr="008B7F46">
        <w:rPr>
          <w:lang w:eastAsia="zh-CN"/>
        </w:rPr>
        <w:t xml:space="preserve">конфигурации» </w:t>
      </w:r>
      <w:r w:rsidRPr="00940606">
        <w:rPr>
          <w:lang w:eastAsia="zh-CN"/>
        </w:rPr>
        <w:t xml:space="preserve">изложены </w:t>
      </w:r>
      <w:r w:rsidRPr="00940606">
        <w:t>в разделе 4.4 настоящего руководства.</w:t>
      </w:r>
    </w:p>
    <w:p w14:paraId="1DC42F60" w14:textId="25C468E8" w:rsidR="00CF7F83" w:rsidRPr="00F917D8" w:rsidRDefault="00F917D8" w:rsidP="00F917D8">
      <w:pPr>
        <w:pStyle w:val="11"/>
      </w:pPr>
      <w:bookmarkStart w:id="50" w:name="_Toc215230819"/>
      <w:r w:rsidRPr="00F917D8">
        <w:lastRenderedPageBreak/>
        <w:t>4 Описание, запуск и настройка плагинов СПО</w:t>
      </w:r>
      <w:bookmarkEnd w:id="50"/>
    </w:p>
    <w:p w14:paraId="0A5A399D" w14:textId="0C436900" w:rsidR="00CF7F83" w:rsidRDefault="00CF7F83" w:rsidP="00F917D8">
      <w:pPr>
        <w:pStyle w:val="af3"/>
      </w:pPr>
      <w:bookmarkStart w:id="51" w:name="_Toc215230820"/>
      <w:r w:rsidRPr="00010DEE">
        <w:t>4</w:t>
      </w:r>
      <w:r w:rsidRPr="00460CBF">
        <w:t>.</w:t>
      </w:r>
      <w:r>
        <w:t>1</w:t>
      </w:r>
      <w:r w:rsidRPr="00460CBF">
        <w:t xml:space="preserve"> </w:t>
      </w:r>
      <w:r w:rsidR="007F19D5">
        <w:t>ПО</w:t>
      </w:r>
      <w:r>
        <w:t xml:space="preserve"> </w:t>
      </w:r>
      <w:r w:rsidRPr="009B5D0C">
        <w:t>«Плагин</w:t>
      </w:r>
      <w:r w:rsidRPr="00004157">
        <w:t xml:space="preserve"> проведения испытаний и экспресс анализа»</w:t>
      </w:r>
      <w:bookmarkEnd w:id="51"/>
    </w:p>
    <w:p w14:paraId="4260F74E" w14:textId="77777777" w:rsidR="00CF7F83" w:rsidRDefault="00CF7F83" w:rsidP="00CF7F83">
      <w:r w:rsidRPr="00C13444">
        <w:t xml:space="preserve">4.1.1 </w:t>
      </w:r>
      <w:r w:rsidRPr="009B5D0C">
        <w:t>ПО «Плагин проведения испытаний и экспресс анализа»</w:t>
      </w:r>
      <w:r>
        <w:t xml:space="preserve"> содержит несколько компонентов:</w:t>
      </w:r>
    </w:p>
    <w:p w14:paraId="1CFC38D0" w14:textId="19B53ADE" w:rsidR="00CF7F83" w:rsidRPr="00723635" w:rsidRDefault="00CF7F83" w:rsidP="00723635">
      <w:pPr>
        <w:pStyle w:val="a3"/>
      </w:pPr>
      <w:r w:rsidRPr="00723635">
        <w:t>«</w:t>
      </w:r>
      <w:r w:rsidR="00F917D8" w:rsidRPr="00723635">
        <w:t>Ц</w:t>
      </w:r>
      <w:r w:rsidRPr="00723635">
        <w:t>иклограмма режимов»;</w:t>
      </w:r>
    </w:p>
    <w:p w14:paraId="131C565D" w14:textId="0ED97D7D" w:rsidR="00CF7F83" w:rsidRPr="00723635" w:rsidRDefault="00CF7F83" w:rsidP="00723635">
      <w:pPr>
        <w:pStyle w:val="a3"/>
      </w:pPr>
      <w:r w:rsidRPr="00723635">
        <w:t>«</w:t>
      </w:r>
      <w:r w:rsidR="00F917D8" w:rsidRPr="00723635">
        <w:t>У</w:t>
      </w:r>
      <w:r w:rsidRPr="00723635">
        <w:t>правление базой данных»;</w:t>
      </w:r>
    </w:p>
    <w:p w14:paraId="4129D63F" w14:textId="2A4FBD3C" w:rsidR="00CF7F83" w:rsidRDefault="00CF7F83" w:rsidP="00723635">
      <w:pPr>
        <w:pStyle w:val="a3"/>
      </w:pPr>
      <w:r>
        <w:t>«</w:t>
      </w:r>
      <w:r w:rsidR="00F917D8">
        <w:t>Р</w:t>
      </w:r>
      <w:r>
        <w:t>асчётные каналы»</w:t>
      </w:r>
      <w:r w:rsidR="00F917D8">
        <w:t>.</w:t>
      </w:r>
    </w:p>
    <w:p w14:paraId="7D0D0C05" w14:textId="42024A8A" w:rsidR="00CF7F83" w:rsidRDefault="00F917D8" w:rsidP="00F917D8">
      <w:pPr>
        <w:pStyle w:val="a3"/>
        <w:numPr>
          <w:ilvl w:val="0"/>
          <w:numId w:val="0"/>
        </w:numPr>
        <w:ind w:left="709"/>
      </w:pPr>
      <w:r>
        <w:t>Д</w:t>
      </w:r>
      <w:r w:rsidR="00CF7F83">
        <w:t>ля отображения графиков в ходе испытаний</w:t>
      </w:r>
      <w:r>
        <w:t xml:space="preserve"> используется</w:t>
      </w:r>
      <w:r w:rsidR="00CF7F83">
        <w:t>:</w:t>
      </w:r>
    </w:p>
    <w:p w14:paraId="7893138C" w14:textId="4A22BEE3" w:rsidR="00CF7F83" w:rsidRDefault="00CF7F83" w:rsidP="00F917D8">
      <w:pPr>
        <w:pStyle w:val="a3"/>
      </w:pPr>
      <w:r>
        <w:tab/>
        <w:t>«</w:t>
      </w:r>
      <w:r w:rsidR="00F917D8">
        <w:t>Р</w:t>
      </w:r>
      <w:r>
        <w:t>абочая точка»;</w:t>
      </w:r>
    </w:p>
    <w:p w14:paraId="3D61EC41" w14:textId="0D8F16CA" w:rsidR="00CF7F83" w:rsidRDefault="00CF7F83" w:rsidP="00F917D8">
      <w:pPr>
        <w:pStyle w:val="a3"/>
      </w:pPr>
      <w:r>
        <w:tab/>
        <w:t>«</w:t>
      </w:r>
      <w:r w:rsidR="00F917D8">
        <w:t>О</w:t>
      </w:r>
      <w:r>
        <w:t>тображение спектра»;</w:t>
      </w:r>
    </w:p>
    <w:p w14:paraId="70B13FF8" w14:textId="0B13BFE9" w:rsidR="00CF7F83" w:rsidRDefault="00CF7F83" w:rsidP="00F917D8">
      <w:pPr>
        <w:pStyle w:val="a3"/>
      </w:pPr>
      <w:r>
        <w:tab/>
        <w:t>«</w:t>
      </w:r>
      <w:r w:rsidR="00F917D8">
        <w:t>К</w:t>
      </w:r>
      <w:r>
        <w:t>урсор»;</w:t>
      </w:r>
    </w:p>
    <w:p w14:paraId="5AEFFC70" w14:textId="556407C7" w:rsidR="00CF7F83" w:rsidRDefault="00CF7F83" w:rsidP="00F917D8">
      <w:pPr>
        <w:pStyle w:val="a3"/>
      </w:pPr>
      <w:r>
        <w:tab/>
        <w:t>«</w:t>
      </w:r>
      <w:r w:rsidR="00F917D8">
        <w:t>О</w:t>
      </w:r>
      <w:r>
        <w:t>рбита».</w:t>
      </w:r>
    </w:p>
    <w:p w14:paraId="43B42B88" w14:textId="77777777" w:rsidR="00CF7F83" w:rsidRDefault="00CF7F83" w:rsidP="00CF7F83">
      <w:r>
        <w:t>4.1.2 Компонент «циклограмма режимов»</w:t>
      </w:r>
    </w:p>
    <w:p w14:paraId="71F6C7E3" w14:textId="58262B21" w:rsidR="00CF7F83" w:rsidRDefault="00CF7F83" w:rsidP="00CF7F83">
      <w:r>
        <w:t>4.1.2.1 Структура «</w:t>
      </w:r>
      <w:r w:rsidR="00F917D8">
        <w:t>Ц</w:t>
      </w:r>
      <w:r>
        <w:t xml:space="preserve">иклограммы режимов» </w:t>
      </w:r>
      <w:r w:rsidR="005429A0">
        <w:t>показана</w:t>
      </w:r>
      <w:r>
        <w:t xml:space="preserve"> на рисунке 1.</w:t>
      </w:r>
    </w:p>
    <w:p w14:paraId="235F343F" w14:textId="3F621A07" w:rsidR="00CF7F83" w:rsidRDefault="00CF7F83" w:rsidP="00CF7F83">
      <w:r>
        <w:t>4.1.2.2 Описание объектов «циклограммы режимов» приведено в таблице</w:t>
      </w:r>
      <w:r w:rsidR="00723635">
        <w:t xml:space="preserve"> </w:t>
      </w:r>
      <w:r>
        <w:t>1.</w:t>
      </w:r>
    </w:p>
    <w:p w14:paraId="16641434" w14:textId="77777777" w:rsidR="00CF7F83" w:rsidRDefault="00CF7F83" w:rsidP="00723635">
      <w:pPr>
        <w:pStyle w:val="affb"/>
      </w:pPr>
      <w:r>
        <w:object w:dxaOrig="14905" w:dyaOrig="7211" w14:anchorId="547C5A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35pt;height:183.7pt" o:ole="">
            <v:imagedata r:id="rId11" o:title=""/>
          </v:shape>
          <o:OLEObject Type="Embed" ProgID="Visio.Drawing.11" ShapeID="_x0000_i1025" DrawAspect="Content" ObjectID="_1851500242" r:id="rId12"/>
        </w:object>
      </w:r>
    </w:p>
    <w:p w14:paraId="1867D507" w14:textId="77777777" w:rsidR="00CF7F83" w:rsidRDefault="00CF7F83" w:rsidP="00723635">
      <w:pPr>
        <w:pStyle w:val="affb"/>
      </w:pPr>
      <w:r>
        <w:t>Рисунок 1 – Структура «циклограммы режимов»</w:t>
      </w:r>
    </w:p>
    <w:p w14:paraId="6264219E" w14:textId="77777777" w:rsidR="00CF7F83" w:rsidRDefault="00CF7F83" w:rsidP="003411A0">
      <w:pPr>
        <w:pStyle w:val="afff5"/>
      </w:pPr>
      <w:r>
        <w:lastRenderedPageBreak/>
        <w:t>Таблица 1 – Описание объектов «циклограммы режимов»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5"/>
        <w:gridCol w:w="7409"/>
      </w:tblGrid>
      <w:tr w:rsidR="00CF7F83" w:rsidRPr="005769FF" w14:paraId="096F4A53" w14:textId="77777777" w:rsidTr="00642C11">
        <w:trPr>
          <w:trHeight w:val="554"/>
        </w:trPr>
        <w:tc>
          <w:tcPr>
            <w:tcW w:w="2225" w:type="dxa"/>
            <w:tcBorders>
              <w:bottom w:val="double" w:sz="4" w:space="0" w:color="auto"/>
            </w:tcBorders>
            <w:vAlign w:val="center"/>
          </w:tcPr>
          <w:p w14:paraId="366A8D74" w14:textId="77777777" w:rsidR="00CF7F83" w:rsidRPr="005769FF" w:rsidRDefault="00CF7F83" w:rsidP="00642C11">
            <w:pPr>
              <w:pStyle w:val="aff3"/>
              <w:framePr w:wrap="around"/>
              <w:jc w:val="center"/>
            </w:pPr>
            <w:r w:rsidRPr="005769FF">
              <w:t>Наименование</w:t>
            </w:r>
          </w:p>
        </w:tc>
        <w:tc>
          <w:tcPr>
            <w:tcW w:w="7409" w:type="dxa"/>
            <w:tcBorders>
              <w:bottom w:val="double" w:sz="4" w:space="0" w:color="auto"/>
            </w:tcBorders>
            <w:vAlign w:val="center"/>
          </w:tcPr>
          <w:p w14:paraId="30C179ED" w14:textId="77777777" w:rsidR="00CF7F83" w:rsidRPr="005769FF" w:rsidRDefault="00CF7F83" w:rsidP="00642C11">
            <w:pPr>
              <w:pStyle w:val="aff3"/>
              <w:framePr w:wrap="around"/>
              <w:jc w:val="center"/>
            </w:pPr>
            <w:r w:rsidRPr="005769FF">
              <w:t>Назначение</w:t>
            </w:r>
          </w:p>
        </w:tc>
      </w:tr>
      <w:tr w:rsidR="00CF7F83" w:rsidRPr="005769FF" w14:paraId="1EAD52F9" w14:textId="77777777" w:rsidTr="00CC24DD">
        <w:trPr>
          <w:trHeight w:val="812"/>
        </w:trPr>
        <w:tc>
          <w:tcPr>
            <w:tcW w:w="2225" w:type="dxa"/>
            <w:tcBorders>
              <w:top w:val="double" w:sz="4" w:space="0" w:color="auto"/>
            </w:tcBorders>
            <w:vAlign w:val="center"/>
          </w:tcPr>
          <w:p w14:paraId="0D8301BC" w14:textId="77777777" w:rsidR="00CF7F83" w:rsidRPr="005769FF" w:rsidRDefault="00CF7F83" w:rsidP="00723635">
            <w:pPr>
              <w:pStyle w:val="aff3"/>
              <w:framePr w:wrap="around"/>
            </w:pPr>
            <w:r w:rsidRPr="005769FF">
              <w:rPr>
                <w:lang w:val="en-US"/>
              </w:rPr>
              <w:t>Control</w:t>
            </w:r>
            <w:r w:rsidRPr="005769FF">
              <w:t xml:space="preserve"> (регулятор)</w:t>
            </w:r>
          </w:p>
        </w:tc>
        <w:tc>
          <w:tcPr>
            <w:tcW w:w="7409" w:type="dxa"/>
            <w:tcBorders>
              <w:top w:val="double" w:sz="4" w:space="0" w:color="auto"/>
            </w:tcBorders>
            <w:vAlign w:val="center"/>
          </w:tcPr>
          <w:p w14:paraId="75E649E2" w14:textId="77777777" w:rsidR="00CF7F83" w:rsidRPr="00CC24DD" w:rsidRDefault="00CF7F83" w:rsidP="00723635">
            <w:pPr>
              <w:pStyle w:val="aff3"/>
              <w:framePr w:wrap="around"/>
              <w:rPr>
                <w:color w:val="000000" w:themeColor="text1"/>
              </w:rPr>
            </w:pPr>
            <w:r w:rsidRPr="00CC24DD">
              <w:rPr>
                <w:color w:val="000000" w:themeColor="text1"/>
              </w:rPr>
              <w:t>Объект, имеющий на входе список тегов для чтения (обратная связь) и список выходных тегов, которые изменяются при работе в зависимости от задания регулятору и состояния обратной связи</w:t>
            </w:r>
          </w:p>
        </w:tc>
      </w:tr>
      <w:tr w:rsidR="00CF7F83" w:rsidRPr="005769FF" w14:paraId="455E09FB" w14:textId="77777777" w:rsidTr="00CC24DD">
        <w:trPr>
          <w:trHeight w:val="1978"/>
        </w:trPr>
        <w:tc>
          <w:tcPr>
            <w:tcW w:w="2225" w:type="dxa"/>
            <w:vAlign w:val="center"/>
          </w:tcPr>
          <w:p w14:paraId="7A54D546" w14:textId="77777777" w:rsidR="00CF7F83" w:rsidRPr="005769FF" w:rsidRDefault="00CF7F83" w:rsidP="00723635">
            <w:pPr>
              <w:pStyle w:val="aff3"/>
              <w:framePr w:wrap="around"/>
              <w:rPr>
                <w:lang w:val="en-US"/>
              </w:rPr>
            </w:pPr>
            <w:r w:rsidRPr="005769FF">
              <w:rPr>
                <w:lang w:val="en-US"/>
              </w:rPr>
              <w:t>Program (</w:t>
            </w:r>
            <w:r w:rsidRPr="005769FF">
              <w:t>программа</w:t>
            </w:r>
            <w:r w:rsidRPr="005769FF">
              <w:rPr>
                <w:lang w:val="en-US"/>
              </w:rPr>
              <w:t>)</w:t>
            </w:r>
          </w:p>
        </w:tc>
        <w:tc>
          <w:tcPr>
            <w:tcW w:w="7409" w:type="dxa"/>
            <w:vAlign w:val="center"/>
          </w:tcPr>
          <w:p w14:paraId="2386CED3" w14:textId="77777777" w:rsidR="00CF7F83" w:rsidRPr="00CC24DD" w:rsidRDefault="00CF7F83" w:rsidP="00723635">
            <w:pPr>
              <w:pStyle w:val="aff3"/>
              <w:framePr w:wrap="around"/>
              <w:rPr>
                <w:color w:val="000000" w:themeColor="text1"/>
              </w:rPr>
            </w:pPr>
            <w:r w:rsidRPr="00CC24DD">
              <w:rPr>
                <w:color w:val="000000" w:themeColor="text1"/>
              </w:rPr>
              <w:t>Циклограмма, в ходе которой изменяются задания регуляторам. Несколько подпрограмм выполняются псевдо одновременно (на каждом главном цикле работы плагина выполняется по одному шагу каждой из программ). Программа имеет следующие настройки:</w:t>
            </w:r>
          </w:p>
          <w:p w14:paraId="05B939D1" w14:textId="77777777" w:rsidR="00CF7F83" w:rsidRPr="00CC24DD" w:rsidRDefault="00CF7F83" w:rsidP="00723635">
            <w:pPr>
              <w:pStyle w:val="aff3"/>
              <w:framePr w:wrap="around"/>
              <w:rPr>
                <w:color w:val="000000" w:themeColor="text1"/>
              </w:rPr>
            </w:pPr>
            <w:r w:rsidRPr="00CC24DD">
              <w:rPr>
                <w:color w:val="000000" w:themeColor="text1"/>
              </w:rPr>
              <w:t>-число повторений программы (по завершению программы она начинается опять с первого режима, если количество повторений больше 1);</w:t>
            </w:r>
          </w:p>
          <w:p w14:paraId="2DEBAD24" w14:textId="77777777" w:rsidR="00CF7F83" w:rsidRPr="00CC24DD" w:rsidRDefault="00CF7F83" w:rsidP="00723635">
            <w:pPr>
              <w:pStyle w:val="aff3"/>
              <w:framePr w:wrap="around"/>
              <w:rPr>
                <w:color w:val="000000" w:themeColor="text1"/>
              </w:rPr>
            </w:pPr>
            <w:r w:rsidRPr="00CC24DD">
              <w:rPr>
                <w:color w:val="000000" w:themeColor="text1"/>
              </w:rPr>
              <w:t>-триггер старта и триггер останова программы</w:t>
            </w:r>
          </w:p>
        </w:tc>
      </w:tr>
      <w:tr w:rsidR="00CF7F83" w:rsidRPr="005769FF" w14:paraId="08F2057B" w14:textId="77777777" w:rsidTr="00642C11">
        <w:tc>
          <w:tcPr>
            <w:tcW w:w="2225" w:type="dxa"/>
            <w:vAlign w:val="center"/>
          </w:tcPr>
          <w:p w14:paraId="43B1BC19" w14:textId="77777777" w:rsidR="00CF7F83" w:rsidRPr="005769FF" w:rsidRDefault="00CF7F83" w:rsidP="00723635">
            <w:pPr>
              <w:pStyle w:val="aff3"/>
              <w:framePr w:wrap="around"/>
              <w:rPr>
                <w:lang w:val="en-US"/>
              </w:rPr>
            </w:pPr>
            <w:r w:rsidRPr="005769FF">
              <w:rPr>
                <w:lang w:val="en-US"/>
              </w:rPr>
              <w:t>Mode (</w:t>
            </w:r>
            <w:r w:rsidRPr="005769FF">
              <w:t>режим</w:t>
            </w:r>
            <w:r w:rsidRPr="005769FF">
              <w:rPr>
                <w:lang w:val="en-US"/>
              </w:rPr>
              <w:t>)</w:t>
            </w:r>
          </w:p>
        </w:tc>
        <w:tc>
          <w:tcPr>
            <w:tcW w:w="7409" w:type="dxa"/>
            <w:vAlign w:val="center"/>
          </w:tcPr>
          <w:p w14:paraId="1489E3BA" w14:textId="77777777" w:rsidR="00CF7F83" w:rsidRPr="005769FF" w:rsidRDefault="00CF7F83" w:rsidP="00723635">
            <w:pPr>
              <w:pStyle w:val="aff3"/>
              <w:framePr w:wrap="around"/>
            </w:pPr>
            <w:r w:rsidRPr="005769FF">
              <w:t>Шаг внутри программы. Программа состоит из нескольких шагов, для каждого из которых задается длительность, список заданий регуляторам, состояния выходных тегов. В каждой момент времени у любой программы может быть только один активный режим. Режимы могут сменяться по циклограмме (завершение времени на режиме), по триггерам или вручную (по команде оператора)</w:t>
            </w:r>
          </w:p>
        </w:tc>
      </w:tr>
      <w:tr w:rsidR="00CF7F83" w:rsidRPr="005769FF" w14:paraId="2975B178" w14:textId="77777777" w:rsidTr="00CC24DD">
        <w:trPr>
          <w:trHeight w:val="1163"/>
        </w:trPr>
        <w:tc>
          <w:tcPr>
            <w:tcW w:w="2225" w:type="dxa"/>
            <w:vAlign w:val="center"/>
          </w:tcPr>
          <w:p w14:paraId="47C8E7EC" w14:textId="77777777" w:rsidR="00CF7F83" w:rsidRPr="005769FF" w:rsidRDefault="00CF7F83" w:rsidP="00723635">
            <w:pPr>
              <w:pStyle w:val="aff3"/>
              <w:framePr w:wrap="around"/>
              <w:rPr>
                <w:lang w:val="en-US"/>
              </w:rPr>
            </w:pPr>
            <w:r w:rsidRPr="005769FF">
              <w:rPr>
                <w:lang w:val="en-US"/>
              </w:rPr>
              <w:t>Task (</w:t>
            </w:r>
            <w:r w:rsidRPr="005769FF">
              <w:t>задание регулятору</w:t>
            </w:r>
            <w:r w:rsidRPr="005769FF">
              <w:rPr>
                <w:lang w:val="en-US"/>
              </w:rPr>
              <w:t>)</w:t>
            </w:r>
          </w:p>
        </w:tc>
        <w:tc>
          <w:tcPr>
            <w:tcW w:w="7409" w:type="dxa"/>
            <w:vAlign w:val="center"/>
          </w:tcPr>
          <w:p w14:paraId="017610F8" w14:textId="77777777" w:rsidR="00CF7F83" w:rsidRPr="005769FF" w:rsidRDefault="00CF7F83" w:rsidP="00723635">
            <w:pPr>
              <w:pStyle w:val="aff3"/>
              <w:framePr w:wrap="around"/>
            </w:pPr>
            <w:r w:rsidRPr="005769FF">
              <w:t>Для каждого режима задается список заданий регуляторам. У режима существует несколько заданий (по числу регуляторов). Для каждого задания определяется значение и способ выхода на это значение (нулевая интерполяция, линейная или кубический сплайн)</w:t>
            </w:r>
          </w:p>
        </w:tc>
      </w:tr>
      <w:tr w:rsidR="00CF7F83" w:rsidRPr="005769FF" w14:paraId="7560FE4B" w14:textId="77777777" w:rsidTr="00642C11">
        <w:tc>
          <w:tcPr>
            <w:tcW w:w="2225" w:type="dxa"/>
            <w:vAlign w:val="center"/>
          </w:tcPr>
          <w:p w14:paraId="232604FD" w14:textId="77777777" w:rsidR="00CF7F83" w:rsidRPr="005769FF" w:rsidRDefault="00CF7F83" w:rsidP="00723635">
            <w:pPr>
              <w:pStyle w:val="aff3"/>
              <w:framePr w:wrap="around"/>
              <w:rPr>
                <w:lang w:val="en-US"/>
              </w:rPr>
            </w:pPr>
            <w:r w:rsidRPr="005769FF">
              <w:rPr>
                <w:lang w:val="en-US"/>
              </w:rPr>
              <w:t>Trigger (</w:t>
            </w:r>
            <w:r w:rsidRPr="005769FF">
              <w:t>триггер</w:t>
            </w:r>
            <w:r w:rsidRPr="005769FF">
              <w:rPr>
                <w:lang w:val="en-US"/>
              </w:rPr>
              <w:t>)</w:t>
            </w:r>
          </w:p>
        </w:tc>
        <w:tc>
          <w:tcPr>
            <w:tcW w:w="7409" w:type="dxa"/>
            <w:vAlign w:val="center"/>
          </w:tcPr>
          <w:p w14:paraId="049A2C54" w14:textId="77777777" w:rsidR="00CF7F83" w:rsidRPr="005769FF" w:rsidRDefault="00CF7F83" w:rsidP="00723635">
            <w:pPr>
              <w:pStyle w:val="aff3"/>
              <w:framePr w:wrap="around"/>
            </w:pPr>
            <w:r w:rsidRPr="005769FF">
              <w:t xml:space="preserve">Событие плагина, к которому можно привязать список действий, такие как отключить/включить другой триггер, стартовать/остановить программу, перейти на следующий или предыдущий режим программы и т.д. Триггер выполняется однократно при срабатывании. В плагине реализовано несколько типов триггеров: срабатывание по фронту/ спаду, по уровню (больше или меньше), таймер (срабатывает через заданное время после разрешения триггера). После срабатывания триггера, выполняются привязанные к нему </w:t>
            </w:r>
            <w:r>
              <w:t>д</w:t>
            </w:r>
            <w:r w:rsidRPr="005769FF">
              <w:t>ействия, после чего триггер сбрасывается.</w:t>
            </w:r>
          </w:p>
          <w:p w14:paraId="29A33625" w14:textId="77777777" w:rsidR="00CF7F83" w:rsidRPr="005769FF" w:rsidRDefault="00CF7F83" w:rsidP="00723635">
            <w:pPr>
              <w:pStyle w:val="aff3"/>
              <w:framePr w:wrap="around"/>
            </w:pPr>
            <w:r w:rsidRPr="005769FF">
              <w:t xml:space="preserve">В некоторых случаях необходимо организовать логические цепочки, т.е. выполнить какое-либо действие, например, запустить программу по сложному логическому условию. Для этого триггеры можно объединять в деревья, после чего родительский триггер не будет срабатывать до тех пор, пока не </w:t>
            </w:r>
            <w:r>
              <w:t>сработают все дочерние триггеры</w:t>
            </w:r>
          </w:p>
        </w:tc>
      </w:tr>
    </w:tbl>
    <w:p w14:paraId="25088B6E" w14:textId="77777777" w:rsidR="00CF7F83" w:rsidRDefault="00CF7F83" w:rsidP="00CF7F83"/>
    <w:p w14:paraId="53D9C6B6" w14:textId="77777777" w:rsidR="00CF7F83" w:rsidRPr="00A348E6" w:rsidRDefault="00CF7F83" w:rsidP="00CF7F83">
      <w:r>
        <w:t>4.1.2.3 Компонент «циклограмма режимов» может работать</w:t>
      </w:r>
      <w:r w:rsidRPr="0071214D">
        <w:t xml:space="preserve"> </w:t>
      </w:r>
      <w:r>
        <w:t xml:space="preserve">в 3 режимах, что определяется архитектурой ПО </w:t>
      </w:r>
      <w:r>
        <w:rPr>
          <w:lang w:val="en-US"/>
        </w:rPr>
        <w:t>Recorder</w:t>
      </w:r>
      <w:r w:rsidRPr="00A348E6">
        <w:t>:</w:t>
      </w:r>
    </w:p>
    <w:p w14:paraId="64A92675" w14:textId="7771043C" w:rsidR="00CF7F83" w:rsidRPr="004B7EC8" w:rsidRDefault="00CF7F83" w:rsidP="00642C11">
      <w:pPr>
        <w:pStyle w:val="a3"/>
      </w:pPr>
      <w:r>
        <w:t>настройка</w:t>
      </w:r>
      <w:r w:rsidRPr="004B7EC8">
        <w:t>;</w:t>
      </w:r>
    </w:p>
    <w:p w14:paraId="48353763" w14:textId="6654DF70" w:rsidR="00CF7F83" w:rsidRPr="004B7EC8" w:rsidRDefault="00CF7F83" w:rsidP="00642C11">
      <w:pPr>
        <w:pStyle w:val="a3"/>
      </w:pPr>
      <w:r>
        <w:t>останов</w:t>
      </w:r>
      <w:r w:rsidRPr="004B7EC8">
        <w:t>;</w:t>
      </w:r>
    </w:p>
    <w:p w14:paraId="3C9AA57C" w14:textId="41EB6787" w:rsidR="00CF7F83" w:rsidRDefault="00CF7F83" w:rsidP="00642C11">
      <w:pPr>
        <w:pStyle w:val="a3"/>
      </w:pPr>
      <w:r>
        <w:t>просмотр.</w:t>
      </w:r>
    </w:p>
    <w:p w14:paraId="13CB5BB1" w14:textId="77777777" w:rsidR="00CF7F83" w:rsidRPr="009C3196" w:rsidRDefault="00CF7F83" w:rsidP="00CF7F83">
      <w:pPr>
        <w:pStyle w:val="aff0"/>
        <w:ind w:left="0"/>
      </w:pPr>
      <w:r>
        <w:t>4.1.2.4 Алгоритм выполнения компонента «циклограмма режимов» показан на рисунке 2.</w:t>
      </w:r>
    </w:p>
    <w:p w14:paraId="5B3B20CD" w14:textId="77777777" w:rsidR="00A666D9" w:rsidRDefault="00CF7F83" w:rsidP="00642C11">
      <w:pPr>
        <w:pStyle w:val="affb"/>
      </w:pPr>
      <w:r>
        <w:object w:dxaOrig="11225" w:dyaOrig="5316" w14:anchorId="41983EAE">
          <v:shape id="_x0000_i1026" type="#_x0000_t75" style="width:488.65pt;height:247.75pt" o:ole="">
            <v:imagedata r:id="rId13" o:title=""/>
          </v:shape>
          <o:OLEObject Type="Embed" ProgID="Visio.Drawing.11" ShapeID="_x0000_i1026" DrawAspect="Content" ObjectID="_1851500243" r:id="rId14"/>
        </w:object>
      </w:r>
    </w:p>
    <w:p w14:paraId="7B896060" w14:textId="514B925F" w:rsidR="00CF7F83" w:rsidRPr="00A666D9" w:rsidRDefault="00CF7F83" w:rsidP="00642C11">
      <w:pPr>
        <w:pStyle w:val="affb"/>
      </w:pPr>
      <w:r w:rsidRPr="00A666D9">
        <w:t>Рисунок 2 - Алгоритм выполнения компонента «циклограмма режимов»</w:t>
      </w:r>
    </w:p>
    <w:p w14:paraId="08025038" w14:textId="77777777" w:rsidR="00642C11" w:rsidRDefault="00CF7F83" w:rsidP="00CF7F83">
      <w:r>
        <w:t xml:space="preserve">4.1.2.5 </w:t>
      </w:r>
      <w:r w:rsidRPr="00A348E6">
        <w:t>Основ</w:t>
      </w:r>
      <w:r>
        <w:t xml:space="preserve">ным режимом работы ПО </w:t>
      </w:r>
      <w:r>
        <w:rPr>
          <w:lang w:val="en-US"/>
        </w:rPr>
        <w:t>Recorder</w:t>
      </w:r>
      <w:r w:rsidRPr="00A348E6">
        <w:t xml:space="preserve"> </w:t>
      </w:r>
      <w:r>
        <w:t>и, соответственно, плагина является режим «Просмотр»</w:t>
      </w:r>
      <w:r w:rsidR="00642C11">
        <w:t>,</w:t>
      </w:r>
      <w:r>
        <w:t xml:space="preserve"> в котором программа осуществляет управление, анализирует и выдаёт значения в теги ПО</w:t>
      </w:r>
      <w:r w:rsidRPr="001D763D">
        <w:t xml:space="preserve"> </w:t>
      </w:r>
      <w:r>
        <w:rPr>
          <w:lang w:val="en-US"/>
        </w:rPr>
        <w:t>Recorder</w:t>
      </w:r>
      <w:r>
        <w:t>.</w:t>
      </w:r>
    </w:p>
    <w:p w14:paraId="6043433A" w14:textId="7480B08F" w:rsidR="00CF7F83" w:rsidRDefault="00CF7F83" w:rsidP="00CF7F83">
      <w:r>
        <w:t xml:space="preserve">Для отображения состояния программы используется механизм встраиваемых компонентов на формуляры ПО </w:t>
      </w:r>
      <w:r>
        <w:rPr>
          <w:lang w:val="en-US"/>
        </w:rPr>
        <w:t>Recorder</w:t>
      </w:r>
      <w:r w:rsidRPr="001D763D">
        <w:t>.</w:t>
      </w:r>
    </w:p>
    <w:p w14:paraId="0F76E7C2" w14:textId="4311A162" w:rsidR="00CF7F83" w:rsidRDefault="00CF7F83" w:rsidP="00CF7F83">
      <w:r>
        <w:t xml:space="preserve">4.1.2.6 Основное окно «циклограммы режимов» – «Пульт циклограммы», создается по нажатию на иконке </w:t>
      </w:r>
      <w:r w:rsidRPr="00374203">
        <w:rPr>
          <w:noProof/>
        </w:rPr>
        <w:drawing>
          <wp:inline distT="0" distB="0" distL="0" distR="0" wp14:anchorId="08A96066" wp14:editId="4F0DD4BA">
            <wp:extent cx="190500" cy="190500"/>
            <wp:effectExtent l="0" t="0" r="0" b="0"/>
            <wp:docPr id="1693816385" name="Рисунок 34" descr="G:\oburec\project2010\2011\иконки\my\48\pult_4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 descr="G:\oburec\project2010\2011\иконки\my\48\pult_48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5FA5AF3A" w14:textId="77777777" w:rsidR="00CF7F83" w:rsidRDefault="00CF7F83" w:rsidP="00CF7F83">
      <w:r>
        <w:t>4.1.2.7 Внешний вид окна «Пульт циклограммы» показан на рисунке 3.</w:t>
      </w:r>
    </w:p>
    <w:p w14:paraId="72403549" w14:textId="654C152D" w:rsidR="00CF7F83" w:rsidRDefault="00CF7F83" w:rsidP="00642C11">
      <w:pPr>
        <w:pStyle w:val="affb"/>
        <w:rPr>
          <w:noProof/>
        </w:rPr>
      </w:pPr>
      <w:r w:rsidRPr="00374203">
        <w:rPr>
          <w:noProof/>
        </w:rPr>
        <w:drawing>
          <wp:inline distT="0" distB="0" distL="0" distR="0" wp14:anchorId="64E3CB98" wp14:editId="1F6CB235">
            <wp:extent cx="6197496" cy="3086100"/>
            <wp:effectExtent l="0" t="0" r="0" b="0"/>
            <wp:docPr id="548313843" name="Рисунок 33" descr="G:\oburec\data\mbase\руководство\screens\Image 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 descr="G:\oburec\data\mbase\руководство\screens\Image 13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895" cy="30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1CF8" w14:textId="77777777" w:rsidR="00CF7F83" w:rsidRDefault="00CF7F83" w:rsidP="00642C11">
      <w:pPr>
        <w:pStyle w:val="affb"/>
        <w:rPr>
          <w:noProof/>
        </w:rPr>
      </w:pPr>
      <w:r>
        <w:rPr>
          <w:noProof/>
        </w:rPr>
        <w:t>Рисунок 3 – Внешний вид окна «Пульт циклограммы»</w:t>
      </w:r>
    </w:p>
    <w:p w14:paraId="23E91BDB" w14:textId="77777777" w:rsidR="00CF7F83" w:rsidRDefault="00CF7F83" w:rsidP="00CF7F83">
      <w:pPr>
        <w:rPr>
          <w:noProof/>
        </w:rPr>
      </w:pPr>
      <w:r>
        <w:rPr>
          <w:noProof/>
        </w:rPr>
        <w:lastRenderedPageBreak/>
        <w:t>4.1.2.8 Описание элементов окна «пульт циклограммы» приведено в таблице 2.</w:t>
      </w:r>
    </w:p>
    <w:p w14:paraId="40DE5828" w14:textId="77777777" w:rsidR="00CF7F83" w:rsidRDefault="00CF7F83" w:rsidP="00A666D9">
      <w:pPr>
        <w:pStyle w:val="afff5"/>
      </w:pPr>
      <w:r>
        <w:rPr>
          <w:noProof/>
        </w:rPr>
        <w:t>Таблица 2 – Описание элементов окна «пульт циклограммы»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7357"/>
      </w:tblGrid>
      <w:tr w:rsidR="00CF7F83" w:rsidRPr="005769FF" w14:paraId="30FC22EE" w14:textId="77777777" w:rsidTr="00642C11">
        <w:trPr>
          <w:trHeight w:val="559"/>
        </w:trPr>
        <w:tc>
          <w:tcPr>
            <w:tcW w:w="2235" w:type="dxa"/>
            <w:tcBorders>
              <w:bottom w:val="double" w:sz="4" w:space="0" w:color="auto"/>
            </w:tcBorders>
            <w:vAlign w:val="center"/>
          </w:tcPr>
          <w:p w14:paraId="2CE8C7D4" w14:textId="77777777" w:rsidR="00CF7F83" w:rsidRPr="005769FF" w:rsidRDefault="00CF7F83" w:rsidP="00642C11">
            <w:pPr>
              <w:pStyle w:val="aff3"/>
              <w:framePr w:wrap="around"/>
              <w:jc w:val="center"/>
            </w:pPr>
            <w:r w:rsidRPr="005769FF">
              <w:t>Наименование</w:t>
            </w:r>
          </w:p>
        </w:tc>
        <w:tc>
          <w:tcPr>
            <w:tcW w:w="7761" w:type="dxa"/>
            <w:tcBorders>
              <w:bottom w:val="double" w:sz="4" w:space="0" w:color="auto"/>
            </w:tcBorders>
            <w:vAlign w:val="center"/>
          </w:tcPr>
          <w:p w14:paraId="7946ECEC" w14:textId="77777777" w:rsidR="00CF7F83" w:rsidRPr="005769FF" w:rsidRDefault="00CF7F83" w:rsidP="00642C11">
            <w:pPr>
              <w:pStyle w:val="aff3"/>
              <w:framePr w:wrap="around"/>
              <w:jc w:val="center"/>
            </w:pPr>
            <w:r w:rsidRPr="005769FF">
              <w:t>Назначение</w:t>
            </w:r>
          </w:p>
        </w:tc>
      </w:tr>
      <w:tr w:rsidR="00CF7F83" w:rsidRPr="005769FF" w14:paraId="5A393F82" w14:textId="77777777" w:rsidTr="00642C11">
        <w:tc>
          <w:tcPr>
            <w:tcW w:w="2235" w:type="dxa"/>
            <w:tcBorders>
              <w:top w:val="double" w:sz="4" w:space="0" w:color="auto"/>
            </w:tcBorders>
            <w:vAlign w:val="center"/>
          </w:tcPr>
          <w:p w14:paraId="53D4CE6A" w14:textId="369B233E" w:rsidR="00CF7F83" w:rsidRPr="005769FF" w:rsidRDefault="00CF7F83" w:rsidP="00642C11">
            <w:pPr>
              <w:pStyle w:val="aff3"/>
              <w:framePr w:wrap="around"/>
            </w:pPr>
            <w:r w:rsidRPr="005769FF">
              <w:t>Кнопка «</w:t>
            </w:r>
            <w:r w:rsidRPr="005769FF">
              <w:rPr>
                <w:lang w:val="en-US"/>
              </w:rPr>
              <w:t>Play</w:t>
            </w:r>
            <w:r w:rsidRPr="005769FF">
              <w:t>»</w:t>
            </w:r>
            <w:r w:rsidRPr="005769FF">
              <w:rPr>
                <w:noProof/>
              </w:rPr>
              <w:drawing>
                <wp:inline distT="0" distB="0" distL="0" distR="0" wp14:anchorId="12067C4F" wp14:editId="2DF8A33D">
                  <wp:extent cx="238125" cy="238125"/>
                  <wp:effectExtent l="0" t="0" r="9525" b="9525"/>
                  <wp:docPr id="94386425" name="Рисунок 32" descr="G:\oburec\project2010\2011\иконки\my\48\Play_48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G:\oburec\project2010\2011\иконки\my\48\Play_48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1" w:type="dxa"/>
            <w:tcBorders>
              <w:top w:val="double" w:sz="4" w:space="0" w:color="auto"/>
            </w:tcBorders>
            <w:vAlign w:val="center"/>
          </w:tcPr>
          <w:p w14:paraId="25FF9D10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После нажатия кнопки за</w:t>
            </w:r>
            <w:r>
              <w:t>пускается «циклограмма режимов»</w:t>
            </w:r>
          </w:p>
        </w:tc>
      </w:tr>
      <w:tr w:rsidR="00CF7F83" w:rsidRPr="005769FF" w14:paraId="7D54E61F" w14:textId="77777777" w:rsidTr="00642C11">
        <w:tc>
          <w:tcPr>
            <w:tcW w:w="2235" w:type="dxa"/>
            <w:vAlign w:val="center"/>
          </w:tcPr>
          <w:p w14:paraId="6146501E" w14:textId="758D913B" w:rsidR="00CF7F83" w:rsidRPr="005769FF" w:rsidRDefault="00CF7F83" w:rsidP="00642C11">
            <w:pPr>
              <w:pStyle w:val="aff3"/>
              <w:framePr w:wrap="around"/>
            </w:pPr>
            <w:r w:rsidRPr="005769FF">
              <w:t>Кнопка «Пауза»</w:t>
            </w:r>
            <w:r w:rsidRPr="005769FF">
              <w:rPr>
                <w:noProof/>
              </w:rPr>
              <w:t xml:space="preserve"> </w:t>
            </w:r>
            <w:r w:rsidRPr="005769FF">
              <w:rPr>
                <w:noProof/>
              </w:rPr>
              <w:drawing>
                <wp:inline distT="0" distB="0" distL="0" distR="0" wp14:anchorId="1DDBA05E" wp14:editId="530B5A21">
                  <wp:extent cx="228600" cy="228600"/>
                  <wp:effectExtent l="0" t="0" r="0" b="0"/>
                  <wp:docPr id="1719654444" name="Рисунок 31" descr="G:\oburec\project2010\2011\иконки\my\48\Pause_48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G:\oburec\project2010\2011\иконки\my\48\Pause_48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1" w:type="dxa"/>
            <w:vAlign w:val="center"/>
          </w:tcPr>
          <w:p w14:paraId="617C6C55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После нажатия кнопки «циклограмма режимов» приостанавливается, но регуляторы продолжают работать. Все программы остаются на текущем режиме. В режиме «паузы» можно вручную поменять задание регулятору на панели «Список регуляторов» или поменять со</w:t>
            </w:r>
            <w:r>
              <w:t>стояние регулятора (вкл./выкл.)</w:t>
            </w:r>
          </w:p>
        </w:tc>
      </w:tr>
      <w:tr w:rsidR="00CF7F83" w:rsidRPr="005769FF" w14:paraId="31551D95" w14:textId="77777777" w:rsidTr="00642C11">
        <w:tc>
          <w:tcPr>
            <w:tcW w:w="2235" w:type="dxa"/>
            <w:vAlign w:val="center"/>
          </w:tcPr>
          <w:p w14:paraId="3D0D2D05" w14:textId="5ED1DE76" w:rsidR="00CF7F83" w:rsidRPr="005769FF" w:rsidRDefault="00CF7F83" w:rsidP="00642C11">
            <w:pPr>
              <w:pStyle w:val="aff3"/>
              <w:framePr w:wrap="around"/>
            </w:pPr>
            <w:r w:rsidRPr="005769FF">
              <w:t>Кнопка «Стоп»</w:t>
            </w:r>
            <w:r w:rsidRPr="005769FF">
              <w:rPr>
                <w:noProof/>
              </w:rPr>
              <w:t xml:space="preserve"> </w:t>
            </w:r>
            <w:r w:rsidRPr="005769FF">
              <w:rPr>
                <w:noProof/>
              </w:rPr>
              <w:drawing>
                <wp:inline distT="0" distB="0" distL="0" distR="0" wp14:anchorId="0DA3FC6F" wp14:editId="2A92DA6A">
                  <wp:extent cx="209550" cy="209550"/>
                  <wp:effectExtent l="0" t="0" r="0" b="0"/>
                  <wp:docPr id="738123117" name="Рисунок 30" descr="G:\oburec\project2010\2011\иконки\my\48\Stop_48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G:\oburec\project2010\2011\иконки\my\48\Stop_48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1" w:type="dxa"/>
            <w:vAlign w:val="center"/>
          </w:tcPr>
          <w:p w14:paraId="3D84F91A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Останавливает «циклограмму режимов». После выхода из останова все программы начнутся с первого режима!</w:t>
            </w:r>
          </w:p>
        </w:tc>
      </w:tr>
      <w:tr w:rsidR="00CF7F83" w:rsidRPr="005769FF" w14:paraId="7A885B96" w14:textId="77777777" w:rsidTr="00642C11">
        <w:tc>
          <w:tcPr>
            <w:tcW w:w="2235" w:type="dxa"/>
            <w:vAlign w:val="center"/>
          </w:tcPr>
          <w:p w14:paraId="295CAD61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«Список регуляторов»</w:t>
            </w:r>
          </w:p>
        </w:tc>
        <w:tc>
          <w:tcPr>
            <w:tcW w:w="7761" w:type="dxa"/>
            <w:vAlign w:val="center"/>
          </w:tcPr>
          <w:p w14:paraId="63742A51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Отображает состояние регуляторов (текущее задание, значение обратной связи и вкл./выкл.). В режиме паузы циклограммы режимов, можно вручную поменять задание </w:t>
            </w:r>
            <w:r>
              <w:t>или состояние любого регулятора</w:t>
            </w:r>
          </w:p>
        </w:tc>
      </w:tr>
      <w:tr w:rsidR="00CF7F83" w:rsidRPr="005769FF" w14:paraId="5FFE0493" w14:textId="77777777" w:rsidTr="00642C11">
        <w:tc>
          <w:tcPr>
            <w:tcW w:w="2235" w:type="dxa"/>
            <w:vAlign w:val="center"/>
          </w:tcPr>
          <w:p w14:paraId="5C2E747D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«Список режимов»</w:t>
            </w:r>
          </w:p>
        </w:tc>
        <w:tc>
          <w:tcPr>
            <w:tcW w:w="7761" w:type="dxa"/>
            <w:vAlign w:val="center"/>
          </w:tcPr>
          <w:p w14:paraId="7D37C7EF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список режимов отображает списки режимов по каждой из программ, а также отображает активные режимы. Двойным щелчком мыши можно поменять активный режим вручную</w:t>
            </w:r>
          </w:p>
        </w:tc>
      </w:tr>
      <w:tr w:rsidR="00CF7F83" w:rsidRPr="005769FF" w14:paraId="7E0D040D" w14:textId="77777777" w:rsidTr="00642C11">
        <w:tc>
          <w:tcPr>
            <w:tcW w:w="2235" w:type="dxa"/>
            <w:vAlign w:val="center"/>
          </w:tcPr>
          <w:p w14:paraId="2F0252D8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«Список триггеров»</w:t>
            </w:r>
          </w:p>
        </w:tc>
        <w:tc>
          <w:tcPr>
            <w:tcW w:w="7761" w:type="dxa"/>
            <w:vAlign w:val="center"/>
          </w:tcPr>
          <w:p w14:paraId="07310156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Отладочная панель позволяет просматривать срабатывание триггеров. Зеленым цветом отображаются сработавшие триггеры, желтым – триггеры, которые сработали, но у которых дочерние триггеры на</w:t>
            </w:r>
            <w:r>
              <w:t>ходятся в ожидании срабатывания</w:t>
            </w:r>
          </w:p>
        </w:tc>
      </w:tr>
    </w:tbl>
    <w:p w14:paraId="54614F52" w14:textId="77777777" w:rsidR="00CF7F83" w:rsidRDefault="00CF7F83" w:rsidP="00CF7F83"/>
    <w:p w14:paraId="342CEC82" w14:textId="77777777" w:rsidR="00CF7F83" w:rsidRDefault="00CF7F83" w:rsidP="00CF7F83">
      <w:r>
        <w:t>4.1.2.9 Настройка компонента «циклограмма режимов»</w:t>
      </w:r>
    </w:p>
    <w:p w14:paraId="3A7A0A66" w14:textId="77777777" w:rsidR="00CF7F83" w:rsidRDefault="00CF7F83" w:rsidP="00CF7F83">
      <w:r>
        <w:t xml:space="preserve">4.1.2.9.1 Для входа в настройку плагина необходимо зайти в настройку ПО </w:t>
      </w:r>
      <w:r>
        <w:rPr>
          <w:lang w:val="en-US"/>
        </w:rPr>
        <w:t>Recorder</w:t>
      </w:r>
      <w:r>
        <w:t>, перейти на вкладку плагины и двойным щелчком по названию плагина (</w:t>
      </w:r>
      <w:proofErr w:type="spellStart"/>
      <w:r>
        <w:rPr>
          <w:lang w:val="en-US"/>
        </w:rPr>
        <w:t>plgControlCyclogram</w:t>
      </w:r>
      <w:proofErr w:type="spellEnd"/>
      <w:r>
        <w:t>)</w:t>
      </w:r>
      <w:r w:rsidRPr="009E73B9">
        <w:t>,</w:t>
      </w:r>
      <w:r>
        <w:t xml:space="preserve"> открыть настройку</w:t>
      </w:r>
      <w:r w:rsidRPr="009E73B9">
        <w:t>.</w:t>
      </w:r>
    </w:p>
    <w:p w14:paraId="76EDB65B" w14:textId="16CA078C" w:rsidR="00CF7F83" w:rsidRDefault="00CF7F83" w:rsidP="00CF7F83">
      <w:r>
        <w:t>4.1.2.9.2 Окно настройки компонента «циклограмма режимов» показан</w:t>
      </w:r>
      <w:r w:rsidR="00A666D9">
        <w:t>о</w:t>
      </w:r>
      <w:r>
        <w:t xml:space="preserve"> на рисунке 4.</w:t>
      </w:r>
    </w:p>
    <w:p w14:paraId="1879AFF5" w14:textId="77777777" w:rsidR="00CF7F83" w:rsidRDefault="00CF7F83" w:rsidP="00642C11">
      <w:pPr>
        <w:pStyle w:val="affb"/>
      </w:pPr>
      <w:r>
        <w:object w:dxaOrig="17551" w:dyaOrig="12385" w14:anchorId="6717F056">
          <v:shape id="_x0000_i1027" type="#_x0000_t75" style="width:424.6pt;height:246.7pt" o:ole="">
            <v:imagedata r:id="rId20" o:title=""/>
          </v:shape>
          <o:OLEObject Type="Embed" ProgID="Visio.Drawing.11" ShapeID="_x0000_i1027" DrawAspect="Content" ObjectID="_1851500244" r:id="rId21"/>
        </w:object>
      </w:r>
    </w:p>
    <w:p w14:paraId="0F5FF6E4" w14:textId="77777777" w:rsidR="00CF7F83" w:rsidRDefault="00CF7F83" w:rsidP="00642C11">
      <w:pPr>
        <w:pStyle w:val="affb"/>
      </w:pPr>
      <w:r>
        <w:t>Рисунок 4 – Окно настройки компонента «циклограмма режимов»</w:t>
      </w:r>
    </w:p>
    <w:p w14:paraId="6F8F34BC" w14:textId="77777777" w:rsidR="00CF7F83" w:rsidRDefault="00CF7F83" w:rsidP="00CF7F83">
      <w:r>
        <w:lastRenderedPageBreak/>
        <w:t>4.1.2.9.3 Назначение элементов окна настройки компонента «циклограмма режимов» приведено в таблице 3.</w:t>
      </w:r>
    </w:p>
    <w:p w14:paraId="63E6FB11" w14:textId="768D6A73" w:rsidR="00CF7F83" w:rsidRPr="00642C11" w:rsidRDefault="00CF7F83" w:rsidP="003411A0">
      <w:pPr>
        <w:pStyle w:val="afff5"/>
      </w:pPr>
      <w:r w:rsidRPr="00642C11">
        <w:t>Таблица 3 - Назначение элементов окна настройки компонента «</w:t>
      </w:r>
      <w:r w:rsidR="00A666D9">
        <w:t>Ц</w:t>
      </w:r>
      <w:r w:rsidRPr="00642C11">
        <w:t>иклограмма</w:t>
      </w:r>
      <w:r w:rsidR="00642C11" w:rsidRPr="00642C11">
        <w:t xml:space="preserve"> </w:t>
      </w:r>
      <w:r w:rsidRPr="00642C11">
        <w:t>режимов»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7825"/>
      </w:tblGrid>
      <w:tr w:rsidR="00CF7F83" w:rsidRPr="005769FF" w14:paraId="27195E00" w14:textId="77777777" w:rsidTr="00A666D9">
        <w:trPr>
          <w:trHeight w:val="422"/>
        </w:trPr>
        <w:tc>
          <w:tcPr>
            <w:tcW w:w="2093" w:type="dxa"/>
            <w:tcBorders>
              <w:bottom w:val="double" w:sz="4" w:space="0" w:color="auto"/>
            </w:tcBorders>
            <w:vAlign w:val="center"/>
          </w:tcPr>
          <w:p w14:paraId="2F3AB53C" w14:textId="77777777" w:rsidR="00CF7F83" w:rsidRPr="005769FF" w:rsidRDefault="00CF7F83" w:rsidP="003411A0">
            <w:pPr>
              <w:pStyle w:val="aff3"/>
              <w:framePr w:wrap="around"/>
              <w:jc w:val="center"/>
            </w:pPr>
            <w:r w:rsidRPr="005769FF">
              <w:t>Наименование</w:t>
            </w:r>
          </w:p>
        </w:tc>
        <w:tc>
          <w:tcPr>
            <w:tcW w:w="7825" w:type="dxa"/>
            <w:tcBorders>
              <w:bottom w:val="double" w:sz="4" w:space="0" w:color="auto"/>
            </w:tcBorders>
            <w:vAlign w:val="center"/>
          </w:tcPr>
          <w:p w14:paraId="7A479483" w14:textId="77777777" w:rsidR="00CF7F83" w:rsidRPr="005769FF" w:rsidRDefault="00CF7F83" w:rsidP="003411A0">
            <w:pPr>
              <w:pStyle w:val="aff3"/>
              <w:framePr w:wrap="around"/>
              <w:jc w:val="center"/>
            </w:pPr>
            <w:r w:rsidRPr="005769FF">
              <w:t>Назначение</w:t>
            </w:r>
          </w:p>
        </w:tc>
      </w:tr>
      <w:tr w:rsidR="00CF7F83" w:rsidRPr="005769FF" w14:paraId="72C9A55D" w14:textId="77777777" w:rsidTr="00A666D9">
        <w:tc>
          <w:tcPr>
            <w:tcW w:w="2093" w:type="dxa"/>
            <w:tcBorders>
              <w:top w:val="double" w:sz="4" w:space="0" w:color="auto"/>
            </w:tcBorders>
            <w:vAlign w:val="center"/>
          </w:tcPr>
          <w:p w14:paraId="1337FBF2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Список регуляторов</w:t>
            </w:r>
          </w:p>
        </w:tc>
        <w:tc>
          <w:tcPr>
            <w:tcW w:w="7825" w:type="dxa"/>
            <w:tcBorders>
              <w:top w:val="double" w:sz="4" w:space="0" w:color="auto"/>
            </w:tcBorders>
            <w:vAlign w:val="center"/>
          </w:tcPr>
          <w:p w14:paraId="65C93380" w14:textId="77777777" w:rsidR="00CF7F83" w:rsidRPr="005769FF" w:rsidRDefault="00CF7F83" w:rsidP="00642C11">
            <w:pPr>
              <w:pStyle w:val="aff3"/>
              <w:framePr w:wrap="around"/>
            </w:pPr>
            <w:bookmarkStart w:id="52" w:name="OLE_LINK7"/>
            <w:bookmarkStart w:id="53" w:name="OLE_LINK8"/>
            <w:r w:rsidRPr="005769FF">
              <w:t>Служит для отображения созданных регуляторов и отображения их свойств при выборе регулятора. Также позволяет удалить выбранные регуляторы по кнопке «</w:t>
            </w:r>
            <w:r w:rsidRPr="005769FF">
              <w:rPr>
                <w:lang w:val="en-US"/>
              </w:rPr>
              <w:t>Delete</w:t>
            </w:r>
            <w:r w:rsidRPr="005769FF">
              <w:t>». Перетаскивание выбранных регуляторов (</w:t>
            </w:r>
            <w:r w:rsidRPr="005769FF">
              <w:rPr>
                <w:lang w:val="en-US"/>
              </w:rPr>
              <w:t>Drag</w:t>
            </w:r>
            <w:r w:rsidRPr="005769FF">
              <w:t>&amp;</w:t>
            </w:r>
            <w:r w:rsidRPr="005769FF">
              <w:rPr>
                <w:lang w:val="en-US"/>
              </w:rPr>
              <w:t>Drop</w:t>
            </w:r>
            <w:r w:rsidRPr="005769FF">
              <w:t>) в дерево объектов циклограммы, позволяет «привязать» регуляторы к конкретной программе</w:t>
            </w:r>
            <w:bookmarkEnd w:id="52"/>
            <w:bookmarkEnd w:id="53"/>
          </w:p>
        </w:tc>
      </w:tr>
      <w:tr w:rsidR="00CF7F83" w:rsidRPr="005769FF" w14:paraId="0E721BEB" w14:textId="77777777" w:rsidTr="00A666D9">
        <w:tc>
          <w:tcPr>
            <w:tcW w:w="2093" w:type="dxa"/>
            <w:vAlign w:val="center"/>
          </w:tcPr>
          <w:p w14:paraId="3CD9E842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добавления регуляторов/изменения свойств</w:t>
            </w:r>
          </w:p>
        </w:tc>
        <w:tc>
          <w:tcPr>
            <w:tcW w:w="7825" w:type="dxa"/>
            <w:vAlign w:val="center"/>
          </w:tcPr>
          <w:p w14:paraId="0EAFEF0A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Добавить регулятор</w:t>
            </w:r>
            <w:r w:rsidRPr="005769FF">
              <w:rPr>
                <w:lang w:val="en-US"/>
              </w:rPr>
              <w:t xml:space="preserve">/ </w:t>
            </w:r>
            <w:r>
              <w:t>поменять свойства</w:t>
            </w:r>
          </w:p>
        </w:tc>
      </w:tr>
      <w:tr w:rsidR="00CF7F83" w:rsidRPr="005769FF" w14:paraId="08AE3AB4" w14:textId="77777777" w:rsidTr="00A666D9">
        <w:trPr>
          <w:trHeight w:val="2171"/>
        </w:trPr>
        <w:tc>
          <w:tcPr>
            <w:tcW w:w="2093" w:type="dxa"/>
            <w:vAlign w:val="center"/>
          </w:tcPr>
          <w:p w14:paraId="4AA5AC36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свойств регулятора</w:t>
            </w:r>
          </w:p>
        </w:tc>
        <w:tc>
          <w:tcPr>
            <w:tcW w:w="7825" w:type="dxa"/>
            <w:vAlign w:val="center"/>
          </w:tcPr>
          <w:p w14:paraId="50CC630A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Имя регулятора – идентификатор регулятора, отображается в окне</w:t>
            </w:r>
            <w:r>
              <w:br/>
            </w:r>
            <w:r w:rsidRPr="005769FF">
              <w:t>«Пульт циклограммы» в колонке «Регулятор»;</w:t>
            </w:r>
          </w:p>
          <w:p w14:paraId="4C006527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Обратная связь </w:t>
            </w:r>
            <w:bookmarkStart w:id="54" w:name="OLE_LINK1"/>
            <w:bookmarkStart w:id="55" w:name="OLE_LINK2"/>
            <w:r w:rsidRPr="005769FF">
              <w:t xml:space="preserve">– </w:t>
            </w:r>
            <w:bookmarkEnd w:id="54"/>
            <w:bookmarkEnd w:id="55"/>
            <w:r w:rsidRPr="005769FF">
              <w:t>фактическое (измеренное значение) датчика обратной связи, характеризующее отработку регулятором управляющего воздействия. В окне «Пульт циклограммы» отображается в колонке «Измерено»</w:t>
            </w:r>
            <w:bookmarkStart w:id="56" w:name="OLE_LINK3"/>
            <w:bookmarkStart w:id="57" w:name="OLE_LINK4"/>
            <w:r w:rsidRPr="005769FF">
              <w:t xml:space="preserve">; поддерживает </w:t>
            </w:r>
            <w:r w:rsidRPr="005769FF">
              <w:rPr>
                <w:lang w:val="en-US"/>
              </w:rPr>
              <w:t>Drag</w:t>
            </w:r>
            <w:r w:rsidRPr="005769FF">
              <w:t>&amp;</w:t>
            </w:r>
            <w:r w:rsidRPr="005769FF">
              <w:rPr>
                <w:lang w:val="en-US"/>
              </w:rPr>
              <w:t>Drop</w:t>
            </w:r>
            <w:r w:rsidRPr="005769FF">
              <w:t xml:space="preserve"> из списка тегов.</w:t>
            </w:r>
            <w:bookmarkEnd w:id="56"/>
            <w:bookmarkEnd w:id="57"/>
          </w:p>
          <w:p w14:paraId="46355FEF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Канал ЦАП – в окне «Пульт циклограммы» отображается в колонке «Задание»; поддерживает </w:t>
            </w:r>
            <w:r w:rsidRPr="005769FF">
              <w:rPr>
                <w:lang w:val="en-US"/>
              </w:rPr>
              <w:t>Drag</w:t>
            </w:r>
            <w:r w:rsidRPr="005769FF">
              <w:t>&amp;</w:t>
            </w:r>
            <w:r w:rsidRPr="005769FF">
              <w:rPr>
                <w:lang w:val="en-US"/>
              </w:rPr>
              <w:t>Drop</w:t>
            </w:r>
            <w:r w:rsidRPr="005769FF">
              <w:t xml:space="preserve"> из списка тегов</w:t>
            </w:r>
          </w:p>
        </w:tc>
      </w:tr>
      <w:tr w:rsidR="00CF7F83" w:rsidRPr="005769FF" w14:paraId="6E3D7333" w14:textId="77777777" w:rsidTr="00A666D9">
        <w:trPr>
          <w:trHeight w:val="1409"/>
        </w:trPr>
        <w:tc>
          <w:tcPr>
            <w:tcW w:w="2093" w:type="dxa"/>
            <w:vAlign w:val="center"/>
          </w:tcPr>
          <w:p w14:paraId="1F0ECDEE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дерево программ</w:t>
            </w:r>
          </w:p>
        </w:tc>
        <w:tc>
          <w:tcPr>
            <w:tcW w:w="7825" w:type="dxa"/>
            <w:vAlign w:val="center"/>
          </w:tcPr>
          <w:p w14:paraId="15FEE254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Служит для отображения структуры циклограммы режимов, а также выбора объектов, которые необходимо удалить (по кнопке </w:t>
            </w:r>
            <w:r w:rsidRPr="005769FF">
              <w:rPr>
                <w:lang w:val="en-US"/>
              </w:rPr>
              <w:t>Delete</w:t>
            </w:r>
            <w:r w:rsidRPr="005769FF">
              <w:t xml:space="preserve">) или отобразить/поменять свойства. Панель поддерживает </w:t>
            </w:r>
            <w:r w:rsidRPr="005769FF">
              <w:rPr>
                <w:lang w:val="en-US"/>
              </w:rPr>
              <w:t>Drag</w:t>
            </w:r>
            <w:r w:rsidRPr="005769FF">
              <w:t>&amp;</w:t>
            </w:r>
            <w:r w:rsidRPr="005769FF">
              <w:rPr>
                <w:lang w:val="en-US"/>
              </w:rPr>
              <w:t>Drop</w:t>
            </w:r>
            <w:r w:rsidRPr="005769FF">
              <w:t xml:space="preserve"> из списка регуляторов на объекты программ (в этом случае программа становится владельцем регулятора)</w:t>
            </w:r>
          </w:p>
        </w:tc>
      </w:tr>
      <w:tr w:rsidR="00CF7F83" w:rsidRPr="005769FF" w14:paraId="51A9258A" w14:textId="77777777" w:rsidTr="00A666D9">
        <w:tc>
          <w:tcPr>
            <w:tcW w:w="2093" w:type="dxa"/>
            <w:vAlign w:val="center"/>
          </w:tcPr>
          <w:p w14:paraId="46795EB1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свойств объектов циклограммы режимов</w:t>
            </w:r>
          </w:p>
        </w:tc>
        <w:tc>
          <w:tcPr>
            <w:tcW w:w="7825" w:type="dxa"/>
            <w:vAlign w:val="center"/>
          </w:tcPr>
          <w:p w14:paraId="39328D2F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Панель содержит 2 вкладки: программы и режимы. Выбор вкладки определяет какой объект будет добавлен в циклограмму режимов при нажатии кнопки «+».</w:t>
            </w:r>
          </w:p>
          <w:p w14:paraId="635F1897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На вкладке «Программы» задается имя программы, число повторений и триггеры, которые позволяют стартовать или останавливать программу. Если программа имеет «Старт триггер» или не включена галочка «Старт при запуске», программа при запуске циклограммы будет стоять на паузе до срабатывания разблокирующего триггера. </w:t>
            </w:r>
          </w:p>
          <w:p w14:paraId="523F54DC" w14:textId="28C4F83F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Также на вкладке «Программы» расположена кнопка «Редактирование программы» </w:t>
            </w:r>
            <w:r w:rsidRPr="005769FF">
              <w:rPr>
                <w:noProof/>
              </w:rPr>
              <w:drawing>
                <wp:inline distT="0" distB="0" distL="0" distR="0" wp14:anchorId="1C6BEE0F" wp14:editId="1CD16965">
                  <wp:extent cx="314325" cy="304800"/>
                  <wp:effectExtent l="0" t="0" r="9525" b="0"/>
                  <wp:docPr id="462630964" name="Рисунок 29" descr="G:\screens\Image 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G:\screens\Image 1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69FF">
              <w:t>, которая вызывает форму позволяющую настроить поведение регуляторов в программе в графическом виде.</w:t>
            </w:r>
            <w:r w:rsidRPr="005769FF">
              <w:rPr>
                <w:noProof/>
              </w:rPr>
              <w:t xml:space="preserve"> </w:t>
            </w:r>
          </w:p>
          <w:p w14:paraId="62A76D5D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На вкладке «Режимы» задаются: имя режима, длительность, триггер перехода на следующий режим, триггер старт режима (переход на режим из любой точки выполняемой программы).</w:t>
            </w:r>
          </w:p>
          <w:p w14:paraId="4C1B62C6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Компонент «Список каналов» на вкладке режимы отображает состояние выходных каналов на данном режиме. Таблица поддерживает </w:t>
            </w:r>
            <w:r w:rsidRPr="005769FF">
              <w:rPr>
                <w:lang w:val="en-US"/>
              </w:rPr>
              <w:t xml:space="preserve">Drag&amp;Drop </w:t>
            </w:r>
            <w:r w:rsidRPr="005769FF">
              <w:t>из списка</w:t>
            </w:r>
            <w:r>
              <w:t xml:space="preserve"> каналов</w:t>
            </w:r>
          </w:p>
        </w:tc>
      </w:tr>
      <w:tr w:rsidR="00CF7F83" w:rsidRPr="005769FF" w14:paraId="789FE20F" w14:textId="77777777" w:rsidTr="00A666D9">
        <w:tc>
          <w:tcPr>
            <w:tcW w:w="2093" w:type="dxa"/>
            <w:vAlign w:val="center"/>
          </w:tcPr>
          <w:p w14:paraId="6111F047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>Список каналов</w:t>
            </w:r>
          </w:p>
        </w:tc>
        <w:tc>
          <w:tcPr>
            <w:tcW w:w="7825" w:type="dxa"/>
            <w:vAlign w:val="center"/>
          </w:tcPr>
          <w:p w14:paraId="083BC922" w14:textId="77777777" w:rsidR="00CF7F83" w:rsidRPr="005769FF" w:rsidRDefault="00CF7F83" w:rsidP="00642C11">
            <w:pPr>
              <w:pStyle w:val="aff3"/>
              <w:framePr w:wrap="around"/>
            </w:pPr>
            <w:r w:rsidRPr="005769FF">
              <w:t xml:space="preserve">Отображает список тегов </w:t>
            </w:r>
            <w:r>
              <w:t xml:space="preserve">ПО </w:t>
            </w:r>
            <w:r w:rsidRPr="005769FF">
              <w:rPr>
                <w:lang w:val="en-US"/>
              </w:rPr>
              <w:t>Recorder</w:t>
            </w:r>
            <w:r w:rsidRPr="005769FF">
              <w:t xml:space="preserve"> с возможностью фильтрации отображаемых тегов по имени и по свойствам тегов. Поддерживает </w:t>
            </w:r>
            <w:r w:rsidRPr="005769FF">
              <w:rPr>
                <w:lang w:val="en-US"/>
              </w:rPr>
              <w:t>Drag</w:t>
            </w:r>
            <w:r w:rsidRPr="005769FF">
              <w:t>&amp;</w:t>
            </w:r>
            <w:r w:rsidRPr="005769FF">
              <w:rPr>
                <w:lang w:val="en-US"/>
              </w:rPr>
              <w:t>Drop</w:t>
            </w:r>
            <w:r w:rsidRPr="005769FF">
              <w:t xml:space="preserve"> в любые компоненты формы, в которых необходимо указывать ссылки на теги </w:t>
            </w:r>
            <w:r>
              <w:t xml:space="preserve">ПО </w:t>
            </w:r>
            <w:r w:rsidRPr="005769FF">
              <w:rPr>
                <w:lang w:val="en-US"/>
              </w:rPr>
              <w:t>Recorder</w:t>
            </w:r>
          </w:p>
        </w:tc>
      </w:tr>
    </w:tbl>
    <w:p w14:paraId="28B048F2" w14:textId="77777777" w:rsidR="00CF7F83" w:rsidRPr="00477FFB" w:rsidRDefault="00CF7F83" w:rsidP="00CF7F83">
      <w:pPr>
        <w:rPr>
          <w:sz w:val="16"/>
          <w:szCs w:val="16"/>
        </w:rPr>
      </w:pPr>
    </w:p>
    <w:p w14:paraId="0DEB2A2F" w14:textId="233D1A98" w:rsidR="00CF7F83" w:rsidRDefault="00CF7F83" w:rsidP="00CF7F83">
      <w:r>
        <w:t>4.1.2.9.4 По нажатию кнопки «Редактирование программы» на панели свойств открывается форма настройки режимов, как показано на рисунке</w:t>
      </w:r>
      <w:r w:rsidR="00A666D9">
        <w:t xml:space="preserve"> </w:t>
      </w:r>
      <w:r>
        <w:t>5.</w:t>
      </w:r>
    </w:p>
    <w:p w14:paraId="11BDFE61" w14:textId="7BBC6F47" w:rsidR="00CF7F83" w:rsidRDefault="00CF7F83" w:rsidP="00CF7F83">
      <w:r>
        <w:t>4.1.2.9.5 Назначение элементов формы настройки режимов компонента «</w:t>
      </w:r>
      <w:r w:rsidR="00A666D9">
        <w:t>Ц</w:t>
      </w:r>
      <w:r>
        <w:t>иклограмма режимов» приведено в таблице 4.</w:t>
      </w:r>
    </w:p>
    <w:p w14:paraId="40D496A5" w14:textId="4BC10F08" w:rsidR="00CF7F83" w:rsidRDefault="00CF7F83" w:rsidP="003411A0">
      <w:pPr>
        <w:pStyle w:val="affb"/>
      </w:pPr>
      <w:r w:rsidRPr="00374203">
        <w:rPr>
          <w:noProof/>
        </w:rPr>
        <w:lastRenderedPageBreak/>
        <w:drawing>
          <wp:inline distT="0" distB="0" distL="0" distR="0" wp14:anchorId="73986E9E" wp14:editId="01CE2BC2">
            <wp:extent cx="6067425" cy="3162300"/>
            <wp:effectExtent l="0" t="0" r="9525" b="0"/>
            <wp:docPr id="85552749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15C1" w14:textId="09DBD215" w:rsidR="00CF7F83" w:rsidRDefault="00CF7F83" w:rsidP="003411A0">
      <w:pPr>
        <w:pStyle w:val="affb"/>
      </w:pPr>
      <w:r>
        <w:t>Рисунок 5 – Форма редактирования режимов компонента «</w:t>
      </w:r>
      <w:r w:rsidR="00A666D9">
        <w:t>Ц</w:t>
      </w:r>
      <w:r>
        <w:t>иклограмма режимов»</w:t>
      </w:r>
    </w:p>
    <w:p w14:paraId="4FE35079" w14:textId="7E4EC420" w:rsidR="00CF7F83" w:rsidRPr="003411A0" w:rsidRDefault="00CF7F83" w:rsidP="003411A0">
      <w:pPr>
        <w:pStyle w:val="afff5"/>
      </w:pPr>
      <w:r w:rsidRPr="003411A0">
        <w:t>Таблица 4 – Назначение элементов формы настройки режимов компонента «</w:t>
      </w:r>
      <w:r w:rsidR="00A666D9">
        <w:t>Ц</w:t>
      </w:r>
      <w:r w:rsidRPr="003411A0">
        <w:t>иклограмма режимов»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5"/>
        <w:gridCol w:w="7350"/>
      </w:tblGrid>
      <w:tr w:rsidR="00CF7F83" w:rsidRPr="005769FF" w14:paraId="7BBAE188" w14:textId="77777777" w:rsidTr="003411A0">
        <w:trPr>
          <w:trHeight w:val="417"/>
        </w:trPr>
        <w:tc>
          <w:tcPr>
            <w:tcW w:w="2226" w:type="dxa"/>
            <w:tcBorders>
              <w:bottom w:val="double" w:sz="4" w:space="0" w:color="auto"/>
            </w:tcBorders>
            <w:vAlign w:val="center"/>
          </w:tcPr>
          <w:p w14:paraId="5E93171C" w14:textId="77777777" w:rsidR="00CF7F83" w:rsidRPr="005769FF" w:rsidRDefault="00CF7F83" w:rsidP="003411A0">
            <w:pPr>
              <w:pStyle w:val="aff3"/>
              <w:framePr w:wrap="around"/>
              <w:jc w:val="center"/>
            </w:pPr>
            <w:r w:rsidRPr="005769FF">
              <w:t>Наименование</w:t>
            </w:r>
          </w:p>
        </w:tc>
        <w:tc>
          <w:tcPr>
            <w:tcW w:w="7629" w:type="dxa"/>
            <w:tcBorders>
              <w:bottom w:val="double" w:sz="4" w:space="0" w:color="auto"/>
            </w:tcBorders>
            <w:vAlign w:val="center"/>
          </w:tcPr>
          <w:p w14:paraId="4BEA6F41" w14:textId="77777777" w:rsidR="00CF7F83" w:rsidRPr="005769FF" w:rsidRDefault="00CF7F83" w:rsidP="003411A0">
            <w:pPr>
              <w:pStyle w:val="aff3"/>
              <w:framePr w:wrap="around"/>
              <w:jc w:val="center"/>
            </w:pPr>
            <w:r w:rsidRPr="005769FF">
              <w:t>Назначение</w:t>
            </w:r>
          </w:p>
        </w:tc>
      </w:tr>
      <w:tr w:rsidR="00CF7F83" w:rsidRPr="005769FF" w14:paraId="6D24079B" w14:textId="77777777" w:rsidTr="003411A0">
        <w:tc>
          <w:tcPr>
            <w:tcW w:w="2226" w:type="dxa"/>
            <w:tcBorders>
              <w:top w:val="double" w:sz="4" w:space="0" w:color="auto"/>
            </w:tcBorders>
            <w:vAlign w:val="center"/>
          </w:tcPr>
          <w:p w14:paraId="4B6B2534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Графический редактор циклограммы режимов</w:t>
            </w:r>
          </w:p>
        </w:tc>
        <w:tc>
          <w:tcPr>
            <w:tcW w:w="7629" w:type="dxa"/>
            <w:tcBorders>
              <w:top w:val="double" w:sz="4" w:space="0" w:color="auto"/>
            </w:tcBorders>
            <w:vAlign w:val="center"/>
          </w:tcPr>
          <w:p w14:paraId="687F0D09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На графике отображаются тренды поведения регуляторов в течение работы программы (задание регуляторам). Число трендов равно количеству регуляторов, которым владеет программа. Каждая точка на графике соответствует одному режиму. Перемещая вершины на графике, меняются характеристики режима (длительность</w:t>
            </w:r>
            <w:r>
              <w:t>, задание регулятору)</w:t>
            </w:r>
          </w:p>
        </w:tc>
      </w:tr>
      <w:tr w:rsidR="00CF7F83" w:rsidRPr="005769FF" w14:paraId="2DD4926F" w14:textId="77777777" w:rsidTr="003411A0">
        <w:tc>
          <w:tcPr>
            <w:tcW w:w="2226" w:type="dxa"/>
            <w:vAlign w:val="center"/>
          </w:tcPr>
          <w:p w14:paraId="1A44B062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Таблица режимов</w:t>
            </w:r>
          </w:p>
        </w:tc>
        <w:tc>
          <w:tcPr>
            <w:tcW w:w="7629" w:type="dxa"/>
            <w:vAlign w:val="center"/>
          </w:tcPr>
          <w:p w14:paraId="582F68CE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 xml:space="preserve">Перечень режимов программы, где можно изменить длительность режима (колонка «время») и значение задания регулятору на режиме в соответствующей ячейке таблицы. Также по двойному клику в колонке «Интерполяция» можно поменять тип интерполяции </w:t>
            </w:r>
            <w:r>
              <w:t>для перехода на следующий режим</w:t>
            </w:r>
          </w:p>
        </w:tc>
      </w:tr>
      <w:tr w:rsidR="00CF7F83" w:rsidRPr="005769FF" w14:paraId="78182708" w14:textId="77777777" w:rsidTr="003411A0">
        <w:tc>
          <w:tcPr>
            <w:tcW w:w="2226" w:type="dxa"/>
            <w:vAlign w:val="center"/>
          </w:tcPr>
          <w:p w14:paraId="4F027FDE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Панель свойств выбранного режима</w:t>
            </w:r>
          </w:p>
        </w:tc>
        <w:tc>
          <w:tcPr>
            <w:tcW w:w="7629" w:type="dxa"/>
            <w:vAlign w:val="center"/>
          </w:tcPr>
          <w:p w14:paraId="2DF055CB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При выборе вершины на графике ее свойства отобразятся на панели свойств режима, где также можно точно указать положение точки на графике (задать длительность режима и задания регулятору), а также задать как регулятор будет выходить на режим (нулевая интерполяция, линейная, кубический сплайн)</w:t>
            </w:r>
          </w:p>
        </w:tc>
      </w:tr>
      <w:tr w:rsidR="00CF7F83" w:rsidRPr="005769FF" w14:paraId="76370DBE" w14:textId="77777777" w:rsidTr="003411A0">
        <w:tc>
          <w:tcPr>
            <w:tcW w:w="2226" w:type="dxa"/>
            <w:vAlign w:val="center"/>
          </w:tcPr>
          <w:p w14:paraId="519E5963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Таблица срабатывания каналов на режимах</w:t>
            </w:r>
          </w:p>
        </w:tc>
        <w:tc>
          <w:tcPr>
            <w:tcW w:w="7629" w:type="dxa"/>
            <w:vAlign w:val="center"/>
          </w:tcPr>
          <w:p w14:paraId="42D811FE" w14:textId="77777777" w:rsidR="00CF7F83" w:rsidRPr="005769FF" w:rsidRDefault="00CF7F83" w:rsidP="003411A0">
            <w:pPr>
              <w:pStyle w:val="aff3"/>
              <w:framePr w:wrap="around"/>
            </w:pPr>
            <w:r w:rsidRPr="005769FF">
              <w:t>Сводная таблица срабатывания каналов на режимах программы – можно отредактировать значения тегов на режимах в этой таблице</w:t>
            </w:r>
          </w:p>
        </w:tc>
      </w:tr>
    </w:tbl>
    <w:p w14:paraId="39173560" w14:textId="77777777" w:rsidR="00CF7F83" w:rsidRDefault="00CF7F83" w:rsidP="00CF7F83"/>
    <w:p w14:paraId="4A676763" w14:textId="02C69242" w:rsidR="00CF7F83" w:rsidRPr="00DE5C79" w:rsidRDefault="00CF7F83" w:rsidP="003411A0">
      <w:pPr>
        <w:rPr>
          <w:color w:val="000000" w:themeColor="text1"/>
        </w:rPr>
      </w:pPr>
      <w:r>
        <w:t>4.1.2.9.6 При нажатии кнопки «</w:t>
      </w:r>
      <w:r w:rsidRPr="00DE5C79">
        <w:rPr>
          <w:color w:val="000000" w:themeColor="text1"/>
        </w:rPr>
        <w:t>Триггеры» в меню файлов отображается окно настройки триггеров «</w:t>
      </w:r>
      <w:r w:rsidR="00DE5C79">
        <w:rPr>
          <w:color w:val="000000" w:themeColor="text1"/>
        </w:rPr>
        <w:t>С</w:t>
      </w:r>
      <w:r w:rsidRPr="00DE5C79">
        <w:rPr>
          <w:color w:val="000000" w:themeColor="text1"/>
        </w:rPr>
        <w:t>писок триггеров», как показано на рисунке 6.</w:t>
      </w:r>
    </w:p>
    <w:p w14:paraId="7BF60DB0" w14:textId="77777777" w:rsidR="00CF7F83" w:rsidRPr="00DE5C79" w:rsidRDefault="00CF7F83" w:rsidP="003411A0">
      <w:pPr>
        <w:pStyle w:val="affb"/>
        <w:rPr>
          <w:color w:val="000000" w:themeColor="text1"/>
        </w:rPr>
      </w:pPr>
      <w:r w:rsidRPr="00DE5C79">
        <w:rPr>
          <w:color w:val="000000" w:themeColor="text1"/>
        </w:rPr>
        <w:object w:dxaOrig="11822" w:dyaOrig="8663" w14:anchorId="39D893F1">
          <v:shape id="_x0000_i1028" type="#_x0000_t75" style="width:405pt;height:241.95pt" o:ole="">
            <v:imagedata r:id="rId24" o:title=""/>
          </v:shape>
          <o:OLEObject Type="Embed" ProgID="Visio.Drawing.11" ShapeID="_x0000_i1028" DrawAspect="Content" ObjectID="_1851500245" r:id="rId25"/>
        </w:object>
      </w:r>
    </w:p>
    <w:p w14:paraId="29781924" w14:textId="03A622DA" w:rsidR="00CF7F83" w:rsidRDefault="00CF7F83" w:rsidP="003411A0">
      <w:pPr>
        <w:pStyle w:val="affb"/>
      </w:pPr>
      <w:r>
        <w:t>Рисунок 6 – Окно «</w:t>
      </w:r>
      <w:r w:rsidR="00DE5C79">
        <w:t>С</w:t>
      </w:r>
      <w:r>
        <w:t>писок триггеров»</w:t>
      </w:r>
    </w:p>
    <w:p w14:paraId="7F694BD2" w14:textId="190C5110" w:rsidR="00CF7F83" w:rsidRDefault="00CF7F83" w:rsidP="003411A0">
      <w:r>
        <w:t>4.1.2.9.7 Назначение элементов окна «</w:t>
      </w:r>
      <w:r w:rsidR="00DE5C79">
        <w:t>С</w:t>
      </w:r>
      <w:r>
        <w:t xml:space="preserve">писок триггеров», приведено в </w:t>
      </w:r>
      <w:r w:rsidR="003411A0">
        <w:br/>
      </w:r>
      <w:r>
        <w:t>таблице 5.</w:t>
      </w:r>
    </w:p>
    <w:p w14:paraId="058EBE04" w14:textId="6304058A" w:rsidR="00CF7F83" w:rsidRDefault="00CF7F83" w:rsidP="003411A0">
      <w:pPr>
        <w:pStyle w:val="afff5"/>
      </w:pPr>
      <w:r>
        <w:t>Таблица 5 - Назначение элементов окна «</w:t>
      </w:r>
      <w:r w:rsidR="00DE5C79">
        <w:t>С</w:t>
      </w:r>
      <w:r>
        <w:t>писок триггеров»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7349"/>
      </w:tblGrid>
      <w:tr w:rsidR="00CF7F83" w:rsidRPr="00CD35CE" w14:paraId="11A7567C" w14:textId="77777777" w:rsidTr="003411A0">
        <w:trPr>
          <w:trHeight w:val="557"/>
        </w:trPr>
        <w:tc>
          <w:tcPr>
            <w:tcW w:w="2226" w:type="dxa"/>
            <w:tcBorders>
              <w:bottom w:val="double" w:sz="4" w:space="0" w:color="auto"/>
            </w:tcBorders>
            <w:vAlign w:val="center"/>
          </w:tcPr>
          <w:p w14:paraId="501C4358" w14:textId="77777777" w:rsidR="00CF7F83" w:rsidRPr="00CD35CE" w:rsidRDefault="00CF7F83" w:rsidP="003411A0">
            <w:pPr>
              <w:pStyle w:val="aff3"/>
              <w:framePr w:wrap="around"/>
              <w:jc w:val="center"/>
            </w:pPr>
            <w:r w:rsidRPr="00CD35CE">
              <w:t>Наименование</w:t>
            </w:r>
          </w:p>
        </w:tc>
        <w:tc>
          <w:tcPr>
            <w:tcW w:w="7629" w:type="dxa"/>
            <w:tcBorders>
              <w:bottom w:val="double" w:sz="4" w:space="0" w:color="auto"/>
            </w:tcBorders>
            <w:vAlign w:val="center"/>
          </w:tcPr>
          <w:p w14:paraId="67506108" w14:textId="77777777" w:rsidR="00CF7F83" w:rsidRPr="00CD35CE" w:rsidRDefault="00CF7F83" w:rsidP="003411A0">
            <w:pPr>
              <w:pStyle w:val="aff3"/>
              <w:framePr w:wrap="around"/>
              <w:jc w:val="center"/>
            </w:pPr>
            <w:r w:rsidRPr="00CD35CE">
              <w:t>Назначение</w:t>
            </w:r>
          </w:p>
        </w:tc>
      </w:tr>
      <w:tr w:rsidR="00CF7F83" w:rsidRPr="00CD35CE" w14:paraId="3EC2615C" w14:textId="77777777" w:rsidTr="003411A0">
        <w:trPr>
          <w:trHeight w:val="2515"/>
        </w:trPr>
        <w:tc>
          <w:tcPr>
            <w:tcW w:w="2226" w:type="dxa"/>
            <w:tcBorders>
              <w:top w:val="double" w:sz="4" w:space="0" w:color="auto"/>
            </w:tcBorders>
            <w:vAlign w:val="center"/>
          </w:tcPr>
          <w:p w14:paraId="5BADA012" w14:textId="77777777" w:rsidR="00CF7F83" w:rsidRPr="00CD35CE" w:rsidRDefault="00CF7F83" w:rsidP="003411A0">
            <w:pPr>
              <w:pStyle w:val="aff3"/>
              <w:framePr w:wrap="around"/>
            </w:pPr>
            <w:r w:rsidRPr="00CD35CE">
              <w:t>Дерево триггеров</w:t>
            </w:r>
          </w:p>
        </w:tc>
        <w:tc>
          <w:tcPr>
            <w:tcW w:w="7629" w:type="dxa"/>
            <w:tcBorders>
              <w:top w:val="double" w:sz="4" w:space="0" w:color="auto"/>
            </w:tcBorders>
            <w:vAlign w:val="center"/>
          </w:tcPr>
          <w:p w14:paraId="2EE2C841" w14:textId="77777777" w:rsidR="00CF7F83" w:rsidRPr="00CD35CE" w:rsidRDefault="00CF7F83" w:rsidP="003411A0">
            <w:pPr>
              <w:pStyle w:val="aff3"/>
              <w:framePr w:wrap="around"/>
            </w:pPr>
            <w:r w:rsidRPr="00CD35CE">
              <w:t>Служит для отображения созданных триггеров и отображения их свойств при выборе. Также позволяет удалить выбранные триггеры по кнопке «</w:t>
            </w:r>
            <w:r w:rsidRPr="00CD35CE">
              <w:rPr>
                <w:lang w:val="en-US"/>
              </w:rPr>
              <w:t>Delete</w:t>
            </w:r>
            <w:r w:rsidRPr="00CD35CE">
              <w:t xml:space="preserve">». Поддерживает </w:t>
            </w:r>
            <w:r w:rsidRPr="00CD35CE">
              <w:rPr>
                <w:lang w:val="en-US"/>
              </w:rPr>
              <w:t>Drag</w:t>
            </w:r>
            <w:r w:rsidRPr="00CD35CE">
              <w:t>&amp;</w:t>
            </w:r>
            <w:r w:rsidRPr="00CD35CE">
              <w:rPr>
                <w:lang w:val="en-US"/>
              </w:rPr>
              <w:t>Drop</w:t>
            </w:r>
            <w:r w:rsidRPr="00CD35CE">
              <w:t xml:space="preserve"> на компонент «объект назначения» (в качестве действий можно назначить отключение или включение триггера). </w:t>
            </w:r>
          </w:p>
          <w:p w14:paraId="4D2926CD" w14:textId="2822C200" w:rsidR="00CF7F83" w:rsidRPr="00CD35CE" w:rsidRDefault="00F93E7C" w:rsidP="003411A0">
            <w:pPr>
              <w:pStyle w:val="aff3"/>
              <w:framePr w:wrap="around"/>
            </w:pPr>
            <w:r>
              <w:t xml:space="preserve">2.4.Х </w:t>
            </w:r>
            <w:r w:rsidR="00CF7F83" w:rsidRPr="00CD35CE">
              <w:t>Для этого необходимо выбрать действие «Триггер: отключить (включить)», после чего событие выбора триггера в дереве объектов и отображение его свойств будет блокировано. Для разблокировки события отображения свойств триггера по выбору в дереве триггеров, необходимо снять фокус с действия «Разрешить триггер»/ «Запретить триггер»</w:t>
            </w:r>
          </w:p>
        </w:tc>
      </w:tr>
      <w:tr w:rsidR="00FE3CD7" w:rsidRPr="00FE3CD7" w14:paraId="3B540001" w14:textId="77777777" w:rsidTr="003411A0">
        <w:trPr>
          <w:trHeight w:val="1139"/>
        </w:trPr>
        <w:tc>
          <w:tcPr>
            <w:tcW w:w="2226" w:type="dxa"/>
            <w:vAlign w:val="center"/>
          </w:tcPr>
          <w:p w14:paraId="421DECED" w14:textId="77777777" w:rsidR="00CF7F83" w:rsidRPr="00FE3CD7" w:rsidRDefault="00CF7F83" w:rsidP="003411A0">
            <w:pPr>
              <w:pStyle w:val="aff3"/>
              <w:framePr w:wrap="around"/>
              <w:rPr>
                <w:color w:val="000000" w:themeColor="text1"/>
              </w:rPr>
            </w:pPr>
            <w:r w:rsidRPr="00FE3CD7">
              <w:rPr>
                <w:color w:val="000000" w:themeColor="text1"/>
              </w:rPr>
              <w:t>Список каналов</w:t>
            </w:r>
          </w:p>
        </w:tc>
        <w:tc>
          <w:tcPr>
            <w:tcW w:w="7629" w:type="dxa"/>
            <w:vAlign w:val="center"/>
          </w:tcPr>
          <w:p w14:paraId="11170629" w14:textId="77777777" w:rsidR="00CF7F83" w:rsidRPr="00FE3CD7" w:rsidRDefault="00CF7F83" w:rsidP="003411A0">
            <w:pPr>
              <w:pStyle w:val="aff3"/>
              <w:framePr w:wrap="around"/>
              <w:rPr>
                <w:color w:val="000000" w:themeColor="text1"/>
              </w:rPr>
            </w:pPr>
            <w:r w:rsidRPr="00FE3CD7">
              <w:rPr>
                <w:color w:val="000000" w:themeColor="text1"/>
              </w:rPr>
              <w:t xml:space="preserve">Отображает список тегов ПО </w:t>
            </w:r>
            <w:r w:rsidRPr="00FE3CD7">
              <w:rPr>
                <w:color w:val="000000" w:themeColor="text1"/>
                <w:lang w:val="en-US"/>
              </w:rPr>
              <w:t>Recorder</w:t>
            </w:r>
            <w:r w:rsidRPr="00FE3CD7">
              <w:rPr>
                <w:color w:val="000000" w:themeColor="text1"/>
              </w:rPr>
              <w:t xml:space="preserve"> с возможностью фильтрации отображаемых тегов по имени и по свойствам тегов. Поддерживает </w:t>
            </w:r>
            <w:r w:rsidRPr="00FE3CD7">
              <w:rPr>
                <w:color w:val="000000" w:themeColor="text1"/>
                <w:lang w:val="en-US"/>
              </w:rPr>
              <w:t>Drag</w:t>
            </w:r>
            <w:r w:rsidRPr="00FE3CD7">
              <w:rPr>
                <w:color w:val="000000" w:themeColor="text1"/>
              </w:rPr>
              <w:t>&amp;</w:t>
            </w:r>
            <w:r w:rsidRPr="00FE3CD7">
              <w:rPr>
                <w:color w:val="000000" w:themeColor="text1"/>
                <w:lang w:val="en-US"/>
              </w:rPr>
              <w:t>Drop</w:t>
            </w:r>
            <w:r w:rsidRPr="00FE3CD7">
              <w:rPr>
                <w:color w:val="000000" w:themeColor="text1"/>
              </w:rPr>
              <w:t xml:space="preserve"> в любые компоненты формы, в которых необходимо указывать ссылки на теги </w:t>
            </w:r>
            <w:r w:rsidRPr="00FE3CD7">
              <w:rPr>
                <w:color w:val="000000" w:themeColor="text1"/>
                <w:lang w:val="en-US"/>
              </w:rPr>
              <w:t>Recorder</w:t>
            </w:r>
          </w:p>
        </w:tc>
      </w:tr>
    </w:tbl>
    <w:p w14:paraId="2090E72E" w14:textId="77777777" w:rsidR="00CF7F83" w:rsidRPr="00FE3CD7" w:rsidRDefault="00CF7F83" w:rsidP="00CF7F83">
      <w:pPr>
        <w:rPr>
          <w:color w:val="000000" w:themeColor="text1"/>
        </w:rPr>
      </w:pPr>
    </w:p>
    <w:p w14:paraId="720187C1" w14:textId="77777777" w:rsidR="00CF7F83" w:rsidRPr="00FE3CD7" w:rsidRDefault="00CF7F83" w:rsidP="00FE3CD7">
      <w:pPr>
        <w:rPr>
          <w:color w:val="000000" w:themeColor="text1"/>
        </w:rPr>
      </w:pPr>
      <w:r w:rsidRPr="00FE3CD7">
        <w:rPr>
          <w:color w:val="000000" w:themeColor="text1"/>
        </w:rPr>
        <w:t>4.1.3 Компонент «Управление базой данных»</w:t>
      </w:r>
    </w:p>
    <w:p w14:paraId="3FC1F239" w14:textId="77777777" w:rsidR="00CF7F83" w:rsidRPr="00E0437F" w:rsidRDefault="00CF7F83" w:rsidP="00CF7F83">
      <w:r w:rsidRPr="00FE3CD7">
        <w:rPr>
          <w:color w:val="000000" w:themeColor="text1"/>
        </w:rPr>
        <w:t>4.1.3.1 Вместе с компонентой «циклограмма режимов» устанавливается компонент «Управление базой данных</w:t>
      </w:r>
      <w:r>
        <w:t>». Компонент добавляет функционал базы данных, которая имеет следующее назначение</w:t>
      </w:r>
      <w:r w:rsidRPr="00E0437F">
        <w:t>:</w:t>
      </w:r>
    </w:p>
    <w:p w14:paraId="0E7638F8" w14:textId="7DDD974F" w:rsidR="00CF7F83" w:rsidRPr="006C4507" w:rsidRDefault="00CF7F83" w:rsidP="006C4507">
      <w:pPr>
        <w:pStyle w:val="a3"/>
      </w:pPr>
      <w:r w:rsidRPr="006C4507">
        <w:t>управление несколькими регистраторами для синхронного изменения состояния (ПРОСМОТР/ЗАПИСЬ/ОСТАНОВ);</w:t>
      </w:r>
    </w:p>
    <w:p w14:paraId="687447C6" w14:textId="3902AC0F" w:rsidR="00CF7F83" w:rsidRPr="006C4507" w:rsidRDefault="00CF7F83" w:rsidP="006C4507">
      <w:pPr>
        <w:pStyle w:val="a3"/>
      </w:pPr>
      <w:r w:rsidRPr="006C4507">
        <w:t>ведение единого каталога испытаний с возможностью копирования в него данных с нескольких регистраторов;</w:t>
      </w:r>
    </w:p>
    <w:p w14:paraId="4FF27449" w14:textId="368F86C1" w:rsidR="00CF7F83" w:rsidRPr="006C4507" w:rsidRDefault="00CF7F83" w:rsidP="006C4507">
      <w:pPr>
        <w:pStyle w:val="a3"/>
      </w:pPr>
      <w:r w:rsidRPr="006C4507">
        <w:lastRenderedPageBreak/>
        <w:t>управление контекстом испытания (добавления пользовательской информации измерениям (серийные номера, характеристики испытываемых объектов, условия проведения испытаний и т.д.)).</w:t>
      </w:r>
    </w:p>
    <w:p w14:paraId="2363E9F1" w14:textId="77777777" w:rsidR="00CF7F83" w:rsidRDefault="00CF7F83" w:rsidP="00CF7F83">
      <w:r>
        <w:t>4.1.3.2 Данные в базе хранятся в виде структуры, показанной на рисунке 7.</w:t>
      </w:r>
    </w:p>
    <w:p w14:paraId="4B1278B9" w14:textId="37BB4EE5" w:rsidR="00CF7F83" w:rsidRDefault="003411A0" w:rsidP="003411A0">
      <w:pPr>
        <w:pStyle w:val="affb"/>
      </w:pPr>
      <w:r>
        <w:object w:dxaOrig="4326" w:dyaOrig="5233" w14:anchorId="44B057CC">
          <v:shape id="_x0000_i1029" type="#_x0000_t75" style="width:196.95pt;height:239.3pt" o:ole="">
            <v:imagedata r:id="rId26" o:title=""/>
          </v:shape>
          <o:OLEObject Type="Embed" ProgID="Visio.Drawing.11" ShapeID="_x0000_i1029" DrawAspect="Content" ObjectID="_1851500246" r:id="rId27"/>
        </w:object>
      </w:r>
    </w:p>
    <w:p w14:paraId="1EAE3790" w14:textId="339DAD0E" w:rsidR="00CF7F83" w:rsidRPr="003411A0" w:rsidRDefault="00CF7F83" w:rsidP="003411A0">
      <w:pPr>
        <w:pStyle w:val="affb"/>
      </w:pPr>
      <w:r w:rsidRPr="003411A0">
        <w:t>Рисунок 7 - Структура данных</w:t>
      </w:r>
      <w:r w:rsidR="00DE5C79">
        <w:t>,</w:t>
      </w:r>
      <w:r w:rsidRPr="003411A0">
        <w:t xml:space="preserve"> хранящихся в </w:t>
      </w:r>
      <w:r w:rsidR="00DE5C79">
        <w:t>БД</w:t>
      </w:r>
    </w:p>
    <w:p w14:paraId="1C964770" w14:textId="77777777" w:rsidR="00CF7F83" w:rsidRDefault="00CF7F83" w:rsidP="00CF7F83">
      <w:r w:rsidRPr="001929B9">
        <w:t>4.1.3.3</w:t>
      </w:r>
      <w:r>
        <w:t xml:space="preserve"> Объект испытания – тестируемый объект (например, авиационный двигатель)</w:t>
      </w:r>
      <w:r w:rsidRPr="00E73B13">
        <w:t>.</w:t>
      </w:r>
      <w:r>
        <w:t xml:space="preserve"> Объект</w:t>
      </w:r>
      <w:r w:rsidRPr="00E73B13">
        <w:t xml:space="preserve"> </w:t>
      </w:r>
      <w:r>
        <w:t>может подвергаться нескольким испытаниям различного типа (предъявительские, ресурсные, прочностные и т.д.).</w:t>
      </w:r>
    </w:p>
    <w:p w14:paraId="4C3F4909" w14:textId="77777777" w:rsidR="00CF7F83" w:rsidRDefault="00CF7F83" w:rsidP="00CF7F83">
      <w:r>
        <w:t>4.1.3.4 Испытание включает в себя набор регистраций, выполненных в разное время и объединенных общим контекстом, одно и то же испытание может длиться продолжительное время и может прерываться.</w:t>
      </w:r>
    </w:p>
    <w:p w14:paraId="32E1C4B3" w14:textId="77777777" w:rsidR="00CF7F83" w:rsidRPr="00F16C74" w:rsidRDefault="00CF7F83" w:rsidP="00CF7F83">
      <w:bookmarkStart w:id="58" w:name="OLE_LINK9"/>
      <w:bookmarkStart w:id="59" w:name="OLE_LINK10"/>
      <w:r>
        <w:t>4.1.3.5 Регистрации – набор замеров</w:t>
      </w:r>
      <w:bookmarkEnd w:id="58"/>
      <w:bookmarkEnd w:id="59"/>
      <w:r w:rsidRPr="00F16C74">
        <w:t>,</w:t>
      </w:r>
      <w:r>
        <w:t xml:space="preserve"> каждый из которых получен с помощью одного регистратора (испытание может проводиться с помощью нескольких </w:t>
      </w:r>
      <w:r>
        <w:rPr>
          <w:lang w:val="en-US"/>
        </w:rPr>
        <w:t>MIC</w:t>
      </w:r>
      <w:r w:rsidRPr="00F16C74">
        <w:t>-</w:t>
      </w:r>
      <w:r>
        <w:t xml:space="preserve">в под управлением с разных компьютеров и разными программами </w:t>
      </w:r>
      <w:r>
        <w:rPr>
          <w:lang w:val="en-US"/>
        </w:rPr>
        <w:t>MR</w:t>
      </w:r>
      <w:r w:rsidRPr="00F16C74">
        <w:t xml:space="preserve">-300, </w:t>
      </w:r>
      <w:r>
        <w:rPr>
          <w:lang w:val="en-US"/>
        </w:rPr>
        <w:t>Recorder</w:t>
      </w:r>
      <w:r>
        <w:t>)</w:t>
      </w:r>
      <w:r w:rsidRPr="00F16C74">
        <w:t xml:space="preserve">. </w:t>
      </w:r>
      <w:r>
        <w:t>Регистрация может храниться на ПК, под управлением которого был записан файл измерения, а также может скопировать данные с регистраторов в локальный каталог базы данных испытаний (далее – БДИ) компонента «Управление базой данных».</w:t>
      </w:r>
    </w:p>
    <w:p w14:paraId="1A43C61F" w14:textId="17AF8E5E" w:rsidR="00CF7F83" w:rsidRDefault="00CF7F83" w:rsidP="00CF7F83">
      <w:r>
        <w:t xml:space="preserve">4.1.3.6 Физически каждый объект базы данных представлен на диске компьютера каталогом с именем объекта и файлом «описателем» вида </w:t>
      </w:r>
      <w:r w:rsidRPr="00A561FD">
        <w:t>&lt;</w:t>
      </w:r>
      <w:r>
        <w:t>Имя объекта</w:t>
      </w:r>
      <w:r w:rsidRPr="00A561FD">
        <w:t>&gt;</w:t>
      </w:r>
      <w:r>
        <w:t>.</w:t>
      </w:r>
      <w:r>
        <w:rPr>
          <w:lang w:val="en-US"/>
        </w:rPr>
        <w:t>xml</w:t>
      </w:r>
      <w:r>
        <w:t>.</w:t>
      </w:r>
      <w:r w:rsidRPr="00A561FD">
        <w:t xml:space="preserve"> </w:t>
      </w:r>
      <w:r>
        <w:t xml:space="preserve">В файле «описателе» сохранены тип объекта, его имя и свойства в формате, </w:t>
      </w:r>
      <w:r w:rsidR="00D174F7">
        <w:t>показанных</w:t>
      </w:r>
      <w:r>
        <w:t xml:space="preserve"> на рисунке 8.</w:t>
      </w:r>
    </w:p>
    <w:p w14:paraId="3514447E" w14:textId="0B41B3EC" w:rsidR="00CF7F83" w:rsidRDefault="00CF7F83" w:rsidP="00B61323">
      <w:pPr>
        <w:pStyle w:val="affb"/>
        <w:rPr>
          <w:noProof/>
        </w:rPr>
      </w:pPr>
      <w:r w:rsidRPr="00442454">
        <w:rPr>
          <w:noProof/>
        </w:rPr>
        <w:lastRenderedPageBreak/>
        <w:drawing>
          <wp:inline distT="0" distB="0" distL="0" distR="0" wp14:anchorId="3C24FF62" wp14:editId="2C3DF8B0">
            <wp:extent cx="6067425" cy="1238250"/>
            <wp:effectExtent l="0" t="0" r="9525" b="0"/>
            <wp:docPr id="1731388841" name="Рисунок 27" descr="G:\oburec\data\mbase\руководство\screens\Регистрация x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G:\oburec\data\mbase\руководство\screens\Регистрация xml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5636" w14:textId="77777777" w:rsidR="00CF7F83" w:rsidRPr="003411A0" w:rsidRDefault="00CF7F83" w:rsidP="003411A0">
      <w:pPr>
        <w:pStyle w:val="affb"/>
      </w:pPr>
      <w:r w:rsidRPr="003411A0">
        <w:t>Рисунок 8 – Пример файла описателя объекта БДИ</w:t>
      </w:r>
    </w:p>
    <w:p w14:paraId="06BC378D" w14:textId="182DE316" w:rsidR="00CF7F83" w:rsidRDefault="00CF7F83" w:rsidP="00B61323">
      <w:r>
        <w:t>4.1.3.7 Назначение ключей файла «</w:t>
      </w:r>
      <w:r w:rsidR="00D174F7">
        <w:t>О</w:t>
      </w:r>
      <w:r>
        <w:t>писателя» приведено в таблице 6.</w:t>
      </w:r>
    </w:p>
    <w:p w14:paraId="7DABDF35" w14:textId="0D4EFE43" w:rsidR="00CF7F83" w:rsidRPr="003411A0" w:rsidRDefault="00CF7F83" w:rsidP="003411A0">
      <w:pPr>
        <w:pStyle w:val="afff5"/>
      </w:pPr>
      <w:r w:rsidRPr="003411A0">
        <w:t>Таблица 6 - Назначение ключей файла «</w:t>
      </w:r>
      <w:r w:rsidR="00D174F7">
        <w:t>О</w:t>
      </w:r>
      <w:r w:rsidRPr="003411A0">
        <w:t>писателя» объекта БДИ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66"/>
        <w:gridCol w:w="3969"/>
      </w:tblGrid>
      <w:tr w:rsidR="00CF7F83" w:rsidRPr="003411A0" w14:paraId="3C5E741C" w14:textId="77777777" w:rsidTr="00A40A6C">
        <w:trPr>
          <w:trHeight w:val="562"/>
        </w:trPr>
        <w:tc>
          <w:tcPr>
            <w:tcW w:w="3141" w:type="dxa"/>
            <w:tcBorders>
              <w:bottom w:val="double" w:sz="4" w:space="0" w:color="auto"/>
            </w:tcBorders>
            <w:vAlign w:val="center"/>
          </w:tcPr>
          <w:p w14:paraId="459EDCEE" w14:textId="77777777" w:rsidR="00CF7F83" w:rsidRPr="003411A0" w:rsidRDefault="00CF7F83" w:rsidP="00A40A6C">
            <w:pPr>
              <w:pStyle w:val="aff3"/>
              <w:framePr w:wrap="around"/>
              <w:jc w:val="center"/>
            </w:pPr>
            <w:r w:rsidRPr="003411A0">
              <w:t>Ключ в файле описателе</w:t>
            </w:r>
          </w:p>
        </w:tc>
        <w:tc>
          <w:tcPr>
            <w:tcW w:w="2666" w:type="dxa"/>
            <w:tcBorders>
              <w:bottom w:val="double" w:sz="4" w:space="0" w:color="auto"/>
            </w:tcBorders>
            <w:vAlign w:val="center"/>
          </w:tcPr>
          <w:p w14:paraId="7A8E66DB" w14:textId="77777777" w:rsidR="00CF7F83" w:rsidRPr="003411A0" w:rsidRDefault="00CF7F83" w:rsidP="00A40A6C">
            <w:pPr>
              <w:pStyle w:val="aff3"/>
              <w:framePr w:wrap="around"/>
              <w:jc w:val="center"/>
            </w:pPr>
            <w:r w:rsidRPr="003411A0">
              <w:t>Значение</w:t>
            </w:r>
          </w:p>
        </w:tc>
        <w:tc>
          <w:tcPr>
            <w:tcW w:w="3969" w:type="dxa"/>
            <w:tcBorders>
              <w:bottom w:val="double" w:sz="4" w:space="0" w:color="auto"/>
            </w:tcBorders>
            <w:vAlign w:val="center"/>
          </w:tcPr>
          <w:p w14:paraId="440CDBF1" w14:textId="77777777" w:rsidR="00CF7F83" w:rsidRPr="003411A0" w:rsidRDefault="00CF7F83" w:rsidP="00A40A6C">
            <w:pPr>
              <w:pStyle w:val="aff3"/>
              <w:framePr w:wrap="around"/>
              <w:jc w:val="center"/>
            </w:pPr>
            <w:r w:rsidRPr="003411A0">
              <w:t>Назначение</w:t>
            </w:r>
          </w:p>
        </w:tc>
      </w:tr>
      <w:tr w:rsidR="00CF7F83" w:rsidRPr="003411A0" w14:paraId="7EC4FC4D" w14:textId="77777777" w:rsidTr="00CC24DD">
        <w:trPr>
          <w:trHeight w:val="961"/>
        </w:trPr>
        <w:tc>
          <w:tcPr>
            <w:tcW w:w="3141" w:type="dxa"/>
            <w:tcBorders>
              <w:top w:val="double" w:sz="4" w:space="0" w:color="auto"/>
            </w:tcBorders>
            <w:vAlign w:val="center"/>
          </w:tcPr>
          <w:p w14:paraId="0E991B8F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Имя корневого узла</w:t>
            </w:r>
          </w:p>
        </w:tc>
        <w:tc>
          <w:tcPr>
            <w:tcW w:w="2666" w:type="dxa"/>
            <w:tcBorders>
              <w:top w:val="double" w:sz="4" w:space="0" w:color="auto"/>
            </w:tcBorders>
            <w:vAlign w:val="center"/>
          </w:tcPr>
          <w:p w14:paraId="22C2F812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Reg_007</w:t>
            </w:r>
          </w:p>
        </w:tc>
        <w:tc>
          <w:tcPr>
            <w:tcW w:w="3969" w:type="dxa"/>
            <w:tcBorders>
              <w:top w:val="double" w:sz="4" w:space="0" w:color="auto"/>
            </w:tcBorders>
            <w:vAlign w:val="center"/>
          </w:tcPr>
          <w:p w14:paraId="2CB38A14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Имя регистрации. Должно совпадать с именем каталога, который расположен рядом с файлом описателем</w:t>
            </w:r>
          </w:p>
        </w:tc>
      </w:tr>
      <w:tr w:rsidR="00CF7F83" w:rsidRPr="003411A0" w14:paraId="1FA7766E" w14:textId="77777777" w:rsidTr="00CC24DD">
        <w:trPr>
          <w:trHeight w:val="1122"/>
        </w:trPr>
        <w:tc>
          <w:tcPr>
            <w:tcW w:w="3141" w:type="dxa"/>
            <w:vAlign w:val="center"/>
          </w:tcPr>
          <w:p w14:paraId="66100A69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Class</w:t>
            </w:r>
          </w:p>
        </w:tc>
        <w:tc>
          <w:tcPr>
            <w:tcW w:w="2666" w:type="dxa"/>
            <w:vAlign w:val="center"/>
          </w:tcPr>
          <w:p w14:paraId="106C427A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cRegFolder</w:t>
            </w:r>
            <w:proofErr w:type="spellEnd"/>
          </w:p>
        </w:tc>
        <w:tc>
          <w:tcPr>
            <w:tcW w:w="3969" w:type="dxa"/>
            <w:vAlign w:val="center"/>
          </w:tcPr>
          <w:p w14:paraId="243EFE1D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«</w:t>
            </w:r>
            <w:proofErr w:type="spellStart"/>
            <w:r w:rsidRPr="003411A0">
              <w:t>cRegFolder</w:t>
            </w:r>
            <w:proofErr w:type="spellEnd"/>
            <w:r w:rsidRPr="003411A0">
              <w:t xml:space="preserve">» Ключевое слово, по которому БДИ понимает, что каталог Reg_0007 должен быть проиндексирован в базу регистрации </w:t>
            </w:r>
          </w:p>
        </w:tc>
      </w:tr>
      <w:tr w:rsidR="00CF7F83" w:rsidRPr="003411A0" w14:paraId="69293559" w14:textId="77777777" w:rsidTr="00A40A6C">
        <w:trPr>
          <w:trHeight w:val="929"/>
        </w:trPr>
        <w:tc>
          <w:tcPr>
            <w:tcW w:w="3141" w:type="dxa"/>
            <w:vAlign w:val="center"/>
          </w:tcPr>
          <w:p w14:paraId="76770FE8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Дочерний узел корневого узла</w:t>
            </w:r>
          </w:p>
        </w:tc>
        <w:tc>
          <w:tcPr>
            <w:tcW w:w="2666" w:type="dxa"/>
            <w:vAlign w:val="center"/>
          </w:tcPr>
          <w:p w14:paraId="50AA2F17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Signals</w:t>
            </w:r>
            <w:proofErr w:type="spellEnd"/>
          </w:p>
        </w:tc>
        <w:tc>
          <w:tcPr>
            <w:tcW w:w="3969" w:type="dxa"/>
            <w:vAlign w:val="center"/>
          </w:tcPr>
          <w:p w14:paraId="2BDD7048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Узел, в котором сохраняются список регистраторов и их свойства</w:t>
            </w:r>
          </w:p>
        </w:tc>
      </w:tr>
      <w:tr w:rsidR="00CF7F83" w:rsidRPr="003411A0" w14:paraId="6C4564F6" w14:textId="77777777" w:rsidTr="00A40A6C">
        <w:trPr>
          <w:trHeight w:val="868"/>
        </w:trPr>
        <w:tc>
          <w:tcPr>
            <w:tcW w:w="3141" w:type="dxa"/>
            <w:vAlign w:val="center"/>
          </w:tcPr>
          <w:p w14:paraId="6CF08433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 xml:space="preserve">Имена узлов внутри узла </w:t>
            </w:r>
            <w:proofErr w:type="spellStart"/>
            <w:r w:rsidRPr="003411A0">
              <w:t>Signals</w:t>
            </w:r>
            <w:proofErr w:type="spellEnd"/>
          </w:p>
        </w:tc>
        <w:tc>
          <w:tcPr>
            <w:tcW w:w="2666" w:type="dxa"/>
            <w:vAlign w:val="center"/>
          </w:tcPr>
          <w:p w14:paraId="620C95CE" w14:textId="77777777" w:rsidR="00CF7F83" w:rsidRPr="00A40A6C" w:rsidRDefault="00CF7F83" w:rsidP="003411A0">
            <w:pPr>
              <w:pStyle w:val="aff3"/>
              <w:framePr w:wrap="around"/>
              <w:rPr>
                <w:lang w:val="en-US"/>
              </w:rPr>
            </w:pPr>
            <w:r w:rsidRPr="003411A0">
              <w:t>Узлы</w:t>
            </w:r>
            <w:r w:rsidRPr="00A40A6C">
              <w:rPr>
                <w:lang w:val="en-US"/>
              </w:rPr>
              <w:t xml:space="preserve"> </w:t>
            </w:r>
            <w:proofErr w:type="spellStart"/>
            <w:r w:rsidRPr="00A40A6C">
              <w:rPr>
                <w:lang w:val="en-US"/>
              </w:rPr>
              <w:t>LocalRC</w:t>
            </w:r>
            <w:proofErr w:type="spellEnd"/>
            <w:r w:rsidRPr="00A40A6C">
              <w:rPr>
                <w:lang w:val="en-US"/>
              </w:rPr>
              <w:t xml:space="preserve"> </w:t>
            </w:r>
            <w:r w:rsidRPr="003411A0">
              <w:t>и</w:t>
            </w:r>
            <w:r w:rsidRPr="00A40A6C">
              <w:rPr>
                <w:lang w:val="en-US"/>
              </w:rPr>
              <w:t xml:space="preserve"> Localhost_MR300</w:t>
            </w:r>
          </w:p>
        </w:tc>
        <w:tc>
          <w:tcPr>
            <w:tcW w:w="3969" w:type="dxa"/>
            <w:vAlign w:val="center"/>
          </w:tcPr>
          <w:p w14:paraId="17DBF4A7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Имена регистраторов, которые создали файлы записи внутри «регистрации»</w:t>
            </w:r>
          </w:p>
        </w:tc>
      </w:tr>
      <w:tr w:rsidR="00CF7F83" w:rsidRPr="003411A0" w14:paraId="066A0661" w14:textId="77777777" w:rsidTr="00A40A6C">
        <w:trPr>
          <w:trHeight w:val="666"/>
        </w:trPr>
        <w:tc>
          <w:tcPr>
            <w:tcW w:w="3141" w:type="dxa"/>
            <w:vAlign w:val="center"/>
          </w:tcPr>
          <w:p w14:paraId="3D3F1758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RCName</w:t>
            </w:r>
            <w:proofErr w:type="spellEnd"/>
          </w:p>
        </w:tc>
        <w:tc>
          <w:tcPr>
            <w:tcW w:w="2666" w:type="dxa"/>
            <w:vAlign w:val="center"/>
          </w:tcPr>
          <w:p w14:paraId="386F6D0D" w14:textId="77777777" w:rsidR="00CF7F83" w:rsidRPr="00A40A6C" w:rsidRDefault="00CF7F83" w:rsidP="003411A0">
            <w:pPr>
              <w:pStyle w:val="aff3"/>
              <w:framePr w:wrap="around"/>
              <w:rPr>
                <w:lang w:val="en-US"/>
              </w:rPr>
            </w:pPr>
            <w:r w:rsidRPr="003411A0">
              <w:t>Узлы</w:t>
            </w:r>
            <w:r w:rsidRPr="00A40A6C">
              <w:rPr>
                <w:lang w:val="en-US"/>
              </w:rPr>
              <w:t xml:space="preserve"> </w:t>
            </w:r>
            <w:proofErr w:type="spellStart"/>
            <w:r w:rsidRPr="00A40A6C">
              <w:rPr>
                <w:lang w:val="en-US"/>
              </w:rPr>
              <w:t>LocalRC</w:t>
            </w:r>
            <w:proofErr w:type="spellEnd"/>
            <w:r w:rsidRPr="00A40A6C">
              <w:rPr>
                <w:lang w:val="en-US"/>
              </w:rPr>
              <w:t xml:space="preserve"> </w:t>
            </w:r>
            <w:r w:rsidRPr="003411A0">
              <w:t>и</w:t>
            </w:r>
            <w:r w:rsidRPr="00A40A6C">
              <w:rPr>
                <w:lang w:val="en-US"/>
              </w:rPr>
              <w:t xml:space="preserve"> Localhost_MR300</w:t>
            </w:r>
          </w:p>
        </w:tc>
        <w:tc>
          <w:tcPr>
            <w:tcW w:w="3969" w:type="dxa"/>
            <w:vAlign w:val="center"/>
          </w:tcPr>
          <w:p w14:paraId="25B75CA6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Дублирует имя администратора</w:t>
            </w:r>
          </w:p>
        </w:tc>
      </w:tr>
      <w:tr w:rsidR="00CF7F83" w:rsidRPr="003411A0" w14:paraId="6711A173" w14:textId="77777777" w:rsidTr="00A40A6C">
        <w:trPr>
          <w:trHeight w:val="857"/>
        </w:trPr>
        <w:tc>
          <w:tcPr>
            <w:tcW w:w="3141" w:type="dxa"/>
            <w:vAlign w:val="center"/>
          </w:tcPr>
          <w:p w14:paraId="2C8361F3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RCPath</w:t>
            </w:r>
            <w:proofErr w:type="spellEnd"/>
          </w:p>
        </w:tc>
        <w:tc>
          <w:tcPr>
            <w:tcW w:w="2666" w:type="dxa"/>
            <w:vAlign w:val="center"/>
          </w:tcPr>
          <w:p w14:paraId="47516F49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Сетевой путь к записи данных на ПК с регистратором</w:t>
            </w:r>
          </w:p>
        </w:tc>
        <w:tc>
          <w:tcPr>
            <w:tcW w:w="3969" w:type="dxa"/>
            <w:vAlign w:val="center"/>
          </w:tcPr>
          <w:p w14:paraId="1A270C5A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Каталог, в котором лежат данные</w:t>
            </w:r>
          </w:p>
        </w:tc>
      </w:tr>
      <w:tr w:rsidR="00CF7F83" w:rsidRPr="003411A0" w14:paraId="6AFC5F6A" w14:textId="77777777" w:rsidTr="00CC24DD">
        <w:trPr>
          <w:trHeight w:val="1015"/>
        </w:trPr>
        <w:tc>
          <w:tcPr>
            <w:tcW w:w="3141" w:type="dxa"/>
            <w:vAlign w:val="center"/>
          </w:tcPr>
          <w:p w14:paraId="2A6BA0EE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SubFolder</w:t>
            </w:r>
            <w:proofErr w:type="spellEnd"/>
          </w:p>
        </w:tc>
        <w:tc>
          <w:tcPr>
            <w:tcW w:w="2666" w:type="dxa"/>
            <w:vAlign w:val="center"/>
          </w:tcPr>
          <w:p w14:paraId="7E09905E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LocalRC</w:t>
            </w:r>
            <w:proofErr w:type="spellEnd"/>
            <w:r w:rsidRPr="003411A0">
              <w:t xml:space="preserve"> и Localhost_MR300</w:t>
            </w:r>
          </w:p>
        </w:tc>
        <w:tc>
          <w:tcPr>
            <w:tcW w:w="3969" w:type="dxa"/>
            <w:vAlign w:val="center"/>
          </w:tcPr>
          <w:p w14:paraId="4FF4520B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Подкаталог внутри «регистрации», в который будут скопированы данные при записи их с ПК регистратора</w:t>
            </w:r>
          </w:p>
        </w:tc>
      </w:tr>
      <w:tr w:rsidR="00CF7F83" w:rsidRPr="003411A0" w14:paraId="0143AE69" w14:textId="77777777" w:rsidTr="00A40A6C">
        <w:trPr>
          <w:trHeight w:val="880"/>
        </w:trPr>
        <w:tc>
          <w:tcPr>
            <w:tcW w:w="3141" w:type="dxa"/>
            <w:vAlign w:val="center"/>
          </w:tcPr>
          <w:p w14:paraId="6EE5432A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Copydata</w:t>
            </w:r>
            <w:proofErr w:type="spellEnd"/>
          </w:p>
        </w:tc>
        <w:tc>
          <w:tcPr>
            <w:tcW w:w="2666" w:type="dxa"/>
            <w:vAlign w:val="center"/>
          </w:tcPr>
          <w:p w14:paraId="6C4EA48E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False</w:t>
            </w:r>
            <w:proofErr w:type="spellEnd"/>
            <w:r w:rsidRPr="003411A0">
              <w:t xml:space="preserve">/ </w:t>
            </w:r>
            <w:proofErr w:type="spellStart"/>
            <w:r w:rsidRPr="003411A0">
              <w:t>true</w:t>
            </w:r>
            <w:proofErr w:type="spellEnd"/>
          </w:p>
        </w:tc>
        <w:tc>
          <w:tcPr>
            <w:tcW w:w="3969" w:type="dxa"/>
            <w:vAlign w:val="center"/>
          </w:tcPr>
          <w:p w14:paraId="200BD6FF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Данные скопированы с регистратора в локальный каталог регистрации</w:t>
            </w:r>
          </w:p>
        </w:tc>
      </w:tr>
      <w:tr w:rsidR="00CF7F83" w:rsidRPr="003411A0" w14:paraId="59D4208E" w14:textId="77777777" w:rsidTr="00A40A6C">
        <w:trPr>
          <w:trHeight w:val="677"/>
        </w:trPr>
        <w:tc>
          <w:tcPr>
            <w:tcW w:w="3141" w:type="dxa"/>
            <w:vAlign w:val="center"/>
          </w:tcPr>
          <w:p w14:paraId="1C86A759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Rar</w:t>
            </w:r>
            <w:proofErr w:type="spellEnd"/>
          </w:p>
        </w:tc>
        <w:tc>
          <w:tcPr>
            <w:tcW w:w="2666" w:type="dxa"/>
            <w:vAlign w:val="center"/>
          </w:tcPr>
          <w:p w14:paraId="74CEB375" w14:textId="77777777" w:rsidR="00CF7F83" w:rsidRPr="003411A0" w:rsidRDefault="00CF7F83" w:rsidP="003411A0">
            <w:pPr>
              <w:pStyle w:val="aff3"/>
              <w:framePr w:wrap="around"/>
            </w:pPr>
            <w:proofErr w:type="spellStart"/>
            <w:r w:rsidRPr="003411A0">
              <w:t>False</w:t>
            </w:r>
            <w:proofErr w:type="spellEnd"/>
            <w:r w:rsidRPr="003411A0">
              <w:t xml:space="preserve">/ </w:t>
            </w:r>
            <w:proofErr w:type="spellStart"/>
            <w:r w:rsidRPr="003411A0">
              <w:t>true</w:t>
            </w:r>
            <w:proofErr w:type="spellEnd"/>
          </w:p>
        </w:tc>
        <w:tc>
          <w:tcPr>
            <w:tcW w:w="3969" w:type="dxa"/>
            <w:vAlign w:val="center"/>
          </w:tcPr>
          <w:p w14:paraId="38C788B4" w14:textId="77777777" w:rsidR="00CF7F83" w:rsidRPr="003411A0" w:rsidRDefault="00CF7F83" w:rsidP="003411A0">
            <w:pPr>
              <w:pStyle w:val="aff3"/>
              <w:framePr w:wrap="around"/>
            </w:pPr>
            <w:r w:rsidRPr="003411A0">
              <w:t>Данные скопированы и заархивированы</w:t>
            </w:r>
          </w:p>
        </w:tc>
      </w:tr>
    </w:tbl>
    <w:p w14:paraId="39F1C625" w14:textId="77777777" w:rsidR="00CF7F83" w:rsidRPr="004D6303" w:rsidRDefault="00CF7F83" w:rsidP="00CF7F83">
      <w:pPr>
        <w:rPr>
          <w:sz w:val="12"/>
          <w:szCs w:val="12"/>
        </w:rPr>
      </w:pPr>
    </w:p>
    <w:p w14:paraId="0B4B5C20" w14:textId="0E1BBF27" w:rsidR="00CF7F83" w:rsidRDefault="00CF7F83" w:rsidP="00CF7F83">
      <w:pPr>
        <w:keepNext/>
      </w:pPr>
      <w:r>
        <w:lastRenderedPageBreak/>
        <w:t xml:space="preserve">4.1.3.8 На рисунке 9 </w:t>
      </w:r>
      <w:r w:rsidR="00D174F7">
        <w:t>показано</w:t>
      </w:r>
      <w:r>
        <w:t xml:space="preserve"> окно «Управление БДИ» компонента «Управление базой данных». Назначение элементов интерфейса приведено в </w:t>
      </w:r>
      <w:r w:rsidR="00A40A6C">
        <w:br/>
      </w:r>
      <w:r>
        <w:t>таблице 7.</w:t>
      </w:r>
    </w:p>
    <w:p w14:paraId="6519F391" w14:textId="77777777" w:rsidR="00CF7F83" w:rsidRDefault="00CF7F83" w:rsidP="00A40A6C">
      <w:pPr>
        <w:pStyle w:val="affb"/>
      </w:pPr>
      <w:r>
        <w:object w:dxaOrig="10622" w:dyaOrig="7778" w14:anchorId="72661702">
          <v:shape id="_x0000_i1030" type="#_x0000_t75" style="width:409.75pt;height:299.65pt" o:ole="">
            <v:imagedata r:id="rId29" o:title=""/>
          </v:shape>
          <o:OLEObject Type="Embed" ProgID="Visio.Drawing.11" ShapeID="_x0000_i1030" DrawAspect="Content" ObjectID="_1851500247" r:id="rId30"/>
        </w:object>
      </w:r>
    </w:p>
    <w:p w14:paraId="2FA1E781" w14:textId="77777777" w:rsidR="00CF7F83" w:rsidRDefault="00CF7F83" w:rsidP="00A40A6C">
      <w:pPr>
        <w:pStyle w:val="affb"/>
      </w:pPr>
      <w:r>
        <w:t>Рисунок 9 – Окно «Управление БДИ» компонента «Управление базой данных»</w:t>
      </w:r>
    </w:p>
    <w:p w14:paraId="713B13EE" w14:textId="77777777" w:rsidR="00CF7F83" w:rsidRDefault="00CF7F83" w:rsidP="00A40A6C">
      <w:pPr>
        <w:pStyle w:val="afff5"/>
      </w:pPr>
      <w:r>
        <w:lastRenderedPageBreak/>
        <w:t>Таблица 7 - Назначение элементов окна «Управление БДИ»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1"/>
        <w:gridCol w:w="7585"/>
      </w:tblGrid>
      <w:tr w:rsidR="00CF7F83" w:rsidRPr="00CD35CE" w14:paraId="59D41C60" w14:textId="77777777" w:rsidTr="00A40A6C">
        <w:trPr>
          <w:trHeight w:val="555"/>
        </w:trPr>
        <w:tc>
          <w:tcPr>
            <w:tcW w:w="2191" w:type="dxa"/>
            <w:tcBorders>
              <w:bottom w:val="double" w:sz="4" w:space="0" w:color="auto"/>
            </w:tcBorders>
            <w:vAlign w:val="center"/>
          </w:tcPr>
          <w:p w14:paraId="02788A06" w14:textId="77777777" w:rsidR="00CF7F83" w:rsidRPr="00CD35CE" w:rsidRDefault="00CF7F83" w:rsidP="00A40A6C">
            <w:pPr>
              <w:pStyle w:val="aff3"/>
              <w:framePr w:wrap="around"/>
              <w:jc w:val="center"/>
            </w:pPr>
            <w:r w:rsidRPr="00CD35CE">
              <w:t>Наименование</w:t>
            </w:r>
          </w:p>
        </w:tc>
        <w:tc>
          <w:tcPr>
            <w:tcW w:w="7585" w:type="dxa"/>
            <w:tcBorders>
              <w:bottom w:val="double" w:sz="4" w:space="0" w:color="auto"/>
            </w:tcBorders>
            <w:vAlign w:val="center"/>
          </w:tcPr>
          <w:p w14:paraId="6553C5B2" w14:textId="77777777" w:rsidR="00CF7F83" w:rsidRPr="00CD35CE" w:rsidRDefault="00CF7F83" w:rsidP="00A40A6C">
            <w:pPr>
              <w:pStyle w:val="aff3"/>
              <w:framePr w:wrap="around"/>
              <w:jc w:val="center"/>
            </w:pPr>
            <w:r w:rsidRPr="00CD35CE">
              <w:t>Назначение</w:t>
            </w:r>
          </w:p>
        </w:tc>
      </w:tr>
      <w:tr w:rsidR="00CF7F83" w:rsidRPr="00CD35CE" w14:paraId="49D2D2BC" w14:textId="77777777" w:rsidTr="00A40A6C">
        <w:trPr>
          <w:trHeight w:val="1095"/>
        </w:trPr>
        <w:tc>
          <w:tcPr>
            <w:tcW w:w="2191" w:type="dxa"/>
            <w:tcBorders>
              <w:top w:val="double" w:sz="4" w:space="0" w:color="auto"/>
            </w:tcBorders>
            <w:vAlign w:val="center"/>
          </w:tcPr>
          <w:p w14:paraId="39517022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Панель «Объект»</w:t>
            </w:r>
          </w:p>
        </w:tc>
        <w:tc>
          <w:tcPr>
            <w:tcW w:w="7585" w:type="dxa"/>
            <w:tcBorders>
              <w:top w:val="double" w:sz="4" w:space="0" w:color="auto"/>
            </w:tcBorders>
            <w:vAlign w:val="center"/>
          </w:tcPr>
          <w:p w14:paraId="0447995A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 xml:space="preserve">Позволяет выбрать объект испытания или задать имя нового в поле «Наименование». Каталог с именем нового объекта создается на диске в момент перехода ПО </w:t>
            </w:r>
            <w:r w:rsidRPr="00CD35CE">
              <w:rPr>
                <w:lang w:val="en-US"/>
              </w:rPr>
              <w:t>Recorder</w:t>
            </w:r>
            <w:r w:rsidRPr="00CD35CE">
              <w:t xml:space="preserve"> в запись или по кнопке «Применить». Справа находится таблица для задания свойств объ</w:t>
            </w:r>
            <w:r>
              <w:t>екта</w:t>
            </w:r>
          </w:p>
        </w:tc>
      </w:tr>
      <w:tr w:rsidR="00CF7F83" w:rsidRPr="00CD35CE" w14:paraId="598E2A29" w14:textId="77777777" w:rsidTr="00A40A6C">
        <w:trPr>
          <w:trHeight w:val="1498"/>
        </w:trPr>
        <w:tc>
          <w:tcPr>
            <w:tcW w:w="2191" w:type="dxa"/>
            <w:vAlign w:val="center"/>
          </w:tcPr>
          <w:p w14:paraId="37EB4340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Панель «Испытание»</w:t>
            </w:r>
          </w:p>
        </w:tc>
        <w:tc>
          <w:tcPr>
            <w:tcW w:w="7585" w:type="dxa"/>
            <w:vAlign w:val="center"/>
          </w:tcPr>
          <w:p w14:paraId="577FB6A1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 xml:space="preserve">Позволяет выбрать испытание или задать имя нового в поле «Наименование». Каталог с именем нового испытания создается на диске в момент перехода </w:t>
            </w:r>
            <w:r w:rsidRPr="00CD35CE">
              <w:rPr>
                <w:lang w:val="en-US"/>
              </w:rPr>
              <w:t>Recorder</w:t>
            </w:r>
            <w:r w:rsidRPr="00CD35CE">
              <w:t xml:space="preserve"> в запись или по кнопке «Применить». Справа находится таблица для задания свойств испытания. Опция «Дата» добавляет</w:t>
            </w:r>
            <w:r>
              <w:t xml:space="preserve"> к имени испытания текущую дату</w:t>
            </w:r>
          </w:p>
        </w:tc>
      </w:tr>
      <w:tr w:rsidR="00CF7F83" w:rsidRPr="00CD35CE" w14:paraId="4BF05E81" w14:textId="77777777" w:rsidTr="00A40A6C">
        <w:trPr>
          <w:trHeight w:val="3179"/>
        </w:trPr>
        <w:tc>
          <w:tcPr>
            <w:tcW w:w="2191" w:type="dxa"/>
            <w:vAlign w:val="center"/>
          </w:tcPr>
          <w:p w14:paraId="3DF44169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Панель «Регистрация»</w:t>
            </w:r>
          </w:p>
        </w:tc>
        <w:tc>
          <w:tcPr>
            <w:tcW w:w="7585" w:type="dxa"/>
            <w:vAlign w:val="center"/>
          </w:tcPr>
          <w:p w14:paraId="5E7E1CCE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 xml:space="preserve">Позволяет выбрать регистрацию или задать имя новой в поле «Наименование». Каталог с именем новой регистрации создается на диске в момент перехода ПО </w:t>
            </w:r>
            <w:r w:rsidRPr="00CD35CE">
              <w:rPr>
                <w:lang w:val="en-US"/>
              </w:rPr>
              <w:t>Recorder</w:t>
            </w:r>
            <w:r w:rsidRPr="00CD35CE">
              <w:t xml:space="preserve"> в запись или по кнопке «Применить». Справа находится таблица для задания свойств объекта.</w:t>
            </w:r>
          </w:p>
          <w:p w14:paraId="2723E580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Регистрацию нельзя перезаписать, поэтому при выборе имени существующей регистрации поле «Наименование» меняет цвет на серый и будет выводить описание (при наведении курсора мыши) с указанием имени новой регистрации. Имя новой регистрации создается путем автоматического инкремента имени в формате &lt;имя&gt;_&lt;номер&gt;.</w:t>
            </w:r>
          </w:p>
          <w:p w14:paraId="27283119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Опция авария позволяет задать признак регистрации, что была авария и указать тип аварии в соответствующем окне (разрушение, повр</w:t>
            </w:r>
            <w:r>
              <w:t>еждение, предупреждение и т.д.)</w:t>
            </w:r>
          </w:p>
        </w:tc>
      </w:tr>
      <w:tr w:rsidR="00CF7F83" w:rsidRPr="00CD35CE" w14:paraId="6C809522" w14:textId="77777777" w:rsidTr="00A40A6C">
        <w:trPr>
          <w:trHeight w:val="1149"/>
        </w:trPr>
        <w:tc>
          <w:tcPr>
            <w:tcW w:w="2191" w:type="dxa"/>
            <w:vAlign w:val="center"/>
          </w:tcPr>
          <w:p w14:paraId="5F664D35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Список регистраторов</w:t>
            </w:r>
          </w:p>
        </w:tc>
        <w:tc>
          <w:tcPr>
            <w:tcW w:w="7585" w:type="dxa"/>
            <w:vAlign w:val="center"/>
          </w:tcPr>
          <w:p w14:paraId="72ACDBFE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По двойному клику на списке регистраторов появляется форма для задания свойств нового регистратора (хост – сетевой адрес ПК, порт программы регистратора, Подкаталог – имя каталога, в который будут сохраняться данные регистратора при записи)</w:t>
            </w:r>
          </w:p>
        </w:tc>
      </w:tr>
      <w:tr w:rsidR="00CF7F83" w:rsidRPr="00CD35CE" w14:paraId="41FBB6C3" w14:textId="77777777" w:rsidTr="00A40A6C">
        <w:tc>
          <w:tcPr>
            <w:tcW w:w="2191" w:type="dxa"/>
            <w:vAlign w:val="center"/>
          </w:tcPr>
          <w:p w14:paraId="1BE62EEB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Кнопка «Применить»</w:t>
            </w:r>
          </w:p>
        </w:tc>
        <w:tc>
          <w:tcPr>
            <w:tcW w:w="7585" w:type="dxa"/>
            <w:vAlign w:val="center"/>
          </w:tcPr>
          <w:p w14:paraId="68A2A0B2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По кнопке применяются изменения свойств объектов базы данных</w:t>
            </w:r>
          </w:p>
        </w:tc>
      </w:tr>
      <w:tr w:rsidR="00CF7F83" w:rsidRPr="00CD35CE" w14:paraId="4E2F4045" w14:textId="77777777" w:rsidTr="00A40A6C">
        <w:trPr>
          <w:trHeight w:val="583"/>
        </w:trPr>
        <w:tc>
          <w:tcPr>
            <w:tcW w:w="2191" w:type="dxa"/>
            <w:vAlign w:val="center"/>
          </w:tcPr>
          <w:p w14:paraId="709F3878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Кнопка «БД»</w:t>
            </w:r>
          </w:p>
        </w:tc>
        <w:tc>
          <w:tcPr>
            <w:tcW w:w="7585" w:type="dxa"/>
            <w:vAlign w:val="center"/>
          </w:tcPr>
          <w:p w14:paraId="2746476F" w14:textId="77777777" w:rsidR="00CF7F83" w:rsidRPr="00CD35CE" w:rsidRDefault="00CF7F83" w:rsidP="00A40A6C">
            <w:pPr>
              <w:pStyle w:val="aff3"/>
              <w:framePr w:wrap="around"/>
            </w:pPr>
            <w:r w:rsidRPr="00CD35CE">
              <w:t>Отображение структуры базы данных для выполнения поиска регистраций и передачи их в «</w:t>
            </w:r>
            <w:r w:rsidRPr="00CD35CE">
              <w:rPr>
                <w:lang w:val="en-US"/>
              </w:rPr>
              <w:t>Win</w:t>
            </w:r>
            <w:r w:rsidRPr="00CD35CE">
              <w:t>ПОС»</w:t>
            </w:r>
          </w:p>
        </w:tc>
      </w:tr>
    </w:tbl>
    <w:p w14:paraId="05C173D5" w14:textId="77777777" w:rsidR="00CF7F83" w:rsidRPr="00170C7C" w:rsidRDefault="00CF7F83" w:rsidP="00CF7F83">
      <w:pPr>
        <w:pStyle w:val="afff6"/>
        <w:jc w:val="left"/>
        <w:rPr>
          <w:sz w:val="16"/>
          <w:szCs w:val="16"/>
        </w:rPr>
      </w:pPr>
    </w:p>
    <w:p w14:paraId="698560E8" w14:textId="3F2C2540" w:rsidR="00CF7F83" w:rsidRDefault="00CF7F83" w:rsidP="00A40A6C">
      <w:r w:rsidRPr="00170C7C">
        <w:t xml:space="preserve">4.1.3.9 </w:t>
      </w:r>
      <w:r>
        <w:t xml:space="preserve">При нажатии иконки </w:t>
      </w:r>
      <w:r w:rsidRPr="00170C7C">
        <w:t xml:space="preserve">«БД» отображается </w:t>
      </w:r>
      <w:r>
        <w:t>окно БДИ</w:t>
      </w:r>
      <w:r w:rsidR="00D174F7">
        <w:t>. Его</w:t>
      </w:r>
      <w:r>
        <w:t xml:space="preserve"> </w:t>
      </w:r>
      <w:r w:rsidRPr="00170C7C">
        <w:t xml:space="preserve">форма </w:t>
      </w:r>
      <w:r w:rsidR="00D174F7">
        <w:t>показана</w:t>
      </w:r>
      <w:r>
        <w:t xml:space="preserve"> на рисунке 10</w:t>
      </w:r>
      <w:r w:rsidR="00D174F7">
        <w:t>. Н</w:t>
      </w:r>
      <w:r>
        <w:t>азначение элементов</w:t>
      </w:r>
      <w:r w:rsidR="00D174F7">
        <w:t xml:space="preserve"> БДИ приведено</w:t>
      </w:r>
      <w:r>
        <w:t xml:space="preserve"> в таблице 8.</w:t>
      </w:r>
    </w:p>
    <w:p w14:paraId="3CE39CC4" w14:textId="239E2A8C" w:rsidR="00CF7F83" w:rsidRDefault="000E5CB8" w:rsidP="000E5CB8">
      <w:pPr>
        <w:pStyle w:val="affb"/>
      </w:pPr>
      <w:r>
        <w:object w:dxaOrig="12283" w:dyaOrig="10793" w14:anchorId="518DA1B6">
          <v:shape id="_x0000_i1031" type="#_x0000_t75" style="width:416.65pt;height:315pt" o:ole="">
            <v:imagedata r:id="rId31" o:title=""/>
          </v:shape>
          <o:OLEObject Type="Embed" ProgID="Visio.Drawing.11" ShapeID="_x0000_i1031" DrawAspect="Content" ObjectID="_1851500248" r:id="rId32"/>
        </w:object>
      </w:r>
    </w:p>
    <w:p w14:paraId="0301E80B" w14:textId="77777777" w:rsidR="00CF7F83" w:rsidRDefault="00CF7F83" w:rsidP="000E5CB8">
      <w:pPr>
        <w:pStyle w:val="affb"/>
      </w:pPr>
      <w:r>
        <w:t>Рисунок 10 – Окно «БДИ»</w:t>
      </w:r>
    </w:p>
    <w:p w14:paraId="7B2FA37E" w14:textId="1302DD83" w:rsidR="00CF7F83" w:rsidRDefault="00CF7F83" w:rsidP="000E5CB8">
      <w:pPr>
        <w:pStyle w:val="afff5"/>
      </w:pPr>
      <w:r>
        <w:t>Таблица 8 – Назначение элементов окна БДИ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3"/>
        <w:gridCol w:w="7342"/>
      </w:tblGrid>
      <w:tr w:rsidR="00CF7F83" w:rsidRPr="00CD35CE" w14:paraId="137BD8D0" w14:textId="77777777" w:rsidTr="000E5CB8">
        <w:trPr>
          <w:trHeight w:val="561"/>
          <w:jc w:val="center"/>
        </w:trPr>
        <w:tc>
          <w:tcPr>
            <w:tcW w:w="2235" w:type="dxa"/>
            <w:tcBorders>
              <w:bottom w:val="double" w:sz="4" w:space="0" w:color="auto"/>
            </w:tcBorders>
            <w:vAlign w:val="center"/>
          </w:tcPr>
          <w:p w14:paraId="6DA00D23" w14:textId="77777777" w:rsidR="00CF7F83" w:rsidRPr="00CD35CE" w:rsidRDefault="00CF7F83" w:rsidP="000E5CB8">
            <w:pPr>
              <w:pStyle w:val="aff3"/>
              <w:framePr w:wrap="around"/>
              <w:jc w:val="center"/>
            </w:pPr>
            <w:r w:rsidRPr="00CD35CE">
              <w:t>Наименование</w:t>
            </w:r>
          </w:p>
        </w:tc>
        <w:tc>
          <w:tcPr>
            <w:tcW w:w="7761" w:type="dxa"/>
            <w:tcBorders>
              <w:bottom w:val="double" w:sz="4" w:space="0" w:color="auto"/>
            </w:tcBorders>
            <w:vAlign w:val="center"/>
          </w:tcPr>
          <w:p w14:paraId="3024EBEE" w14:textId="77777777" w:rsidR="00CF7F83" w:rsidRPr="00CD35CE" w:rsidRDefault="00CF7F83" w:rsidP="000E5CB8">
            <w:pPr>
              <w:pStyle w:val="aff3"/>
              <w:framePr w:wrap="around"/>
              <w:jc w:val="center"/>
            </w:pPr>
            <w:r w:rsidRPr="00CD35CE">
              <w:t>Назначение</w:t>
            </w:r>
          </w:p>
        </w:tc>
      </w:tr>
      <w:tr w:rsidR="00CF7F83" w:rsidRPr="00CD35CE" w14:paraId="27E7F7B8" w14:textId="77777777" w:rsidTr="000E5CB8">
        <w:trPr>
          <w:trHeight w:val="413"/>
          <w:jc w:val="center"/>
        </w:trPr>
        <w:tc>
          <w:tcPr>
            <w:tcW w:w="2235" w:type="dxa"/>
            <w:tcBorders>
              <w:top w:val="double" w:sz="4" w:space="0" w:color="auto"/>
            </w:tcBorders>
            <w:vAlign w:val="center"/>
          </w:tcPr>
          <w:p w14:paraId="113964C1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Путь БДИ</w:t>
            </w:r>
          </w:p>
        </w:tc>
        <w:tc>
          <w:tcPr>
            <w:tcW w:w="7761" w:type="dxa"/>
            <w:tcBorders>
              <w:top w:val="double" w:sz="4" w:space="0" w:color="auto"/>
            </w:tcBorders>
            <w:vAlign w:val="center"/>
          </w:tcPr>
          <w:p w14:paraId="61DAF4A3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Задание пути к базе данных</w:t>
            </w:r>
          </w:p>
        </w:tc>
      </w:tr>
      <w:tr w:rsidR="00CF7F83" w:rsidRPr="00CD35CE" w14:paraId="076D36B8" w14:textId="77777777" w:rsidTr="000E5CB8">
        <w:trPr>
          <w:jc w:val="center"/>
        </w:trPr>
        <w:tc>
          <w:tcPr>
            <w:tcW w:w="2235" w:type="dxa"/>
            <w:vAlign w:val="center"/>
          </w:tcPr>
          <w:p w14:paraId="091713E8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Панель поиска объектов БДИ</w:t>
            </w:r>
          </w:p>
        </w:tc>
        <w:tc>
          <w:tcPr>
            <w:tcW w:w="7761" w:type="dxa"/>
            <w:vAlign w:val="center"/>
          </w:tcPr>
          <w:p w14:paraId="55635863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Позволяет фильтровать отображаемые узлы в дереве структуры БДИ. Поиск возможен по:</w:t>
            </w:r>
          </w:p>
          <w:p w14:paraId="5F42B524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-наименованию объекта;</w:t>
            </w:r>
          </w:p>
          <w:p w14:paraId="1D2C047D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-дате испытания/дате регистрации;</w:t>
            </w:r>
          </w:p>
          <w:p w14:paraId="3CB50428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-с</w:t>
            </w:r>
            <w:r>
              <w:t>войству объектов</w:t>
            </w:r>
          </w:p>
        </w:tc>
      </w:tr>
      <w:tr w:rsidR="00CF7F83" w:rsidRPr="00CD35CE" w14:paraId="0C2066DC" w14:textId="77777777" w:rsidTr="000E5CB8">
        <w:trPr>
          <w:trHeight w:val="423"/>
          <w:jc w:val="center"/>
        </w:trPr>
        <w:tc>
          <w:tcPr>
            <w:tcW w:w="2235" w:type="dxa"/>
            <w:vAlign w:val="center"/>
          </w:tcPr>
          <w:p w14:paraId="03D8EF90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Дерево объектов</w:t>
            </w:r>
          </w:p>
        </w:tc>
        <w:tc>
          <w:tcPr>
            <w:tcW w:w="7761" w:type="dxa"/>
            <w:vAlign w:val="center"/>
          </w:tcPr>
          <w:p w14:paraId="346B1C10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Отображает структуру БДИ с учетом включенного фильтра</w:t>
            </w:r>
          </w:p>
        </w:tc>
      </w:tr>
      <w:tr w:rsidR="00CF7F83" w:rsidRPr="00CD35CE" w14:paraId="227AC0E3" w14:textId="77777777" w:rsidTr="000E5CB8">
        <w:trPr>
          <w:jc w:val="center"/>
        </w:trPr>
        <w:tc>
          <w:tcPr>
            <w:tcW w:w="2235" w:type="dxa"/>
            <w:vAlign w:val="center"/>
          </w:tcPr>
          <w:p w14:paraId="5216BF9E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Панель свойств объектов БДИ</w:t>
            </w:r>
          </w:p>
        </w:tc>
        <w:tc>
          <w:tcPr>
            <w:tcW w:w="7761" w:type="dxa"/>
            <w:vAlign w:val="center"/>
          </w:tcPr>
          <w:p w14:paraId="4DC1E4FE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Свойства выбранного объекта</w:t>
            </w:r>
          </w:p>
        </w:tc>
      </w:tr>
      <w:tr w:rsidR="00CF7F83" w:rsidRPr="00CD35CE" w14:paraId="6F0831AB" w14:textId="77777777" w:rsidTr="000E5CB8">
        <w:trPr>
          <w:jc w:val="center"/>
        </w:trPr>
        <w:tc>
          <w:tcPr>
            <w:tcW w:w="2235" w:type="dxa"/>
            <w:vAlign w:val="center"/>
          </w:tcPr>
          <w:p w14:paraId="5A468B6C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>Кнопка «Архивировать»</w:t>
            </w:r>
          </w:p>
        </w:tc>
        <w:tc>
          <w:tcPr>
            <w:tcW w:w="7761" w:type="dxa"/>
            <w:vAlign w:val="center"/>
          </w:tcPr>
          <w:p w14:paraId="5F5F8899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 xml:space="preserve">Архивировать регистрацию в формате </w:t>
            </w:r>
            <w:r w:rsidRPr="00CD35CE">
              <w:rPr>
                <w:lang w:val="en-US"/>
              </w:rPr>
              <w:t>zip</w:t>
            </w:r>
          </w:p>
        </w:tc>
      </w:tr>
      <w:tr w:rsidR="00CF7F83" w:rsidRPr="00CD35CE" w14:paraId="6F57EECA" w14:textId="77777777" w:rsidTr="000E5CB8">
        <w:trPr>
          <w:trHeight w:val="939"/>
          <w:jc w:val="center"/>
        </w:trPr>
        <w:tc>
          <w:tcPr>
            <w:tcW w:w="2235" w:type="dxa"/>
            <w:vAlign w:val="center"/>
          </w:tcPr>
          <w:p w14:paraId="28665007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 xml:space="preserve">Кнопка «Открыть в </w:t>
            </w:r>
            <w:r w:rsidRPr="00CD35CE">
              <w:rPr>
                <w:lang w:val="en-US"/>
              </w:rPr>
              <w:t>Win</w:t>
            </w:r>
            <w:r w:rsidRPr="00CD35CE">
              <w:t>ПОС»</w:t>
            </w:r>
          </w:p>
        </w:tc>
        <w:tc>
          <w:tcPr>
            <w:tcW w:w="7761" w:type="dxa"/>
            <w:vAlign w:val="center"/>
          </w:tcPr>
          <w:p w14:paraId="7818ED63" w14:textId="77777777" w:rsidR="00CF7F83" w:rsidRPr="00CD35CE" w:rsidRDefault="00CF7F83" w:rsidP="000E5CB8">
            <w:pPr>
              <w:pStyle w:val="aff3"/>
              <w:framePr w:wrap="around"/>
            </w:pPr>
            <w:r w:rsidRPr="00CD35CE">
              <w:t xml:space="preserve">Передает записи выбранных регистраций в </w:t>
            </w:r>
            <w:r w:rsidRPr="00CD35CE">
              <w:rPr>
                <w:lang w:val="en-US"/>
              </w:rPr>
              <w:t>Win</w:t>
            </w:r>
            <w:r w:rsidRPr="00CD35CE">
              <w:t xml:space="preserve">ПОС (каждая регистрация передается в </w:t>
            </w:r>
            <w:r w:rsidRPr="00CD35CE">
              <w:rPr>
                <w:lang w:val="en-US"/>
              </w:rPr>
              <w:t>Win</w:t>
            </w:r>
            <w:r w:rsidRPr="00CD35CE">
              <w:t>ПОС всеми замерами сделанными разными регистраторами)</w:t>
            </w:r>
          </w:p>
        </w:tc>
      </w:tr>
    </w:tbl>
    <w:p w14:paraId="47E2B5F5" w14:textId="77777777" w:rsidR="000E5CB8" w:rsidRDefault="000E5CB8" w:rsidP="00CF7F83"/>
    <w:p w14:paraId="1B70B718" w14:textId="330ADEDD" w:rsidR="00CF7F83" w:rsidRDefault="00CF7F83" w:rsidP="00CF7F83">
      <w:r>
        <w:t>4.1.4 Компонент «</w:t>
      </w:r>
      <w:r w:rsidR="00D174F7">
        <w:t>Р</w:t>
      </w:r>
      <w:r>
        <w:t>асчётные каналы».</w:t>
      </w:r>
    </w:p>
    <w:p w14:paraId="4E2CC2FF" w14:textId="21C5CBA8" w:rsidR="00CF7F83" w:rsidRDefault="00CF7F83" w:rsidP="000E5CB8">
      <w:pPr>
        <w:rPr>
          <w:noProof/>
        </w:rPr>
      </w:pPr>
      <w:r>
        <w:t xml:space="preserve">4.1.4.1 Плагин позволяет производить расчеты для последующего отображения или записи значений в теги </w:t>
      </w:r>
      <w:r>
        <w:rPr>
          <w:lang w:val="en-US"/>
        </w:rPr>
        <w:t>Recorder</w:t>
      </w:r>
      <w:r w:rsidRPr="007B744E">
        <w:t xml:space="preserve">. </w:t>
      </w:r>
      <w:r>
        <w:t>Для перехода к настройке алгоритмов расчета необходимо войти в настройку, перейти на вкладку каналы и нажать кнопку</w:t>
      </w:r>
      <w:r w:rsidRPr="00AC5EA7">
        <w:rPr>
          <w:noProof/>
        </w:rPr>
        <w:t xml:space="preserve"> </w:t>
      </w:r>
      <w:r w:rsidRPr="00442454">
        <w:rPr>
          <w:noProof/>
        </w:rPr>
        <w:drawing>
          <wp:inline distT="0" distB="0" distL="0" distR="0" wp14:anchorId="418191DE" wp14:editId="09817379">
            <wp:extent cx="238125" cy="247650"/>
            <wp:effectExtent l="0" t="0" r="9525" b="0"/>
            <wp:docPr id="1617652806" name="Рисунок 26" descr="D:\Oburec\delphi\doc\ControlCyclogram\screens\Расчет_F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D:\Oburec\delphi\doc\ControlCyclogram\screens\Расчет_Fx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. Окно настройки расчётных каналов </w:t>
      </w:r>
      <w:r w:rsidR="00D174F7">
        <w:rPr>
          <w:noProof/>
        </w:rPr>
        <w:t>показано</w:t>
      </w:r>
      <w:r>
        <w:rPr>
          <w:noProof/>
        </w:rPr>
        <w:t xml:space="preserve"> на рисунке</w:t>
      </w:r>
      <w:r w:rsidR="00D174F7">
        <w:rPr>
          <w:noProof/>
        </w:rPr>
        <w:t xml:space="preserve"> </w:t>
      </w:r>
      <w:r>
        <w:rPr>
          <w:noProof/>
        </w:rPr>
        <w:t>11.</w:t>
      </w:r>
    </w:p>
    <w:p w14:paraId="2641A214" w14:textId="02F94415" w:rsidR="00CF7F83" w:rsidRDefault="00CF7F83" w:rsidP="000E5CB8">
      <w:pPr>
        <w:pStyle w:val="affb"/>
        <w:rPr>
          <w:noProof/>
        </w:rPr>
      </w:pPr>
      <w:r w:rsidRPr="00442454">
        <w:rPr>
          <w:noProof/>
        </w:rPr>
        <w:lastRenderedPageBreak/>
        <w:drawing>
          <wp:inline distT="0" distB="0" distL="0" distR="0" wp14:anchorId="22C5C7D1" wp14:editId="7DC3F22A">
            <wp:extent cx="6238875" cy="3878220"/>
            <wp:effectExtent l="0" t="0" r="0" b="8255"/>
            <wp:docPr id="54038430" name="Рисунок 25" descr="D:\Oburec\delphi\doc\ControlCyclogram\screens\Расчет_Спект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D:\Oburec\delphi\doc\ControlCyclogram\screens\Расчет_Спектр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792" cy="388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B341" w14:textId="172E7153" w:rsidR="00CF7F83" w:rsidRDefault="00CF7F83" w:rsidP="000E5CB8">
      <w:pPr>
        <w:pStyle w:val="affb"/>
      </w:pPr>
      <w:r>
        <w:t>Рисунок 11 – Окно «</w:t>
      </w:r>
      <w:r w:rsidR="00D174F7">
        <w:t>Н</w:t>
      </w:r>
      <w:r>
        <w:t>астройка расчётных каналов»</w:t>
      </w:r>
    </w:p>
    <w:p w14:paraId="2630A439" w14:textId="77777777" w:rsidR="00CF7F83" w:rsidRPr="00A37F90" w:rsidRDefault="00CF7F83" w:rsidP="000E5CB8">
      <w:pPr>
        <w:rPr>
          <w:noProof/>
        </w:rPr>
      </w:pPr>
      <w:r>
        <w:t xml:space="preserve">4.1.4.2 </w:t>
      </w:r>
      <w:proofErr w:type="gramStart"/>
      <w:r>
        <w:t>В</w:t>
      </w:r>
      <w:proofErr w:type="gramEnd"/>
      <w:r>
        <w:rPr>
          <w:noProof/>
        </w:rPr>
        <w:t xml:space="preserve"> диалоге доступны следующие действия оператора</w:t>
      </w:r>
      <w:r w:rsidRPr="00A37F90">
        <w:rPr>
          <w:noProof/>
        </w:rPr>
        <w:t>:</w:t>
      </w:r>
    </w:p>
    <w:p w14:paraId="3318EFDB" w14:textId="43876256" w:rsidR="00CF7F83" w:rsidRDefault="00CF7F83" w:rsidP="000E5CB8">
      <w:pPr>
        <w:pStyle w:val="a3"/>
      </w:pPr>
      <w:r>
        <w:t>выбор одного или нескольких элементов в списке тегов и последующее нажатие кнопки «Добавить алгоритм», в этом случае будет добавлено несколько алгоритмов выбранного типа с разными входными тегами.</w:t>
      </w:r>
    </w:p>
    <w:p w14:paraId="5EB67388" w14:textId="49D99080" w:rsidR="00CF7F83" w:rsidRPr="00A37F90" w:rsidRDefault="00CF7F83" w:rsidP="000E5CB8">
      <w:pPr>
        <w:pStyle w:val="a3"/>
      </w:pPr>
      <w:r>
        <w:t>выбор нескольких алгоритмов для группового изменения или просмотра</w:t>
      </w:r>
      <w:r w:rsidRPr="00A37F90">
        <w:t xml:space="preserve"> </w:t>
      </w:r>
      <w:r>
        <w:t>одинаковых свойств.</w:t>
      </w:r>
    </w:p>
    <w:p w14:paraId="44A71ED0" w14:textId="77777777" w:rsidR="00CF7F83" w:rsidRDefault="00CF7F83" w:rsidP="00CF7F83">
      <w:r>
        <w:t>4.1.5 Компоненты для отображения графиков в ходе испытаний</w:t>
      </w:r>
    </w:p>
    <w:p w14:paraId="5A55F631" w14:textId="7B5676E8" w:rsidR="00CF7F83" w:rsidRDefault="00CF7F83" w:rsidP="00CF7F83">
      <w:r>
        <w:t>4.1.5.1 Компонент «</w:t>
      </w:r>
      <w:r w:rsidR="00D174F7">
        <w:t>Р</w:t>
      </w:r>
      <w:r>
        <w:t>абочая точка»</w:t>
      </w:r>
    </w:p>
    <w:p w14:paraId="0E00D280" w14:textId="77777777" w:rsidR="00D174F7" w:rsidRDefault="00CF7F83" w:rsidP="00CF7F83">
      <w:r>
        <w:t>4.1.5.1.1 Компонент «</w:t>
      </w:r>
      <w:r w:rsidR="00D174F7">
        <w:t>Р</w:t>
      </w:r>
      <w:r>
        <w:t xml:space="preserve">абочая точка» - элемент, встраиваемый в формуляр </w:t>
      </w:r>
      <w:r w:rsidR="00D174F7">
        <w:br/>
      </w:r>
      <w:r>
        <w:t xml:space="preserve">ПО </w:t>
      </w:r>
      <w:proofErr w:type="spellStart"/>
      <w:r w:rsidRPr="00255EDE">
        <w:t>Recorder</w:t>
      </w:r>
      <w:proofErr w:type="spellEnd"/>
      <w:r>
        <w:t xml:space="preserve"> (иконка на панели создания элементов </w:t>
      </w:r>
      <w:r w:rsidRPr="00442454">
        <w:rPr>
          <w:noProof/>
        </w:rPr>
        <w:drawing>
          <wp:inline distT="0" distB="0" distL="0" distR="0" wp14:anchorId="188F726C" wp14:editId="39CF8C5A">
            <wp:extent cx="200025" cy="190500"/>
            <wp:effectExtent l="0" t="0" r="9525" b="0"/>
            <wp:docPr id="16313770" name="Рисунок 24" descr="G:\oburec\data\mbase\руководство\screens\Иконка рабочей точ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G:\oburec\data\mbase\руководство\screens\Иконка рабочей точки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), предназначенн</w:t>
      </w:r>
      <w:r w:rsidR="00D174F7">
        <w:t>ая</w:t>
      </w:r>
      <w:r>
        <w:t xml:space="preserve"> для построения параметрических графиков с допусковым контролем</w:t>
      </w:r>
      <w:r w:rsidR="00D174F7">
        <w:t>)</w:t>
      </w:r>
      <w:r>
        <w:t>.</w:t>
      </w:r>
    </w:p>
    <w:p w14:paraId="786BCC88" w14:textId="41EF2FBA" w:rsidR="00D174F7" w:rsidRDefault="00CF7F83" w:rsidP="00CF7F83">
      <w:r>
        <w:t>В качестве входных параметров компоненту «рабочая точка» необходимо указать теги ПО </w:t>
      </w:r>
      <w:r>
        <w:rPr>
          <w:lang w:val="en-US"/>
        </w:rPr>
        <w:t>Recorder</w:t>
      </w:r>
      <w:r>
        <w:t xml:space="preserve">, значения которых будут приниматься за координаты </w:t>
      </w:r>
      <w:r>
        <w:rPr>
          <w:lang w:val="en-US"/>
        </w:rPr>
        <w:t>X</w:t>
      </w:r>
      <w:r w:rsidRPr="00255EDE">
        <w:t xml:space="preserve"> </w:t>
      </w:r>
      <w:r>
        <w:t xml:space="preserve">и </w:t>
      </w:r>
      <w:r>
        <w:rPr>
          <w:lang w:val="en-US"/>
        </w:rPr>
        <w:t>Y</w:t>
      </w:r>
      <w:r w:rsidRPr="00255EDE">
        <w:t xml:space="preserve"> </w:t>
      </w:r>
      <w:r>
        <w:t>рабочей точки.</w:t>
      </w:r>
    </w:p>
    <w:p w14:paraId="52AD74C7" w14:textId="77777777" w:rsidR="0084021A" w:rsidRDefault="00CF7F83" w:rsidP="00CF7F83">
      <w:r>
        <w:t>На компонент</w:t>
      </w:r>
      <w:r w:rsidR="00D174F7">
        <w:t>е</w:t>
      </w:r>
      <w:r>
        <w:t xml:space="preserve"> одновременно может быть отображено несколько графиков, для каждого графика контролируется выход значения за пределы настроенных «трубок допуска».</w:t>
      </w:r>
    </w:p>
    <w:p w14:paraId="3E16D9C0" w14:textId="77777777" w:rsidR="0084021A" w:rsidRDefault="00CF7F83" w:rsidP="00CF7F83">
      <w:r>
        <w:lastRenderedPageBreak/>
        <w:t>Сигнализация о выходе за допуск выводится в создаваемые для графиков служебные теги.</w:t>
      </w:r>
    </w:p>
    <w:p w14:paraId="2ED28D78" w14:textId="41FC44A7" w:rsidR="00CF7F83" w:rsidRDefault="00CF7F83" w:rsidP="00CF7F83">
      <w:r>
        <w:t>Компонент может применяться как для допускового контроля параметров, зависимых от режима работы объекта, так, например, для функций АФЧХ. Внешний вид графика компонента «</w:t>
      </w:r>
      <w:r w:rsidR="000B1692">
        <w:t>Р</w:t>
      </w:r>
      <w:r>
        <w:t>абочая точка» показан на рисунке</w:t>
      </w:r>
      <w:r w:rsidR="006C4507">
        <w:t xml:space="preserve"> </w:t>
      </w:r>
      <w:r>
        <w:t>12.</w:t>
      </w:r>
    </w:p>
    <w:p w14:paraId="5E89FC00" w14:textId="35A87BDF" w:rsidR="00CF7F83" w:rsidRDefault="00CF7F83" w:rsidP="006C4507">
      <w:pPr>
        <w:pStyle w:val="affb"/>
        <w:rPr>
          <w:noProof/>
        </w:rPr>
      </w:pPr>
      <w:r w:rsidRPr="00442454">
        <w:rPr>
          <w:noProof/>
        </w:rPr>
        <w:drawing>
          <wp:inline distT="0" distB="0" distL="0" distR="0" wp14:anchorId="52255660" wp14:editId="4EC3863E">
            <wp:extent cx="4524375" cy="3718170"/>
            <wp:effectExtent l="0" t="0" r="0" b="0"/>
            <wp:docPr id="738005148" name="Рисунок 23" descr="Рабочая точ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Рабочая точка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19" cy="371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69CF" w14:textId="5D7CB286" w:rsidR="00CF7F83" w:rsidRDefault="00CF7F83" w:rsidP="006C4507">
      <w:pPr>
        <w:pStyle w:val="affb"/>
      </w:pPr>
      <w:r>
        <w:rPr>
          <w:noProof/>
        </w:rPr>
        <w:t>Рисунок 12 – Вид графика компонента «</w:t>
      </w:r>
      <w:r w:rsidR="000B1692">
        <w:rPr>
          <w:noProof/>
        </w:rPr>
        <w:t>Р</w:t>
      </w:r>
      <w:r>
        <w:rPr>
          <w:noProof/>
        </w:rPr>
        <w:t>абочая точка»</w:t>
      </w:r>
    </w:p>
    <w:p w14:paraId="750913EC" w14:textId="77777777" w:rsidR="00CF7F83" w:rsidRPr="002C7BBC" w:rsidRDefault="00CF7F83" w:rsidP="00CF7F83">
      <w:r>
        <w:t>4.1.5.1.2 Компонент в режиме работы поддерживает следующие виды воздействий оператора</w:t>
      </w:r>
      <w:r w:rsidRPr="002C7BBC">
        <w:t>:</w:t>
      </w:r>
    </w:p>
    <w:p w14:paraId="784E29F6" w14:textId="75D4348E" w:rsidR="00CF7F83" w:rsidRPr="002C7BBC" w:rsidRDefault="00CF7F83" w:rsidP="006C4507">
      <w:pPr>
        <w:pStyle w:val="a3"/>
      </w:pPr>
      <w:r>
        <w:t xml:space="preserve">двойное нажатие мыши – возврат к </w:t>
      </w:r>
      <w:proofErr w:type="spellStart"/>
      <w:r>
        <w:t>преднастроенному</w:t>
      </w:r>
      <w:proofErr w:type="spellEnd"/>
      <w:r>
        <w:t xml:space="preserve"> масштабу</w:t>
      </w:r>
      <w:r w:rsidRPr="002C7BBC">
        <w:t>;</w:t>
      </w:r>
    </w:p>
    <w:p w14:paraId="69ACAB7D" w14:textId="066BFEAB" w:rsidR="00CF7F83" w:rsidRDefault="00CF7F83" w:rsidP="006C4507">
      <w:pPr>
        <w:pStyle w:val="a3"/>
      </w:pPr>
      <w:r>
        <w:t>правое нажатие мышью – вызов диалога настройки</w:t>
      </w:r>
      <w:r w:rsidRPr="002C7BBC">
        <w:t>;</w:t>
      </w:r>
    </w:p>
    <w:p w14:paraId="203BD49F" w14:textId="0CC9B331" w:rsidR="00CF7F83" w:rsidRPr="002C7BBC" w:rsidRDefault="00CF7F83" w:rsidP="006C4507">
      <w:pPr>
        <w:pStyle w:val="a3"/>
      </w:pPr>
      <w:r>
        <w:t>с</w:t>
      </w:r>
      <w:proofErr w:type="spellStart"/>
      <w:r>
        <w:rPr>
          <w:lang w:val="en-US"/>
        </w:rPr>
        <w:t>trl</w:t>
      </w:r>
      <w:proofErr w:type="spellEnd"/>
      <w:r w:rsidRPr="002C7BBC">
        <w:t>+</w:t>
      </w:r>
      <w:r>
        <w:t>перетаскивание мыши с зажатой левой кнопкой – изменение масштаба</w:t>
      </w:r>
      <w:r w:rsidRPr="002C7BBC">
        <w:t>;</w:t>
      </w:r>
    </w:p>
    <w:p w14:paraId="3258950E" w14:textId="77777777" w:rsidR="00CF7F83" w:rsidRDefault="00CF7F83" w:rsidP="006C4507">
      <w:pPr>
        <w:pStyle w:val="a3"/>
      </w:pPr>
      <w:r>
        <w:t>-</w:t>
      </w:r>
      <w:r>
        <w:rPr>
          <w:lang w:val="en-US"/>
        </w:rPr>
        <w:t> </w:t>
      </w:r>
      <w:r>
        <w:t>ввод чисел в метки минимум</w:t>
      </w:r>
      <w:r w:rsidRPr="002C7BBC">
        <w:t>/</w:t>
      </w:r>
      <w:r>
        <w:t>максимум по осям</w:t>
      </w:r>
      <w:r w:rsidRPr="002C7BBC">
        <w:t>;</w:t>
      </w:r>
    </w:p>
    <w:p w14:paraId="0B5B03E5" w14:textId="641534C8" w:rsidR="00CF7F83" w:rsidRDefault="00CF7F83" w:rsidP="006C4507">
      <w:pPr>
        <w:pStyle w:val="a3"/>
      </w:pPr>
      <w:r>
        <w:t>с</w:t>
      </w:r>
      <w:proofErr w:type="spellStart"/>
      <w:r>
        <w:rPr>
          <w:lang w:val="en-US"/>
        </w:rPr>
        <w:t>trl</w:t>
      </w:r>
      <w:proofErr w:type="spellEnd"/>
      <w:proofErr w:type="gramStart"/>
      <w:r w:rsidRPr="002C7BBC">
        <w:t>+</w:t>
      </w:r>
      <w:r>
        <w:t>«</w:t>
      </w:r>
      <w:proofErr w:type="gramEnd"/>
      <w:r w:rsidRPr="002C7BBC">
        <w:t>3</w:t>
      </w:r>
      <w:r>
        <w:t>» - вызов курсора (отображение значений курсора производится с помощью компонента «</w:t>
      </w:r>
      <w:proofErr w:type="spellStart"/>
      <w:r>
        <w:t>Курсор+легенда</w:t>
      </w:r>
      <w:proofErr w:type="spellEnd"/>
      <w:r>
        <w:t>».</w:t>
      </w:r>
    </w:p>
    <w:p w14:paraId="3DB11872" w14:textId="09F27DB1" w:rsidR="00CF7F83" w:rsidRDefault="00CF7F83" w:rsidP="00CF7F83">
      <w:pPr>
        <w:pStyle w:val="aff0"/>
        <w:ind w:left="0"/>
      </w:pPr>
      <w:r>
        <w:t>4.1.5.1.3 Окно «</w:t>
      </w:r>
      <w:r w:rsidR="000B1692">
        <w:t>Д</w:t>
      </w:r>
      <w:r>
        <w:t>иалог настройки» компонента «</w:t>
      </w:r>
      <w:r w:rsidR="000B1692">
        <w:t>Р</w:t>
      </w:r>
      <w:r>
        <w:t>абочая точка» показан</w:t>
      </w:r>
      <w:r w:rsidR="000B1692">
        <w:t>о</w:t>
      </w:r>
      <w:r>
        <w:t xml:space="preserve"> на рисунке</w:t>
      </w:r>
      <w:r w:rsidR="006C4507">
        <w:t xml:space="preserve"> </w:t>
      </w:r>
      <w:r>
        <w:t>13</w:t>
      </w:r>
      <w:r w:rsidR="000B1692">
        <w:t>. Н</w:t>
      </w:r>
      <w:r>
        <w:t xml:space="preserve">азначение </w:t>
      </w:r>
      <w:proofErr w:type="spellStart"/>
      <w:r w:rsidR="000B1692">
        <w:t>его</w:t>
      </w:r>
      <w:r>
        <w:t>элементов</w:t>
      </w:r>
      <w:proofErr w:type="spellEnd"/>
      <w:r>
        <w:t xml:space="preserve"> приведено в таблице 9.</w:t>
      </w:r>
    </w:p>
    <w:p w14:paraId="4E03A65A" w14:textId="286894D9" w:rsidR="00CF7F83" w:rsidRDefault="00CF7F83" w:rsidP="00B616FB">
      <w:pPr>
        <w:pStyle w:val="affb"/>
        <w:rPr>
          <w:noProof/>
        </w:rPr>
      </w:pPr>
      <w:r w:rsidRPr="00442454">
        <w:rPr>
          <w:noProof/>
        </w:rPr>
        <w:lastRenderedPageBreak/>
        <w:drawing>
          <wp:inline distT="0" distB="0" distL="0" distR="0" wp14:anchorId="7D6F831A" wp14:editId="57490C45">
            <wp:extent cx="5343525" cy="3552825"/>
            <wp:effectExtent l="0" t="0" r="9525" b="9525"/>
            <wp:docPr id="421562877" name="Рисунок 22" descr="Настройка Рабочей точки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Настройка Рабочей точки_2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BBD5" w14:textId="38006803" w:rsidR="00CF7F83" w:rsidRPr="002C7BBC" w:rsidRDefault="00CF7F83" w:rsidP="00B616FB">
      <w:pPr>
        <w:pStyle w:val="affb"/>
      </w:pPr>
      <w:r>
        <w:rPr>
          <w:noProof/>
        </w:rPr>
        <w:t>Рисунок 13 – Окно «</w:t>
      </w:r>
      <w:r w:rsidR="000B1692">
        <w:rPr>
          <w:noProof/>
        </w:rPr>
        <w:t>Д</w:t>
      </w:r>
      <w:r>
        <w:rPr>
          <w:noProof/>
        </w:rPr>
        <w:t>иалог настройки» компонента «</w:t>
      </w:r>
      <w:r w:rsidR="000B1692">
        <w:rPr>
          <w:noProof/>
        </w:rPr>
        <w:t>Р</w:t>
      </w:r>
      <w:r>
        <w:rPr>
          <w:noProof/>
        </w:rPr>
        <w:t>абочая точка»</w:t>
      </w:r>
    </w:p>
    <w:p w14:paraId="2C5FE539" w14:textId="46807375" w:rsidR="00CF7F83" w:rsidRPr="00B616FB" w:rsidRDefault="00CF7F83" w:rsidP="00B616FB">
      <w:pPr>
        <w:pStyle w:val="afff5"/>
        <w:rPr>
          <w:rStyle w:val="aff4"/>
        </w:rPr>
      </w:pPr>
      <w:r>
        <w:t xml:space="preserve">Таблица 9 – Назначение элементов окна </w:t>
      </w:r>
      <w:r>
        <w:rPr>
          <w:noProof/>
        </w:rPr>
        <w:t>«</w:t>
      </w:r>
      <w:r w:rsidR="000B1692">
        <w:rPr>
          <w:noProof/>
        </w:rPr>
        <w:t>Д</w:t>
      </w:r>
      <w:r>
        <w:rPr>
          <w:noProof/>
        </w:rPr>
        <w:t xml:space="preserve">иалог настройки» компонента </w:t>
      </w:r>
      <w:r w:rsidR="00B616FB">
        <w:rPr>
          <w:noProof/>
        </w:rPr>
        <w:br/>
      </w:r>
      <w:r w:rsidRPr="00B616FB">
        <w:rPr>
          <w:rStyle w:val="aff4"/>
        </w:rPr>
        <w:t>«</w:t>
      </w:r>
      <w:r w:rsidR="00B616FB" w:rsidRPr="00B616FB">
        <w:rPr>
          <w:rStyle w:val="aff4"/>
        </w:rPr>
        <w:t>Р</w:t>
      </w:r>
      <w:r w:rsidRPr="00B616FB">
        <w:rPr>
          <w:rStyle w:val="aff4"/>
        </w:rPr>
        <w:t xml:space="preserve">абочая точка»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7728"/>
      </w:tblGrid>
      <w:tr w:rsidR="00CF7F83" w:rsidRPr="00CD35CE" w14:paraId="7E3ACF31" w14:textId="77777777" w:rsidTr="00B616FB">
        <w:trPr>
          <w:trHeight w:val="558"/>
        </w:trPr>
        <w:tc>
          <w:tcPr>
            <w:tcW w:w="2190" w:type="dxa"/>
            <w:tcBorders>
              <w:bottom w:val="double" w:sz="4" w:space="0" w:color="auto"/>
            </w:tcBorders>
            <w:vAlign w:val="center"/>
          </w:tcPr>
          <w:p w14:paraId="75E98582" w14:textId="77777777" w:rsidR="00CF7F83" w:rsidRPr="00CD35CE" w:rsidRDefault="00CF7F83" w:rsidP="00B616FB">
            <w:pPr>
              <w:pStyle w:val="aff3"/>
              <w:framePr w:wrap="around"/>
              <w:jc w:val="center"/>
            </w:pPr>
            <w:r w:rsidRPr="00CD35CE">
              <w:t>Наименование</w:t>
            </w:r>
          </w:p>
        </w:tc>
        <w:tc>
          <w:tcPr>
            <w:tcW w:w="7728" w:type="dxa"/>
            <w:tcBorders>
              <w:bottom w:val="double" w:sz="4" w:space="0" w:color="auto"/>
            </w:tcBorders>
            <w:vAlign w:val="center"/>
          </w:tcPr>
          <w:p w14:paraId="1AB3C936" w14:textId="77777777" w:rsidR="00CF7F83" w:rsidRPr="00CD35CE" w:rsidRDefault="00CF7F83" w:rsidP="00B616FB">
            <w:pPr>
              <w:pStyle w:val="aff3"/>
              <w:framePr w:wrap="around"/>
              <w:jc w:val="center"/>
            </w:pPr>
            <w:r w:rsidRPr="00CD35CE">
              <w:t>Назначение</w:t>
            </w:r>
          </w:p>
        </w:tc>
      </w:tr>
      <w:tr w:rsidR="00CF7F83" w:rsidRPr="00CD35CE" w14:paraId="3C200961" w14:textId="77777777" w:rsidTr="00B616FB">
        <w:trPr>
          <w:trHeight w:val="694"/>
        </w:trPr>
        <w:tc>
          <w:tcPr>
            <w:tcW w:w="2190" w:type="dxa"/>
            <w:tcBorders>
              <w:top w:val="double" w:sz="4" w:space="0" w:color="auto"/>
            </w:tcBorders>
            <w:vAlign w:val="center"/>
          </w:tcPr>
          <w:p w14:paraId="312B7BF2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Список графиков</w:t>
            </w:r>
          </w:p>
        </w:tc>
        <w:tc>
          <w:tcPr>
            <w:tcW w:w="7728" w:type="dxa"/>
            <w:tcBorders>
              <w:top w:val="double" w:sz="4" w:space="0" w:color="auto"/>
            </w:tcBorders>
            <w:vAlign w:val="center"/>
          </w:tcPr>
          <w:p w14:paraId="6C3EB12D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Список отображаемых параметрических графиков. Удаление настроенных графиков осуществляется по кнопке «</w:t>
            </w:r>
            <w:r w:rsidRPr="00CD35CE">
              <w:rPr>
                <w:lang w:val="en-US"/>
              </w:rPr>
              <w:t>Del</w:t>
            </w:r>
            <w:r w:rsidRPr="00CD35CE">
              <w:t>»</w:t>
            </w:r>
          </w:p>
        </w:tc>
      </w:tr>
      <w:tr w:rsidR="00CF7F83" w:rsidRPr="00CD35CE" w14:paraId="29F25B42" w14:textId="77777777" w:rsidTr="00B616FB">
        <w:trPr>
          <w:trHeight w:val="1272"/>
        </w:trPr>
        <w:tc>
          <w:tcPr>
            <w:tcW w:w="2190" w:type="dxa"/>
            <w:vAlign w:val="center"/>
          </w:tcPr>
          <w:p w14:paraId="341495CC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Панель список тегов</w:t>
            </w:r>
          </w:p>
        </w:tc>
        <w:tc>
          <w:tcPr>
            <w:tcW w:w="7728" w:type="dxa"/>
            <w:vAlign w:val="center"/>
          </w:tcPr>
          <w:p w14:paraId="14C3787F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 xml:space="preserve">Предназначена для отображения списка тегов ПО </w:t>
            </w:r>
            <w:r w:rsidRPr="00CD35CE">
              <w:rPr>
                <w:lang w:val="en-US"/>
              </w:rPr>
              <w:t>Recorder</w:t>
            </w:r>
            <w:r w:rsidRPr="00CD35CE">
              <w:t xml:space="preserve"> с возможностью поиска тегов. Для добавления тега на график в качестве параметра </w:t>
            </w:r>
            <w:r w:rsidRPr="00CD35CE">
              <w:rPr>
                <w:lang w:val="en-US"/>
              </w:rPr>
              <w:t>X</w:t>
            </w:r>
            <w:r w:rsidRPr="00CD35CE">
              <w:t xml:space="preserve"> или </w:t>
            </w:r>
            <w:r w:rsidRPr="00CD35CE">
              <w:rPr>
                <w:lang w:val="en-US"/>
              </w:rPr>
              <w:t>Y</w:t>
            </w:r>
            <w:r w:rsidRPr="00CD35CE">
              <w:t xml:space="preserve"> необходимо перетащить тег из списка мышкой в поле Канал </w:t>
            </w:r>
            <w:r w:rsidRPr="00CD35CE">
              <w:rPr>
                <w:lang w:val="en-US"/>
              </w:rPr>
              <w:t>X</w:t>
            </w:r>
            <w:r w:rsidRPr="00CD35CE">
              <w:t xml:space="preserve"> или </w:t>
            </w:r>
            <w:r w:rsidRPr="00CD35CE">
              <w:rPr>
                <w:lang w:val="en-US"/>
              </w:rPr>
              <w:t>Y</w:t>
            </w:r>
            <w:r w:rsidRPr="00CD35CE">
              <w:t xml:space="preserve"> (</w:t>
            </w:r>
            <w:r w:rsidRPr="00CD35CE">
              <w:rPr>
                <w:lang w:val="en-US"/>
              </w:rPr>
              <w:t>Drag</w:t>
            </w:r>
            <w:r w:rsidRPr="00CD35CE">
              <w:t>&amp;</w:t>
            </w:r>
            <w:r w:rsidRPr="00CD35CE">
              <w:rPr>
                <w:lang w:val="en-US"/>
              </w:rPr>
              <w:t>Drop</w:t>
            </w:r>
            <w:r w:rsidRPr="00CD35CE">
              <w:t>)</w:t>
            </w:r>
          </w:p>
        </w:tc>
      </w:tr>
      <w:tr w:rsidR="00CF7F83" w:rsidRPr="00CD35CE" w14:paraId="100A7A5A" w14:textId="77777777" w:rsidTr="00B616FB">
        <w:trPr>
          <w:trHeight w:val="978"/>
        </w:trPr>
        <w:tc>
          <w:tcPr>
            <w:tcW w:w="2190" w:type="dxa"/>
            <w:vAlign w:val="center"/>
          </w:tcPr>
          <w:p w14:paraId="51A3B284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Настройка графика</w:t>
            </w:r>
          </w:p>
        </w:tc>
        <w:tc>
          <w:tcPr>
            <w:tcW w:w="7728" w:type="dxa"/>
            <w:vAlign w:val="center"/>
          </w:tcPr>
          <w:p w14:paraId="10044CFF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В верхней части окна расположены элементы для настройки общий свойств компонента (масштаба по осям, отображения трубок допуска, логарифмических осей, размера точек при отрисовке)</w:t>
            </w:r>
          </w:p>
        </w:tc>
      </w:tr>
      <w:tr w:rsidR="00CF7F83" w:rsidRPr="00CD35CE" w14:paraId="3F425255" w14:textId="77777777" w:rsidTr="00B616FB">
        <w:trPr>
          <w:trHeight w:val="1701"/>
        </w:trPr>
        <w:tc>
          <w:tcPr>
            <w:tcW w:w="2190" w:type="dxa"/>
            <w:vAlign w:val="center"/>
          </w:tcPr>
          <w:p w14:paraId="7D048C82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Свойства графиков</w:t>
            </w:r>
          </w:p>
        </w:tc>
        <w:tc>
          <w:tcPr>
            <w:tcW w:w="7728" w:type="dxa"/>
            <w:vAlign w:val="center"/>
          </w:tcPr>
          <w:p w14:paraId="328F51CF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В нижней части окна поля ввода для настройки отображаемых графиков: Число точек (размер буфера при отображении графика, цвет точек, способ отрисовки (рисовать точки/линии)). Опция «Оценка» используется для выбора значения, которое используется при добавлении точек на график (при включении опции – используется оценка по умолчанию для тега, при отключении – используется весь буфер векторного тега)</w:t>
            </w:r>
          </w:p>
        </w:tc>
      </w:tr>
    </w:tbl>
    <w:p w14:paraId="6E5D6270" w14:textId="77777777" w:rsidR="00CF7F83" w:rsidRDefault="00CF7F83" w:rsidP="00CF7F83"/>
    <w:p w14:paraId="0F96618B" w14:textId="77175F1F" w:rsidR="00CF7F83" w:rsidRDefault="00CF7F83" w:rsidP="00CF7F83">
      <w:r w:rsidRPr="006373A2">
        <w:t>4.1.5.</w:t>
      </w:r>
      <w:r>
        <w:t>2</w:t>
      </w:r>
      <w:r w:rsidRPr="006373A2">
        <w:t xml:space="preserve"> </w:t>
      </w:r>
      <w:r>
        <w:t>Компонент «</w:t>
      </w:r>
      <w:r w:rsidR="000B1692">
        <w:t>О</w:t>
      </w:r>
      <w:r>
        <w:t>тображение спектра»</w:t>
      </w:r>
    </w:p>
    <w:p w14:paraId="1728D8E8" w14:textId="2F0FB69B" w:rsidR="00CF7F83" w:rsidRDefault="00CF7F83" w:rsidP="00CF7F83">
      <w:r>
        <w:t>4.1.5.2.1 Компонент «</w:t>
      </w:r>
      <w:r w:rsidR="000B1692">
        <w:t>О</w:t>
      </w:r>
      <w:r>
        <w:t xml:space="preserve">тображение спектра» - элемент, встраиваемый в формуляр ПО </w:t>
      </w:r>
      <w:proofErr w:type="spellStart"/>
      <w:r w:rsidRPr="00255EDE">
        <w:t>Recorder</w:t>
      </w:r>
      <w:proofErr w:type="spellEnd"/>
      <w:r>
        <w:t xml:space="preserve"> (иконка на панели создания элементов </w:t>
      </w:r>
      <w:r w:rsidRPr="00442454">
        <w:rPr>
          <w:noProof/>
        </w:rPr>
        <w:drawing>
          <wp:inline distT="0" distB="0" distL="0" distR="0" wp14:anchorId="3A0581AB" wp14:editId="7EF3AA35">
            <wp:extent cx="190500" cy="190500"/>
            <wp:effectExtent l="0" t="0" r="0" b="0"/>
            <wp:docPr id="1070891633" name="Рисунок 21" descr="D:\Oburec\delphi\doc\ControlCyclogram\screens\Настройка спектра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D:\Oburec\delphi\doc\ControlCyclogram\screens\Настройка спектра_2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) и предназначенный для отображения спектров. В качестве входных параметров компоненту </w:t>
      </w:r>
      <w:r>
        <w:lastRenderedPageBreak/>
        <w:t>«</w:t>
      </w:r>
      <w:r w:rsidR="00B616FB">
        <w:t>О</w:t>
      </w:r>
      <w:r>
        <w:t xml:space="preserve">тображение спектра» необходимо указать список </w:t>
      </w:r>
      <w:proofErr w:type="spellStart"/>
      <w:r>
        <w:t>преднастроенных</w:t>
      </w:r>
      <w:proofErr w:type="spellEnd"/>
      <w:r>
        <w:t xml:space="preserve"> спектров. На компоненте одновременно может быть отображено несколько графиков. </w:t>
      </w:r>
    </w:p>
    <w:p w14:paraId="1515F3BB" w14:textId="77777777" w:rsidR="00CF7F83" w:rsidRDefault="00CF7F83" w:rsidP="00CF7F83">
      <w:r>
        <w:t>4.1.5.2.2 Внешний вид отображения спектра показан на рисунке 14.</w:t>
      </w:r>
    </w:p>
    <w:p w14:paraId="0634104C" w14:textId="6D9889AA" w:rsidR="00CF7F83" w:rsidRDefault="00CF7F83" w:rsidP="00B616FB">
      <w:pPr>
        <w:pStyle w:val="affb"/>
        <w:rPr>
          <w:noProof/>
        </w:rPr>
      </w:pPr>
      <w:r w:rsidRPr="00442454">
        <w:rPr>
          <w:noProof/>
        </w:rPr>
        <w:drawing>
          <wp:inline distT="0" distB="0" distL="0" distR="0" wp14:anchorId="004C5577" wp14:editId="35BEA3A4">
            <wp:extent cx="5829300" cy="3248025"/>
            <wp:effectExtent l="0" t="0" r="0" b="9525"/>
            <wp:docPr id="13659776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F267" w14:textId="3385C248" w:rsidR="00CF7F83" w:rsidRDefault="00CF7F83" w:rsidP="00B616FB">
      <w:pPr>
        <w:pStyle w:val="affb"/>
        <w:rPr>
          <w:noProof/>
        </w:rPr>
      </w:pPr>
      <w:r>
        <w:rPr>
          <w:noProof/>
        </w:rPr>
        <w:t>Рисунок 14 – Пример отображения спектра компонента</w:t>
      </w:r>
    </w:p>
    <w:p w14:paraId="469D1523" w14:textId="08626B42" w:rsidR="00CF7F83" w:rsidRPr="002C7BBC" w:rsidRDefault="00CF7F83" w:rsidP="00CF7F83">
      <w:pPr>
        <w:tabs>
          <w:tab w:val="left" w:pos="2187"/>
        </w:tabs>
      </w:pPr>
      <w:r>
        <w:rPr>
          <w:noProof/>
        </w:rPr>
        <w:t xml:space="preserve">4.1.5.2.3 </w:t>
      </w:r>
      <w:r>
        <w:t>Компонент «</w:t>
      </w:r>
      <w:r w:rsidR="000B1692">
        <w:t>О</w:t>
      </w:r>
      <w:r>
        <w:t xml:space="preserve">тображение спектра» в режиме работы поддерживает следующие </w:t>
      </w:r>
      <w:r w:rsidR="000B1692">
        <w:t>доступные действия</w:t>
      </w:r>
      <w:r>
        <w:t xml:space="preserve"> оператора</w:t>
      </w:r>
      <w:r w:rsidRPr="002C7BBC">
        <w:t>:</w:t>
      </w:r>
    </w:p>
    <w:p w14:paraId="1340B0A4" w14:textId="6668BABF" w:rsidR="00CF7F83" w:rsidRPr="002C7BBC" w:rsidRDefault="00CF7F83" w:rsidP="00B616FB">
      <w:pPr>
        <w:pStyle w:val="a3"/>
      </w:pPr>
      <w:r>
        <w:t xml:space="preserve">двойное нажатие мыши – возврат к </w:t>
      </w:r>
      <w:proofErr w:type="spellStart"/>
      <w:r>
        <w:t>преднастроенному</w:t>
      </w:r>
      <w:proofErr w:type="spellEnd"/>
      <w:r>
        <w:t xml:space="preserve"> масштабу</w:t>
      </w:r>
      <w:r w:rsidRPr="002C7BBC">
        <w:t>;</w:t>
      </w:r>
    </w:p>
    <w:p w14:paraId="33C53DA6" w14:textId="256E2AC8" w:rsidR="00CF7F83" w:rsidRDefault="00CF7F83" w:rsidP="00B616FB">
      <w:pPr>
        <w:pStyle w:val="a3"/>
      </w:pPr>
      <w:r>
        <w:t>правое нажатие мышью – вызов диалога настройки</w:t>
      </w:r>
      <w:r w:rsidRPr="002C7BBC">
        <w:t>;</w:t>
      </w:r>
    </w:p>
    <w:p w14:paraId="30DADA61" w14:textId="5F86E9E8" w:rsidR="00CF7F83" w:rsidRDefault="00CF7F83" w:rsidP="00B616FB">
      <w:pPr>
        <w:pStyle w:val="a3"/>
      </w:pPr>
      <w:r>
        <w:t xml:space="preserve">перетаскивание меток с помощью </w:t>
      </w:r>
      <w:r>
        <w:rPr>
          <w:lang w:val="en-US"/>
        </w:rPr>
        <w:t>Drag</w:t>
      </w:r>
      <w:r w:rsidRPr="00EB06D4">
        <w:t>&amp;</w:t>
      </w:r>
      <w:r>
        <w:rPr>
          <w:lang w:val="en-US"/>
        </w:rPr>
        <w:t>Drop</w:t>
      </w:r>
      <w:r w:rsidRPr="00EB06D4">
        <w:t>;</w:t>
      </w:r>
    </w:p>
    <w:p w14:paraId="56F8833E" w14:textId="025304F1" w:rsidR="00CF7F83" w:rsidRPr="002C7BBC" w:rsidRDefault="00CF7F83" w:rsidP="00B616FB">
      <w:pPr>
        <w:pStyle w:val="a3"/>
      </w:pPr>
      <w:r>
        <w:t>с</w:t>
      </w:r>
      <w:proofErr w:type="spellStart"/>
      <w:r>
        <w:rPr>
          <w:lang w:val="en-US"/>
        </w:rPr>
        <w:t>trl</w:t>
      </w:r>
      <w:proofErr w:type="spellEnd"/>
      <w:r w:rsidRPr="002C7BBC">
        <w:t>+</w:t>
      </w:r>
      <w:r>
        <w:t>перетаскивание мыши с зажатой левой кнопкой – изменение масштаба</w:t>
      </w:r>
      <w:r w:rsidRPr="002C7BBC">
        <w:t>;</w:t>
      </w:r>
    </w:p>
    <w:p w14:paraId="16CFD0B8" w14:textId="5393137C" w:rsidR="00CF7F83" w:rsidRDefault="00CF7F83" w:rsidP="00B616FB">
      <w:pPr>
        <w:pStyle w:val="a3"/>
      </w:pPr>
      <w:r>
        <w:t>ввод чисел в метки минимум</w:t>
      </w:r>
      <w:r w:rsidRPr="002C7BBC">
        <w:t>/</w:t>
      </w:r>
      <w:r>
        <w:t>максимум по осям</w:t>
      </w:r>
      <w:r w:rsidRPr="002C7BBC">
        <w:t>;</w:t>
      </w:r>
    </w:p>
    <w:p w14:paraId="3D86EB99" w14:textId="7D28B3AA" w:rsidR="00CF7F83" w:rsidRPr="008C43AE" w:rsidRDefault="00CF7F83" w:rsidP="00B616FB">
      <w:pPr>
        <w:pStyle w:val="a3"/>
      </w:pPr>
      <w:r>
        <w:t>с</w:t>
      </w:r>
      <w:proofErr w:type="spellStart"/>
      <w:r w:rsidRPr="008C43AE">
        <w:rPr>
          <w:lang w:val="en-US"/>
        </w:rPr>
        <w:t>trl</w:t>
      </w:r>
      <w:proofErr w:type="spellEnd"/>
      <w:proofErr w:type="gramStart"/>
      <w:r w:rsidRPr="002C7BBC">
        <w:t>+</w:t>
      </w:r>
      <w:r>
        <w:t>«</w:t>
      </w:r>
      <w:proofErr w:type="gramEnd"/>
      <w:r w:rsidRPr="002C7BBC">
        <w:t>3</w:t>
      </w:r>
      <w:r>
        <w:t>» - вызов курсора.</w:t>
      </w:r>
    </w:p>
    <w:p w14:paraId="7C0934BB" w14:textId="570B86AB" w:rsidR="00CF7F83" w:rsidRPr="00B616FB" w:rsidRDefault="00CF7F83" w:rsidP="00CF7F83">
      <w:pPr>
        <w:rPr>
          <w:color w:val="000000" w:themeColor="text1"/>
        </w:rPr>
      </w:pPr>
      <w:r w:rsidRPr="00B616FB">
        <w:rPr>
          <w:color w:val="000000" w:themeColor="text1"/>
        </w:rPr>
        <w:t>4.1.5.2.4 Окно «</w:t>
      </w:r>
      <w:r w:rsidR="000B1692">
        <w:rPr>
          <w:color w:val="000000" w:themeColor="text1"/>
        </w:rPr>
        <w:t>Д</w:t>
      </w:r>
      <w:r w:rsidRPr="00B616FB">
        <w:rPr>
          <w:color w:val="000000" w:themeColor="text1"/>
        </w:rPr>
        <w:t>иалог настройки» компонента «</w:t>
      </w:r>
      <w:r w:rsidR="000B1692">
        <w:rPr>
          <w:color w:val="000000" w:themeColor="text1"/>
        </w:rPr>
        <w:t>О</w:t>
      </w:r>
      <w:r w:rsidRPr="00B616FB">
        <w:rPr>
          <w:color w:val="000000" w:themeColor="text1"/>
        </w:rPr>
        <w:t xml:space="preserve">тображение спектра» </w:t>
      </w:r>
      <w:r w:rsidR="000B1692">
        <w:rPr>
          <w:color w:val="000000" w:themeColor="text1"/>
        </w:rPr>
        <w:t>показано</w:t>
      </w:r>
      <w:r w:rsidRPr="00B616FB">
        <w:rPr>
          <w:color w:val="000000" w:themeColor="text1"/>
        </w:rPr>
        <w:t xml:space="preserve"> на рисунке 15</w:t>
      </w:r>
      <w:r w:rsidR="000B1692">
        <w:rPr>
          <w:color w:val="000000" w:themeColor="text1"/>
        </w:rPr>
        <w:t>. Н</w:t>
      </w:r>
      <w:r w:rsidRPr="00B616FB">
        <w:rPr>
          <w:color w:val="000000" w:themeColor="text1"/>
        </w:rPr>
        <w:t xml:space="preserve">азначение </w:t>
      </w:r>
      <w:r w:rsidR="000B1692">
        <w:rPr>
          <w:color w:val="000000" w:themeColor="text1"/>
        </w:rPr>
        <w:t xml:space="preserve">его </w:t>
      </w:r>
      <w:r w:rsidRPr="00B616FB">
        <w:rPr>
          <w:color w:val="000000" w:themeColor="text1"/>
        </w:rPr>
        <w:t xml:space="preserve">элементов </w:t>
      </w:r>
      <w:r w:rsidR="000B1692">
        <w:rPr>
          <w:color w:val="000000" w:themeColor="text1"/>
        </w:rPr>
        <w:t xml:space="preserve">приведено </w:t>
      </w:r>
      <w:r w:rsidRPr="00B616FB">
        <w:rPr>
          <w:color w:val="000000" w:themeColor="text1"/>
        </w:rPr>
        <w:t>в таблице 10.</w:t>
      </w:r>
    </w:p>
    <w:p w14:paraId="0838D635" w14:textId="77777777" w:rsidR="00CF7F83" w:rsidRPr="00B616FB" w:rsidRDefault="00CF7F83" w:rsidP="00CF7F83">
      <w:pPr>
        <w:rPr>
          <w:color w:val="000000" w:themeColor="text1"/>
        </w:rPr>
      </w:pPr>
    </w:p>
    <w:p w14:paraId="077E74DE" w14:textId="77777777" w:rsidR="00CF7F83" w:rsidRPr="00B616FB" w:rsidRDefault="00CF7F83" w:rsidP="00CF7F83">
      <w:pPr>
        <w:rPr>
          <w:color w:val="000000" w:themeColor="text1"/>
        </w:rPr>
      </w:pPr>
    </w:p>
    <w:p w14:paraId="19561250" w14:textId="77777777" w:rsidR="00CF7F83" w:rsidRPr="00B616FB" w:rsidRDefault="00CF7F83" w:rsidP="00CF7F83">
      <w:pPr>
        <w:rPr>
          <w:color w:val="000000" w:themeColor="text1"/>
        </w:rPr>
      </w:pPr>
    </w:p>
    <w:p w14:paraId="16093A3E" w14:textId="4F47A2B4" w:rsidR="00CF7F83" w:rsidRDefault="00B616FB" w:rsidP="00B616FB">
      <w:pPr>
        <w:pStyle w:val="affb"/>
        <w:rPr>
          <w:noProof/>
        </w:rPr>
      </w:pPr>
      <w:r>
        <w:object w:dxaOrig="10754" w:dyaOrig="7994" w14:anchorId="0B776FA1">
          <v:shape id="_x0000_i1032" type="#_x0000_t75" style="width:417.7pt;height:310.75pt" o:ole="">
            <v:imagedata r:id="rId40" o:title=""/>
          </v:shape>
          <o:OLEObject Type="Embed" ProgID="Visio.Drawing.11" ShapeID="_x0000_i1032" DrawAspect="Content" ObjectID="_1851500249" r:id="rId41"/>
        </w:object>
      </w:r>
    </w:p>
    <w:p w14:paraId="7B0C1252" w14:textId="1F9A8DA8" w:rsidR="00CF7F83" w:rsidRDefault="00CF7F83" w:rsidP="00B616FB">
      <w:pPr>
        <w:pStyle w:val="affb"/>
      </w:pPr>
      <w:r>
        <w:rPr>
          <w:noProof/>
        </w:rPr>
        <w:t>Рисунок 15 -</w:t>
      </w:r>
      <w:r w:rsidRPr="00D51F6B">
        <w:rPr>
          <w:noProof/>
        </w:rPr>
        <w:t xml:space="preserve"> </w:t>
      </w:r>
      <w:r>
        <w:rPr>
          <w:noProof/>
        </w:rPr>
        <w:t>Окно «</w:t>
      </w:r>
      <w:r w:rsidR="000B1692">
        <w:rPr>
          <w:noProof/>
        </w:rPr>
        <w:t>Д</w:t>
      </w:r>
      <w:r>
        <w:rPr>
          <w:noProof/>
        </w:rPr>
        <w:t xml:space="preserve">иалог настройки» компонента </w:t>
      </w:r>
      <w:r>
        <w:t>«</w:t>
      </w:r>
      <w:r w:rsidR="000B1692">
        <w:t>О</w:t>
      </w:r>
      <w:r>
        <w:t>тображение спектра»</w:t>
      </w:r>
    </w:p>
    <w:p w14:paraId="1927BDAA" w14:textId="36888B66" w:rsidR="00CF7F83" w:rsidRDefault="00CF7F83" w:rsidP="00B616FB">
      <w:pPr>
        <w:pStyle w:val="afff5"/>
      </w:pPr>
      <w:r>
        <w:t xml:space="preserve">Таблица 10 – Назначение элементов окна </w:t>
      </w:r>
      <w:r>
        <w:rPr>
          <w:noProof/>
        </w:rPr>
        <w:t>«</w:t>
      </w:r>
      <w:r w:rsidR="000B1692">
        <w:rPr>
          <w:noProof/>
        </w:rPr>
        <w:t>Д</w:t>
      </w:r>
      <w:r>
        <w:rPr>
          <w:noProof/>
        </w:rPr>
        <w:t xml:space="preserve">иалог настройки» компонента </w:t>
      </w:r>
      <w:r w:rsidR="00B616FB">
        <w:rPr>
          <w:noProof/>
        </w:rPr>
        <w:br/>
      </w:r>
      <w:r>
        <w:t>«</w:t>
      </w:r>
      <w:r w:rsidR="00B616FB">
        <w:t>О</w:t>
      </w:r>
      <w:r>
        <w:t>тображение спектра»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7728"/>
      </w:tblGrid>
      <w:tr w:rsidR="00CF7F83" w:rsidRPr="00CD35CE" w14:paraId="2B5DDD07" w14:textId="77777777" w:rsidTr="00B616FB">
        <w:trPr>
          <w:trHeight w:val="560"/>
        </w:trPr>
        <w:tc>
          <w:tcPr>
            <w:tcW w:w="2190" w:type="dxa"/>
            <w:tcBorders>
              <w:bottom w:val="double" w:sz="4" w:space="0" w:color="auto"/>
            </w:tcBorders>
            <w:vAlign w:val="center"/>
          </w:tcPr>
          <w:p w14:paraId="24A3EF90" w14:textId="77777777" w:rsidR="00CF7F83" w:rsidRPr="00CD35CE" w:rsidRDefault="00CF7F83" w:rsidP="00B616FB">
            <w:pPr>
              <w:pStyle w:val="aff3"/>
              <w:framePr w:wrap="around"/>
              <w:jc w:val="center"/>
            </w:pPr>
            <w:r w:rsidRPr="00CD35CE">
              <w:t>Наименование</w:t>
            </w:r>
          </w:p>
        </w:tc>
        <w:tc>
          <w:tcPr>
            <w:tcW w:w="7728" w:type="dxa"/>
            <w:tcBorders>
              <w:bottom w:val="double" w:sz="4" w:space="0" w:color="auto"/>
            </w:tcBorders>
            <w:vAlign w:val="center"/>
          </w:tcPr>
          <w:p w14:paraId="402A21C2" w14:textId="77777777" w:rsidR="00CF7F83" w:rsidRPr="00CD35CE" w:rsidRDefault="00CF7F83" w:rsidP="00B616FB">
            <w:pPr>
              <w:pStyle w:val="aff3"/>
              <w:framePr w:wrap="around"/>
              <w:jc w:val="center"/>
            </w:pPr>
            <w:r w:rsidRPr="00CD35CE">
              <w:t>Назначение</w:t>
            </w:r>
          </w:p>
        </w:tc>
      </w:tr>
      <w:tr w:rsidR="00CF7F83" w:rsidRPr="00CD35CE" w14:paraId="0A29B0EF" w14:textId="77777777" w:rsidTr="00B616FB">
        <w:trPr>
          <w:trHeight w:val="695"/>
        </w:trPr>
        <w:tc>
          <w:tcPr>
            <w:tcW w:w="2190" w:type="dxa"/>
            <w:tcBorders>
              <w:top w:val="double" w:sz="4" w:space="0" w:color="auto"/>
            </w:tcBorders>
            <w:vAlign w:val="center"/>
          </w:tcPr>
          <w:p w14:paraId="4AF52F4F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Список графиков</w:t>
            </w:r>
          </w:p>
        </w:tc>
        <w:tc>
          <w:tcPr>
            <w:tcW w:w="7728" w:type="dxa"/>
            <w:tcBorders>
              <w:top w:val="double" w:sz="4" w:space="0" w:color="auto"/>
            </w:tcBorders>
            <w:vAlign w:val="center"/>
          </w:tcPr>
          <w:p w14:paraId="3B24B467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Список отображаемых графиков. Удаление настроенных графиков осуществляется по кнопке «</w:t>
            </w:r>
            <w:r w:rsidRPr="00CD35CE">
              <w:rPr>
                <w:lang w:val="en-US"/>
              </w:rPr>
              <w:t>Del</w:t>
            </w:r>
            <w:r>
              <w:t>»</w:t>
            </w:r>
          </w:p>
        </w:tc>
      </w:tr>
      <w:tr w:rsidR="00CF7F83" w:rsidRPr="00CD35CE" w14:paraId="1F5A87FA" w14:textId="77777777" w:rsidTr="00B616FB">
        <w:trPr>
          <w:trHeight w:val="1131"/>
        </w:trPr>
        <w:tc>
          <w:tcPr>
            <w:tcW w:w="2190" w:type="dxa"/>
            <w:vAlign w:val="center"/>
          </w:tcPr>
          <w:p w14:paraId="7C75684F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Панель список тегов</w:t>
            </w:r>
          </w:p>
        </w:tc>
        <w:tc>
          <w:tcPr>
            <w:tcW w:w="7728" w:type="dxa"/>
            <w:vAlign w:val="center"/>
          </w:tcPr>
          <w:p w14:paraId="3F2F9456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 xml:space="preserve">Предназначена для отображения списка тегов ПО </w:t>
            </w:r>
            <w:r w:rsidRPr="00CD35CE">
              <w:rPr>
                <w:lang w:val="en-US"/>
              </w:rPr>
              <w:t>Recorder</w:t>
            </w:r>
            <w:r w:rsidRPr="00CD35CE">
              <w:t xml:space="preserve"> с возможностью поиска тегов. Для добавления тега на график в качестве параметра </w:t>
            </w:r>
            <w:r w:rsidRPr="00CD35CE">
              <w:rPr>
                <w:lang w:val="en-US"/>
              </w:rPr>
              <w:t>X</w:t>
            </w:r>
            <w:r w:rsidRPr="00CD35CE">
              <w:t xml:space="preserve"> или </w:t>
            </w:r>
            <w:r w:rsidRPr="00CD35CE">
              <w:rPr>
                <w:lang w:val="en-US"/>
              </w:rPr>
              <w:t>Y</w:t>
            </w:r>
            <w:r w:rsidRPr="00CD35CE">
              <w:t xml:space="preserve"> необходимо перетащить тег из списка мышкой в поле Канал </w:t>
            </w:r>
            <w:r w:rsidRPr="00CD35CE">
              <w:rPr>
                <w:lang w:val="en-US"/>
              </w:rPr>
              <w:t>X</w:t>
            </w:r>
            <w:r w:rsidRPr="00CD35CE">
              <w:t xml:space="preserve"> или </w:t>
            </w:r>
            <w:r w:rsidRPr="00CD35CE">
              <w:rPr>
                <w:lang w:val="en-US"/>
              </w:rPr>
              <w:t>Y</w:t>
            </w:r>
            <w:r w:rsidRPr="00CD35CE">
              <w:t xml:space="preserve"> (</w:t>
            </w:r>
            <w:r w:rsidRPr="00CD35CE">
              <w:rPr>
                <w:lang w:val="en-US"/>
              </w:rPr>
              <w:t>Drag</w:t>
            </w:r>
            <w:r w:rsidRPr="00CD35CE">
              <w:t>&amp;</w:t>
            </w:r>
            <w:r w:rsidRPr="00CD35CE">
              <w:rPr>
                <w:lang w:val="en-US"/>
              </w:rPr>
              <w:t>Drop</w:t>
            </w:r>
            <w:r>
              <w:t>)</w:t>
            </w:r>
          </w:p>
        </w:tc>
      </w:tr>
      <w:tr w:rsidR="00CF7F83" w:rsidRPr="00CD35CE" w14:paraId="3785FBBE" w14:textId="77777777" w:rsidTr="00B616FB">
        <w:trPr>
          <w:trHeight w:val="977"/>
        </w:trPr>
        <w:tc>
          <w:tcPr>
            <w:tcW w:w="2190" w:type="dxa"/>
            <w:vAlign w:val="center"/>
          </w:tcPr>
          <w:p w14:paraId="6F1F4866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Настройка графика</w:t>
            </w:r>
          </w:p>
        </w:tc>
        <w:tc>
          <w:tcPr>
            <w:tcW w:w="7728" w:type="dxa"/>
            <w:vAlign w:val="center"/>
          </w:tcPr>
          <w:p w14:paraId="1E29754E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В верхней части окна расположены элементы для настройки общих свойств компонента (масштаб по осям, отображение трубок допуска, логарифмические о</w:t>
            </w:r>
            <w:r>
              <w:t>си, размер точек при отрисовке)</w:t>
            </w:r>
          </w:p>
        </w:tc>
      </w:tr>
      <w:tr w:rsidR="00CF7F83" w:rsidRPr="00CD35CE" w14:paraId="4F3511B5" w14:textId="77777777" w:rsidTr="00B616FB">
        <w:trPr>
          <w:trHeight w:val="693"/>
        </w:trPr>
        <w:tc>
          <w:tcPr>
            <w:tcW w:w="2190" w:type="dxa"/>
            <w:vAlign w:val="center"/>
          </w:tcPr>
          <w:p w14:paraId="2A1769AA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>Настройка аварийных допусков</w:t>
            </w:r>
          </w:p>
        </w:tc>
        <w:tc>
          <w:tcPr>
            <w:tcW w:w="7728" w:type="dxa"/>
            <w:vAlign w:val="center"/>
          </w:tcPr>
          <w:p w14:paraId="5F3D56BA" w14:textId="77777777" w:rsidR="00CF7F83" w:rsidRPr="00CD35CE" w:rsidRDefault="00CF7F83" w:rsidP="00B616FB">
            <w:pPr>
              <w:pStyle w:val="aff3"/>
              <w:framePr w:wrap="around"/>
            </w:pPr>
            <w:r w:rsidRPr="00CD35CE">
              <w:t xml:space="preserve">Настройки позволяют выбрать </w:t>
            </w:r>
            <w:proofErr w:type="spellStart"/>
            <w:r w:rsidRPr="00CD35CE">
              <w:t>преднастроенный</w:t>
            </w:r>
            <w:proofErr w:type="spellEnd"/>
            <w:r w:rsidRPr="00CD35CE">
              <w:t xml:space="preserve"> профиль, включить</w:t>
            </w:r>
            <w:r>
              <w:t>/ отключить допусковый контроль</w:t>
            </w:r>
          </w:p>
        </w:tc>
      </w:tr>
    </w:tbl>
    <w:p w14:paraId="41F53B6C" w14:textId="77777777" w:rsidR="00CF7F83" w:rsidRDefault="00CF7F83" w:rsidP="00CF7F83">
      <w:pPr>
        <w:rPr>
          <w:noProof/>
        </w:rPr>
      </w:pPr>
    </w:p>
    <w:p w14:paraId="77F582EF" w14:textId="723CCE6B" w:rsidR="00CF7F83" w:rsidRDefault="00CF7F83" w:rsidP="00CF7F83">
      <w:pPr>
        <w:rPr>
          <w:noProof/>
        </w:rPr>
      </w:pPr>
      <w:r>
        <w:rPr>
          <w:noProof/>
        </w:rPr>
        <w:t>4.1.5.3 Компонент «</w:t>
      </w:r>
      <w:r w:rsidR="000B1692">
        <w:rPr>
          <w:noProof/>
        </w:rPr>
        <w:t>К</w:t>
      </w:r>
      <w:r>
        <w:rPr>
          <w:noProof/>
        </w:rPr>
        <w:t>урсор»</w:t>
      </w:r>
    </w:p>
    <w:p w14:paraId="20AD0FD3" w14:textId="384C15B8" w:rsidR="00CF7F83" w:rsidRDefault="00CF7F83" w:rsidP="00CF7F83">
      <w:r>
        <w:rPr>
          <w:noProof/>
        </w:rPr>
        <w:t>4.1.5.3.1 Компонент «</w:t>
      </w:r>
      <w:r w:rsidR="000B1692">
        <w:rPr>
          <w:noProof/>
        </w:rPr>
        <w:t>К</w:t>
      </w:r>
      <w:r>
        <w:rPr>
          <w:noProof/>
        </w:rPr>
        <w:t xml:space="preserve">урсор» - </w:t>
      </w:r>
      <w:r>
        <w:t>элемент, встраиваемый в формуляр</w:t>
      </w:r>
      <w:r>
        <w:br/>
        <w:t xml:space="preserve">ПО </w:t>
      </w:r>
      <w:proofErr w:type="spellStart"/>
      <w:r w:rsidRPr="00255EDE">
        <w:t>Recorder</w:t>
      </w:r>
      <w:proofErr w:type="spellEnd"/>
      <w:r>
        <w:t xml:space="preserve"> (иконка на панели создания элементов </w:t>
      </w:r>
      <w:r w:rsidRPr="00442454">
        <w:rPr>
          <w:noProof/>
        </w:rPr>
        <w:drawing>
          <wp:inline distT="0" distB="0" distL="0" distR="0" wp14:anchorId="00022C37" wp14:editId="0CFC5786">
            <wp:extent cx="171450" cy="161925"/>
            <wp:effectExtent l="0" t="0" r="0" b="9525"/>
            <wp:docPr id="130840815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) </w:t>
      </w:r>
      <w:r w:rsidR="000B1692">
        <w:t xml:space="preserve">и </w:t>
      </w:r>
      <w:r>
        <w:t xml:space="preserve">предназначен для отображения значений графиков в выбранных точках под курсором. Работает с компонентами «Рабочая точка» и «Отображение спектра». В легенде указывается информация курсора </w:t>
      </w:r>
      <w:proofErr w:type="gramStart"/>
      <w:r>
        <w:t>последнего выбранного компонента</w:t>
      </w:r>
      <w:proofErr w:type="gramEnd"/>
      <w:r w:rsidR="000B1692">
        <w:t xml:space="preserve"> показанного на рисунке 16.</w:t>
      </w:r>
    </w:p>
    <w:p w14:paraId="2A44D504" w14:textId="0E5A10BE" w:rsidR="00CF7F83" w:rsidRDefault="00CF7F83" w:rsidP="00B616FB">
      <w:pPr>
        <w:pStyle w:val="affb"/>
        <w:rPr>
          <w:noProof/>
        </w:rPr>
      </w:pPr>
      <w:r w:rsidRPr="00442454">
        <w:rPr>
          <w:noProof/>
        </w:rPr>
        <w:lastRenderedPageBreak/>
        <w:drawing>
          <wp:inline distT="0" distB="0" distL="0" distR="0" wp14:anchorId="6E66E8B9" wp14:editId="344BEE79">
            <wp:extent cx="4724306" cy="2219325"/>
            <wp:effectExtent l="0" t="0" r="635" b="0"/>
            <wp:docPr id="1054371961" name="Рисунок 18" descr="D:\Oburec\delphi\doc\ControlCyclogram\screens\Легенд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D:\Oburec\delphi\doc\ControlCyclogram\screens\Легенда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97" cy="221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B93F" w14:textId="31863A26" w:rsidR="00CF7F83" w:rsidRPr="00C96FC1" w:rsidRDefault="00CF7F83" w:rsidP="00B616FB">
      <w:pPr>
        <w:pStyle w:val="affb"/>
      </w:pPr>
      <w:r>
        <w:rPr>
          <w:noProof/>
        </w:rPr>
        <w:t>Рисунок 16 – Окно компонента «</w:t>
      </w:r>
      <w:r w:rsidR="00F17762">
        <w:rPr>
          <w:noProof/>
        </w:rPr>
        <w:t>К</w:t>
      </w:r>
      <w:r>
        <w:rPr>
          <w:noProof/>
        </w:rPr>
        <w:t>урсор»</w:t>
      </w:r>
    </w:p>
    <w:p w14:paraId="564B619B" w14:textId="7B1E72A0" w:rsidR="00CF7F83" w:rsidRDefault="00CF7F83" w:rsidP="00CF7F83">
      <w:r>
        <w:t xml:space="preserve">4.1.5.3.2 Пример совместного использования компонентов «Курсор» и «Отображение спектра» </w:t>
      </w:r>
      <w:r w:rsidR="00F17762">
        <w:t>показан</w:t>
      </w:r>
      <w:r>
        <w:t xml:space="preserve"> на рисунке 17.</w:t>
      </w:r>
    </w:p>
    <w:p w14:paraId="24EC483C" w14:textId="165A39E6" w:rsidR="00CF7F83" w:rsidRDefault="00CF7F83" w:rsidP="00B616FB">
      <w:pPr>
        <w:pStyle w:val="affb"/>
        <w:rPr>
          <w:noProof/>
        </w:rPr>
      </w:pPr>
      <w:r w:rsidRPr="00442454">
        <w:rPr>
          <w:noProof/>
        </w:rPr>
        <w:drawing>
          <wp:inline distT="0" distB="0" distL="0" distR="0" wp14:anchorId="7CFAFF56" wp14:editId="179BDF82">
            <wp:extent cx="6200775" cy="2776234"/>
            <wp:effectExtent l="0" t="0" r="0" b="5080"/>
            <wp:docPr id="134130384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305" cy="278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DFDE" w14:textId="77777777" w:rsidR="00CF7F83" w:rsidRDefault="00CF7F83" w:rsidP="00B616FB">
      <w:pPr>
        <w:pStyle w:val="affb"/>
      </w:pPr>
      <w:r>
        <w:rPr>
          <w:noProof/>
        </w:rPr>
        <w:t xml:space="preserve">Рисунок 17 - </w:t>
      </w:r>
      <w:r>
        <w:t>Пример совместного использования компонентов «Курсор» и «Отображение спектра»</w:t>
      </w:r>
    </w:p>
    <w:p w14:paraId="51E818B8" w14:textId="77777777" w:rsidR="00CF7F83" w:rsidRDefault="00CF7F83" w:rsidP="00CF7F83">
      <w:pPr>
        <w:jc w:val="center"/>
      </w:pPr>
    </w:p>
    <w:p w14:paraId="50093936" w14:textId="76AD1A4E" w:rsidR="00CF7F83" w:rsidRDefault="00CF7F83" w:rsidP="00CF7F83">
      <w:r>
        <w:t>4.1.5.4 Компонент «</w:t>
      </w:r>
      <w:r w:rsidR="00D2422E">
        <w:t>О</w:t>
      </w:r>
      <w:r>
        <w:t>рбита»</w:t>
      </w:r>
    </w:p>
    <w:p w14:paraId="0CE4BBD0" w14:textId="19AD4625" w:rsidR="00CF7F83" w:rsidRDefault="00CF7F83" w:rsidP="00CF7F83">
      <w:r>
        <w:t>4.1.5.4.1 Компонент «</w:t>
      </w:r>
      <w:r w:rsidR="00D2422E">
        <w:t>О</w:t>
      </w:r>
      <w:r>
        <w:t>рбита» - элемент, встраиваемый в формуляр ПО </w:t>
      </w:r>
      <w:proofErr w:type="spellStart"/>
      <w:r w:rsidRPr="00255EDE">
        <w:t>Recorder</w:t>
      </w:r>
      <w:proofErr w:type="spellEnd"/>
      <w:r>
        <w:t xml:space="preserve"> (иконка на панели создания элементов</w:t>
      </w:r>
      <w:r w:rsidRPr="007D2084">
        <w:rPr>
          <w:noProof/>
        </w:rPr>
        <w:t xml:space="preserve"> </w:t>
      </w:r>
      <w:r w:rsidRPr="00442454">
        <w:rPr>
          <w:noProof/>
        </w:rPr>
        <w:drawing>
          <wp:inline distT="0" distB="0" distL="0" distR="0" wp14:anchorId="44229056" wp14:editId="21253425">
            <wp:extent cx="171450" cy="171450"/>
            <wp:effectExtent l="0" t="0" r="0" b="0"/>
            <wp:docPr id="129835641" name="Рисунок 16" descr="D:\SKRIPNIK\gif\Image 0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D:\SKRIPNIK\gif\Image 095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) предназначенный для отображения параметрических графиков в полярных координатах. </w:t>
      </w:r>
    </w:p>
    <w:p w14:paraId="3E05E351" w14:textId="35AFC510" w:rsidR="00CF7F83" w:rsidRDefault="00CF7F83" w:rsidP="00CF7F83">
      <w:r>
        <w:t>4.1.5.4.2 Внешний вид компонента «</w:t>
      </w:r>
      <w:r w:rsidR="00D2422E">
        <w:t>О</w:t>
      </w:r>
      <w:r>
        <w:t>рбита» показан на рисунке 18.</w:t>
      </w:r>
    </w:p>
    <w:p w14:paraId="02EE8295" w14:textId="49759FA6" w:rsidR="00CF7F83" w:rsidRDefault="00CF7F83" w:rsidP="00D2422E">
      <w:pPr>
        <w:pStyle w:val="affb"/>
        <w:rPr>
          <w:noProof/>
        </w:rPr>
      </w:pPr>
      <w:r w:rsidRPr="00442454">
        <w:rPr>
          <w:noProof/>
        </w:rPr>
        <w:lastRenderedPageBreak/>
        <w:drawing>
          <wp:inline distT="0" distB="0" distL="0" distR="0" wp14:anchorId="7D080416" wp14:editId="026787E9">
            <wp:extent cx="5565410" cy="4953000"/>
            <wp:effectExtent l="0" t="0" r="0" b="0"/>
            <wp:docPr id="175814898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115" cy="496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2DAD" w14:textId="4E2CDA20" w:rsidR="00CF7F83" w:rsidRDefault="00CF7F83" w:rsidP="00D2422E">
      <w:pPr>
        <w:pStyle w:val="affb"/>
        <w:rPr>
          <w:noProof/>
        </w:rPr>
      </w:pPr>
      <w:r>
        <w:rPr>
          <w:noProof/>
        </w:rPr>
        <w:t>Рисунок 18 – Отображение компонента «</w:t>
      </w:r>
      <w:r w:rsidR="00D2422E">
        <w:rPr>
          <w:noProof/>
        </w:rPr>
        <w:t>О</w:t>
      </w:r>
      <w:r>
        <w:rPr>
          <w:noProof/>
        </w:rPr>
        <w:t>рбита»</w:t>
      </w:r>
    </w:p>
    <w:p w14:paraId="08290B63" w14:textId="27F3461D" w:rsidR="00CF7F83" w:rsidRPr="002C7BBC" w:rsidRDefault="00CF7F83" w:rsidP="00CF7F83">
      <w:r>
        <w:rPr>
          <w:noProof/>
        </w:rPr>
        <w:t xml:space="preserve">4.1.5.4.3 </w:t>
      </w:r>
      <w:r>
        <w:t xml:space="preserve">Компонент </w:t>
      </w:r>
      <w:r w:rsidR="00F17762" w:rsidRPr="00F17762">
        <w:t>«Орбита»</w:t>
      </w:r>
      <w:r w:rsidR="00F17762">
        <w:t xml:space="preserve"> </w:t>
      </w:r>
      <w:r>
        <w:t xml:space="preserve">поддерживает следующие </w:t>
      </w:r>
      <w:r w:rsidR="00F17762">
        <w:t>доступные действия</w:t>
      </w:r>
      <w:r>
        <w:t xml:space="preserve"> оператора</w:t>
      </w:r>
      <w:r w:rsidRPr="002C7BBC">
        <w:t>:</w:t>
      </w:r>
    </w:p>
    <w:p w14:paraId="29A68EA9" w14:textId="08F8C292" w:rsidR="00CF7F83" w:rsidRPr="002C7BBC" w:rsidRDefault="00CF7F83" w:rsidP="00D2422E">
      <w:pPr>
        <w:pStyle w:val="a3"/>
      </w:pPr>
      <w:r>
        <w:t xml:space="preserve">двойное нажатие мыши – возврат к </w:t>
      </w:r>
      <w:proofErr w:type="spellStart"/>
      <w:r>
        <w:t>преднастроенному</w:t>
      </w:r>
      <w:proofErr w:type="spellEnd"/>
      <w:r>
        <w:t xml:space="preserve"> масштабу</w:t>
      </w:r>
      <w:r w:rsidRPr="002C7BBC">
        <w:t>;</w:t>
      </w:r>
    </w:p>
    <w:p w14:paraId="75BBBDFC" w14:textId="090D514F" w:rsidR="00CF7F83" w:rsidRDefault="00CF7F83" w:rsidP="00D2422E">
      <w:pPr>
        <w:pStyle w:val="a3"/>
      </w:pPr>
      <w:r>
        <w:t>правое нажатие мышью – вызов диалога настройки</w:t>
      </w:r>
      <w:r w:rsidRPr="002C7BBC">
        <w:t>;</w:t>
      </w:r>
    </w:p>
    <w:p w14:paraId="3E746F86" w14:textId="78F1918A" w:rsidR="00CF7F83" w:rsidRDefault="00CF7F83" w:rsidP="00D2422E">
      <w:pPr>
        <w:pStyle w:val="a3"/>
      </w:pPr>
      <w:r>
        <w:t>ввод чисел в метки минимум</w:t>
      </w:r>
      <w:r w:rsidRPr="002C7BBC">
        <w:t>/</w:t>
      </w:r>
      <w:r>
        <w:t>максимум по осям.</w:t>
      </w:r>
    </w:p>
    <w:p w14:paraId="13E72EA4" w14:textId="6C989D47" w:rsidR="00CF7F83" w:rsidRDefault="00CF7F83" w:rsidP="00CF7F83">
      <w:pPr>
        <w:pStyle w:val="aff0"/>
        <w:ind w:left="0"/>
      </w:pPr>
      <w:r>
        <w:t>4.1.5.4.4 Окно «</w:t>
      </w:r>
      <w:r w:rsidR="00F17762">
        <w:t>Д</w:t>
      </w:r>
      <w:r>
        <w:t>иалог настройки» компонента «</w:t>
      </w:r>
      <w:r w:rsidR="00F17762">
        <w:t>О</w:t>
      </w:r>
      <w:r>
        <w:t xml:space="preserve">рбита» </w:t>
      </w:r>
      <w:r w:rsidR="00F17762">
        <w:t>показано</w:t>
      </w:r>
      <w:r>
        <w:t xml:space="preserve"> на </w:t>
      </w:r>
      <w:r w:rsidR="00F17762">
        <w:br/>
      </w:r>
      <w:r>
        <w:t>рисунке 19</w:t>
      </w:r>
      <w:r w:rsidR="00F17762">
        <w:t xml:space="preserve">. Назначение его </w:t>
      </w:r>
      <w:r>
        <w:t xml:space="preserve">элементов </w:t>
      </w:r>
      <w:r w:rsidR="00F17762">
        <w:t xml:space="preserve">приведено </w:t>
      </w:r>
      <w:r>
        <w:t>в таблице 11.</w:t>
      </w:r>
    </w:p>
    <w:p w14:paraId="26F4FD95" w14:textId="053F20D7" w:rsidR="00CF7F83" w:rsidRPr="00AC5EA7" w:rsidRDefault="00CF7F83" w:rsidP="00CF7F83">
      <w:pPr>
        <w:pStyle w:val="aff0"/>
        <w:ind w:left="0"/>
      </w:pPr>
      <w:r>
        <w:t xml:space="preserve">4.1.5.4.5 </w:t>
      </w:r>
      <w:proofErr w:type="gramStart"/>
      <w:r>
        <w:t>В</w:t>
      </w:r>
      <w:proofErr w:type="gramEnd"/>
      <w:r>
        <w:t xml:space="preserve"> окне «</w:t>
      </w:r>
      <w:r w:rsidR="00F17762">
        <w:t>Д</w:t>
      </w:r>
      <w:r>
        <w:t>иалог настройки» предусмотрены следующие действия оператора</w:t>
      </w:r>
      <w:r w:rsidRPr="00AC5EA7">
        <w:t>:</w:t>
      </w:r>
    </w:p>
    <w:p w14:paraId="1FB0F2DB" w14:textId="1A2460A7" w:rsidR="00CF7F83" w:rsidRDefault="00CF7F83" w:rsidP="00D2422E">
      <w:pPr>
        <w:pStyle w:val="a3"/>
      </w:pPr>
      <w:r>
        <w:t>редактирование списка отображаемых графиков – добавление по кнопке «+»</w:t>
      </w:r>
      <w:r w:rsidRPr="00AC5EA7">
        <w:t>;</w:t>
      </w:r>
    </w:p>
    <w:p w14:paraId="62617819" w14:textId="47153993" w:rsidR="00CF7F83" w:rsidRPr="00AC5EA7" w:rsidRDefault="00CF7F83" w:rsidP="00D2422E">
      <w:pPr>
        <w:pStyle w:val="a3"/>
      </w:pPr>
      <w:r>
        <w:t>удаление отображаемых графиков</w:t>
      </w:r>
      <w:r w:rsidR="00F17762">
        <w:t>, для чего</w:t>
      </w:r>
      <w:r>
        <w:t xml:space="preserve"> необходимо выбрать в списке графиков один или несколько элементов и нажать клавишу «</w:t>
      </w:r>
      <w:r>
        <w:rPr>
          <w:lang w:val="en-US"/>
        </w:rPr>
        <w:t>Delete</w:t>
      </w:r>
      <w:r>
        <w:t>».</w:t>
      </w:r>
    </w:p>
    <w:p w14:paraId="50494E4B" w14:textId="77777777" w:rsidR="00CF7F83" w:rsidRPr="00C96FC1" w:rsidRDefault="00CF7F83" w:rsidP="00CF7F83">
      <w:pPr>
        <w:pStyle w:val="aff0"/>
        <w:ind w:left="0"/>
      </w:pPr>
    </w:p>
    <w:p w14:paraId="274D6CB6" w14:textId="4F0C46B3" w:rsidR="00CF7F83" w:rsidRDefault="00CF7F83" w:rsidP="00D2422E">
      <w:pPr>
        <w:pStyle w:val="affb"/>
        <w:rPr>
          <w:noProof/>
        </w:rPr>
      </w:pPr>
      <w:r w:rsidRPr="00442454">
        <w:rPr>
          <w:noProof/>
        </w:rPr>
        <w:lastRenderedPageBreak/>
        <w:drawing>
          <wp:inline distT="0" distB="0" distL="0" distR="0" wp14:anchorId="3791BFD2" wp14:editId="5F15D41E">
            <wp:extent cx="6197322" cy="4695825"/>
            <wp:effectExtent l="0" t="0" r="0" b="0"/>
            <wp:docPr id="150703707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41" cy="4696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574F" w14:textId="1B77CF7A" w:rsidR="00CF7F83" w:rsidRDefault="00CF7F83" w:rsidP="00D2422E">
      <w:pPr>
        <w:pStyle w:val="affb"/>
      </w:pPr>
      <w:r>
        <w:rPr>
          <w:noProof/>
        </w:rPr>
        <w:t xml:space="preserve">Рисунок 19 - </w:t>
      </w:r>
      <w:r>
        <w:t>Окно «</w:t>
      </w:r>
      <w:r w:rsidR="00D2422E">
        <w:t>Д</w:t>
      </w:r>
      <w:r>
        <w:t>иалог настройки» компонента «</w:t>
      </w:r>
      <w:r w:rsidR="00D2422E">
        <w:t>О</w:t>
      </w:r>
      <w:r>
        <w:t>рбита»</w:t>
      </w:r>
    </w:p>
    <w:p w14:paraId="05325FB3" w14:textId="05FA9638" w:rsidR="00CF7F83" w:rsidRDefault="00CF7F83" w:rsidP="00D2422E">
      <w:pPr>
        <w:pStyle w:val="afff5"/>
      </w:pPr>
      <w:r>
        <w:t xml:space="preserve">Таблица 11 – Назначение элементов окна </w:t>
      </w:r>
      <w:r>
        <w:rPr>
          <w:noProof/>
        </w:rPr>
        <w:t>«</w:t>
      </w:r>
      <w:r w:rsidR="00D2422E">
        <w:rPr>
          <w:noProof/>
        </w:rPr>
        <w:t>Д</w:t>
      </w:r>
      <w:r>
        <w:rPr>
          <w:noProof/>
        </w:rPr>
        <w:t xml:space="preserve">иалог настройки» компонента </w:t>
      </w:r>
      <w:r>
        <w:t>«</w:t>
      </w:r>
      <w:r w:rsidR="00D2422E">
        <w:t>О</w:t>
      </w:r>
      <w:r>
        <w:t>тображение спектра»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1"/>
        <w:gridCol w:w="7727"/>
      </w:tblGrid>
      <w:tr w:rsidR="00CF7F83" w:rsidRPr="00CD35CE" w14:paraId="6D1ACBFD" w14:textId="77777777" w:rsidTr="00D2422E">
        <w:trPr>
          <w:trHeight w:val="563"/>
        </w:trPr>
        <w:tc>
          <w:tcPr>
            <w:tcW w:w="2191" w:type="dxa"/>
            <w:tcBorders>
              <w:bottom w:val="double" w:sz="4" w:space="0" w:color="auto"/>
            </w:tcBorders>
            <w:vAlign w:val="center"/>
          </w:tcPr>
          <w:p w14:paraId="788DFC03" w14:textId="77777777" w:rsidR="00CF7F83" w:rsidRPr="00CD35CE" w:rsidRDefault="00CF7F83" w:rsidP="00D2422E">
            <w:pPr>
              <w:pStyle w:val="aff3"/>
              <w:framePr w:wrap="around"/>
              <w:jc w:val="center"/>
            </w:pPr>
            <w:r w:rsidRPr="00CD35CE">
              <w:t>Наименование</w:t>
            </w:r>
          </w:p>
        </w:tc>
        <w:tc>
          <w:tcPr>
            <w:tcW w:w="7727" w:type="dxa"/>
            <w:tcBorders>
              <w:bottom w:val="double" w:sz="4" w:space="0" w:color="auto"/>
            </w:tcBorders>
            <w:vAlign w:val="center"/>
          </w:tcPr>
          <w:p w14:paraId="7A0A02D0" w14:textId="77777777" w:rsidR="00CF7F83" w:rsidRPr="00CD35CE" w:rsidRDefault="00CF7F83" w:rsidP="00D2422E">
            <w:pPr>
              <w:pStyle w:val="aff3"/>
              <w:framePr w:wrap="around"/>
              <w:jc w:val="center"/>
            </w:pPr>
            <w:r w:rsidRPr="00CD35CE">
              <w:t>Назначение</w:t>
            </w:r>
          </w:p>
        </w:tc>
      </w:tr>
      <w:tr w:rsidR="00CF7F83" w:rsidRPr="00CD35CE" w14:paraId="0B7E5C71" w14:textId="77777777" w:rsidTr="00D2422E">
        <w:trPr>
          <w:trHeight w:val="698"/>
        </w:trPr>
        <w:tc>
          <w:tcPr>
            <w:tcW w:w="2191" w:type="dxa"/>
            <w:tcBorders>
              <w:top w:val="double" w:sz="4" w:space="0" w:color="auto"/>
            </w:tcBorders>
            <w:vAlign w:val="center"/>
          </w:tcPr>
          <w:p w14:paraId="38108E70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Список графиков</w:t>
            </w:r>
          </w:p>
        </w:tc>
        <w:tc>
          <w:tcPr>
            <w:tcW w:w="7727" w:type="dxa"/>
            <w:tcBorders>
              <w:top w:val="double" w:sz="4" w:space="0" w:color="auto"/>
            </w:tcBorders>
            <w:vAlign w:val="center"/>
          </w:tcPr>
          <w:p w14:paraId="6E353D52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Список отображаемых графиков. Удаление настроенных графиков осуществляется по кнопке «</w:t>
            </w:r>
            <w:r w:rsidRPr="00CD35CE">
              <w:rPr>
                <w:lang w:val="en-US"/>
              </w:rPr>
              <w:t>Del</w:t>
            </w:r>
            <w:r w:rsidRPr="00CD35CE">
              <w:t>»</w:t>
            </w:r>
          </w:p>
        </w:tc>
      </w:tr>
      <w:tr w:rsidR="00CF7F83" w:rsidRPr="00CD35CE" w14:paraId="04A87150" w14:textId="77777777" w:rsidTr="00D2422E">
        <w:trPr>
          <w:trHeight w:val="695"/>
        </w:trPr>
        <w:tc>
          <w:tcPr>
            <w:tcW w:w="2191" w:type="dxa"/>
            <w:vAlign w:val="center"/>
          </w:tcPr>
          <w:p w14:paraId="09AD1307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Панель список тегов</w:t>
            </w:r>
          </w:p>
        </w:tc>
        <w:tc>
          <w:tcPr>
            <w:tcW w:w="7727" w:type="dxa"/>
            <w:vAlign w:val="center"/>
          </w:tcPr>
          <w:p w14:paraId="4FBF9AF4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 xml:space="preserve">Предназначена для отображения списка тегов </w:t>
            </w:r>
            <w:r w:rsidRPr="00CD35CE">
              <w:rPr>
                <w:lang w:val="en-US"/>
              </w:rPr>
              <w:t>Recorder</w:t>
            </w:r>
            <w:r>
              <w:t xml:space="preserve"> с возможностью поиска тегов</w:t>
            </w:r>
          </w:p>
        </w:tc>
      </w:tr>
      <w:tr w:rsidR="00CF7F83" w:rsidRPr="00CD35CE" w14:paraId="07F73A60" w14:textId="77777777" w:rsidTr="00D2422E">
        <w:trPr>
          <w:trHeight w:val="705"/>
        </w:trPr>
        <w:tc>
          <w:tcPr>
            <w:tcW w:w="2191" w:type="dxa"/>
            <w:vAlign w:val="center"/>
          </w:tcPr>
          <w:p w14:paraId="4D0FC867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Настройка графика</w:t>
            </w:r>
          </w:p>
        </w:tc>
        <w:tc>
          <w:tcPr>
            <w:tcW w:w="7727" w:type="dxa"/>
            <w:vAlign w:val="center"/>
          </w:tcPr>
          <w:p w14:paraId="7187F60D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В верхней части окна расположены элементы для настройк</w:t>
            </w:r>
            <w:r>
              <w:t>и</w:t>
            </w:r>
            <w:r w:rsidRPr="00CD35CE">
              <w:t xml:space="preserve"> общи</w:t>
            </w:r>
            <w:r>
              <w:t>х</w:t>
            </w:r>
            <w:r w:rsidRPr="00CD35CE">
              <w:t xml:space="preserve"> свойств компонента (масштаб по осям, размер точек при отрисовк</w:t>
            </w:r>
            <w:r>
              <w:t>е)</w:t>
            </w:r>
          </w:p>
        </w:tc>
      </w:tr>
      <w:tr w:rsidR="00CF7F83" w:rsidRPr="00CD35CE" w14:paraId="2A682187" w14:textId="77777777" w:rsidTr="00D2422E">
        <w:tc>
          <w:tcPr>
            <w:tcW w:w="2191" w:type="dxa"/>
            <w:vAlign w:val="center"/>
          </w:tcPr>
          <w:p w14:paraId="32872CD9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Отрисовка точек,</w:t>
            </w:r>
          </w:p>
          <w:p w14:paraId="06D04E9D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Отрисовка линий, цвет</w:t>
            </w:r>
          </w:p>
        </w:tc>
        <w:tc>
          <w:tcPr>
            <w:tcW w:w="7727" w:type="dxa"/>
            <w:vAlign w:val="center"/>
          </w:tcPr>
          <w:p w14:paraId="00647EFB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 xml:space="preserve">Настройки </w:t>
            </w:r>
            <w:r>
              <w:t xml:space="preserve">параметров </w:t>
            </w:r>
            <w:r w:rsidRPr="00CD35CE">
              <w:t>отрисовки график</w:t>
            </w:r>
            <w:r>
              <w:t>а</w:t>
            </w:r>
          </w:p>
        </w:tc>
      </w:tr>
      <w:tr w:rsidR="00CF7F83" w:rsidRPr="00CD35CE" w14:paraId="7596099E" w14:textId="77777777" w:rsidTr="00D2422E">
        <w:trPr>
          <w:trHeight w:val="499"/>
        </w:trPr>
        <w:tc>
          <w:tcPr>
            <w:tcW w:w="2191" w:type="dxa"/>
            <w:vAlign w:val="center"/>
          </w:tcPr>
          <w:p w14:paraId="77DAF050" w14:textId="77777777" w:rsidR="00CF7F83" w:rsidRPr="00CD35CE" w:rsidRDefault="00CF7F83" w:rsidP="00D2422E">
            <w:pPr>
              <w:pStyle w:val="aff3"/>
              <w:framePr w:wrap="around"/>
              <w:rPr>
                <w:lang w:val="en-US"/>
              </w:rPr>
            </w:pPr>
            <w:r w:rsidRPr="00CD35CE">
              <w:t>Канал</w:t>
            </w:r>
            <w:r w:rsidRPr="00CD35CE">
              <w:rPr>
                <w:lang w:val="en-US"/>
              </w:rPr>
              <w:t xml:space="preserve"> X, </w:t>
            </w:r>
            <w:r w:rsidRPr="00CD35CE">
              <w:t>Канал</w:t>
            </w:r>
            <w:r w:rsidRPr="00CD35CE">
              <w:rPr>
                <w:lang w:val="en-US"/>
              </w:rPr>
              <w:t xml:space="preserve"> Y</w:t>
            </w:r>
          </w:p>
        </w:tc>
        <w:tc>
          <w:tcPr>
            <w:tcW w:w="7727" w:type="dxa"/>
            <w:vAlign w:val="center"/>
          </w:tcPr>
          <w:p w14:paraId="25422519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 xml:space="preserve">Теги </w:t>
            </w:r>
            <w:r w:rsidRPr="00CD35CE">
              <w:rPr>
                <w:lang w:val="en-US"/>
              </w:rPr>
              <w:t>Recorder</w:t>
            </w:r>
            <w:r w:rsidRPr="00CD35CE">
              <w:t xml:space="preserve"> по данным, </w:t>
            </w:r>
            <w:r>
              <w:t xml:space="preserve">из </w:t>
            </w:r>
            <w:r w:rsidRPr="00CD35CE">
              <w:t>которых строится график</w:t>
            </w:r>
          </w:p>
        </w:tc>
      </w:tr>
      <w:tr w:rsidR="00CF7F83" w:rsidRPr="00CD35CE" w14:paraId="0A344C25" w14:textId="77777777" w:rsidTr="00D2422E">
        <w:trPr>
          <w:trHeight w:val="690"/>
        </w:trPr>
        <w:tc>
          <w:tcPr>
            <w:tcW w:w="2191" w:type="dxa"/>
            <w:vAlign w:val="center"/>
          </w:tcPr>
          <w:p w14:paraId="17FBF4ED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Канал Тахо</w:t>
            </w:r>
          </w:p>
        </w:tc>
        <w:tc>
          <w:tcPr>
            <w:tcW w:w="7727" w:type="dxa"/>
            <w:vAlign w:val="center"/>
          </w:tcPr>
          <w:p w14:paraId="37EFEBC2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Канал служит для поиска начала оборота и отображения его н</w:t>
            </w:r>
            <w:r>
              <w:t>а графике дополнительным цветом</w:t>
            </w:r>
          </w:p>
        </w:tc>
      </w:tr>
      <w:tr w:rsidR="00CF7F83" w:rsidRPr="00CD35CE" w14:paraId="158AEAD6" w14:textId="77777777" w:rsidTr="00D2422E">
        <w:trPr>
          <w:trHeight w:val="1691"/>
        </w:trPr>
        <w:tc>
          <w:tcPr>
            <w:tcW w:w="2191" w:type="dxa"/>
            <w:vAlign w:val="center"/>
          </w:tcPr>
          <w:p w14:paraId="1359D2AE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Группа размер буфера</w:t>
            </w:r>
          </w:p>
        </w:tc>
        <w:tc>
          <w:tcPr>
            <w:tcW w:w="7727" w:type="dxa"/>
            <w:vAlign w:val="center"/>
          </w:tcPr>
          <w:p w14:paraId="77F40944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«Тип буфера»: опция «количество точек» – на графике будут отображены все данные, которые содержаться в буфере;</w:t>
            </w:r>
          </w:p>
          <w:p w14:paraId="68146E69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опция число оборотов – на графике будут отображены данные нескольких оборотов (в зависимости от опции «число оборотов»);</w:t>
            </w:r>
          </w:p>
          <w:p w14:paraId="72DCA3F5" w14:textId="77777777" w:rsidR="00CF7F83" w:rsidRPr="00CD35CE" w:rsidRDefault="00CF7F83" w:rsidP="00D2422E">
            <w:pPr>
              <w:pStyle w:val="aff3"/>
              <w:framePr w:wrap="around"/>
            </w:pPr>
            <w:r w:rsidRPr="00CD35CE">
              <w:t>«Отрисовка начала линии», «Отрисовка точек» - опции, определяющие необходимость отри</w:t>
            </w:r>
            <w:r>
              <w:t>совки начала оборота на графике</w:t>
            </w:r>
          </w:p>
        </w:tc>
      </w:tr>
    </w:tbl>
    <w:p w14:paraId="0D5FDEE6" w14:textId="77777777" w:rsidR="00CF7F83" w:rsidRDefault="00CF7F83" w:rsidP="00CF7F83">
      <w:pPr>
        <w:rPr>
          <w:b/>
        </w:rPr>
      </w:pPr>
    </w:p>
    <w:p w14:paraId="31F6D826" w14:textId="5C9837A9" w:rsidR="00CF7F83" w:rsidRDefault="00CF7F83" w:rsidP="00D2422E">
      <w:pPr>
        <w:pStyle w:val="af3"/>
      </w:pPr>
      <w:bookmarkStart w:id="60" w:name="_Toc215230821"/>
      <w:r w:rsidRPr="00010DEE">
        <w:t>4</w:t>
      </w:r>
      <w:r w:rsidRPr="00460CBF">
        <w:t>.</w:t>
      </w:r>
      <w:r>
        <w:t>2</w:t>
      </w:r>
      <w:r w:rsidRPr="00460CBF">
        <w:t xml:space="preserve"> </w:t>
      </w:r>
      <w:r w:rsidR="007F19D5">
        <w:t xml:space="preserve">ПО </w:t>
      </w:r>
      <w:r w:rsidRPr="00152955">
        <w:t>«</w:t>
      </w:r>
      <w:r w:rsidRPr="00A86AFA">
        <w:t xml:space="preserve">Плагин импорта-экспорта каналов </w:t>
      </w:r>
      <w:r>
        <w:t xml:space="preserve">ПО </w:t>
      </w:r>
      <w:proofErr w:type="spellStart"/>
      <w:r w:rsidRPr="00A86AFA">
        <w:t>Recorde</w:t>
      </w:r>
      <w:proofErr w:type="spellEnd"/>
      <w:r>
        <w:rPr>
          <w:lang w:val="en-US"/>
        </w:rPr>
        <w:t>r</w:t>
      </w:r>
      <w:r w:rsidRPr="00152955">
        <w:t>»</w:t>
      </w:r>
      <w:bookmarkEnd w:id="60"/>
    </w:p>
    <w:p w14:paraId="65CF054A" w14:textId="77777777" w:rsidR="00CF7F83" w:rsidRPr="00BC36F5" w:rsidRDefault="00CF7F83" w:rsidP="00BC36F5">
      <w:r w:rsidRPr="00BC36F5">
        <w:t xml:space="preserve">4.2.1 Краткое описание программного обеспечения «Плагин импорта-экспорта каналов ПО </w:t>
      </w:r>
      <w:proofErr w:type="spellStart"/>
      <w:r w:rsidRPr="00BC36F5">
        <w:t>Recorder</w:t>
      </w:r>
      <w:proofErr w:type="spellEnd"/>
      <w:r w:rsidRPr="00BC36F5">
        <w:t>» приведено в п. 2.4.4.</w:t>
      </w:r>
    </w:p>
    <w:p w14:paraId="520ADFC4" w14:textId="77777777" w:rsidR="00CF7F83" w:rsidRPr="00BC36F5" w:rsidRDefault="00CF7F83" w:rsidP="00BC36F5">
      <w:r w:rsidRPr="00BC36F5">
        <w:t xml:space="preserve">4.2.2 Для установки плагина необходимо записать исполнительную библиотеку plgImpExpTags.dll в каталог установки ПО </w:t>
      </w:r>
      <w:proofErr w:type="spellStart"/>
      <w:r w:rsidRPr="00BC36F5">
        <w:t>Recorder</w:t>
      </w:r>
      <w:proofErr w:type="spellEnd"/>
      <w:r w:rsidRPr="00BC36F5">
        <w:t xml:space="preserve"> (по умолчанию используется:</w:t>
      </w:r>
      <w:r w:rsidRPr="00BC36F5">
        <w:br/>
        <w:t>&lt;текущий диск&gt;:\</w:t>
      </w:r>
      <w:proofErr w:type="spellStart"/>
      <w:r w:rsidRPr="00BC36F5">
        <w:t>Program</w:t>
      </w:r>
      <w:proofErr w:type="spellEnd"/>
      <w:r w:rsidRPr="00BC36F5">
        <w:t> </w:t>
      </w:r>
      <w:proofErr w:type="spellStart"/>
      <w:r w:rsidRPr="00BC36F5">
        <w:t>Files</w:t>
      </w:r>
      <w:proofErr w:type="spellEnd"/>
      <w:r w:rsidRPr="00BC36F5">
        <w:t>\</w:t>
      </w:r>
      <w:proofErr w:type="spellStart"/>
      <w:r w:rsidRPr="00BC36F5">
        <w:t>Mera</w:t>
      </w:r>
      <w:proofErr w:type="spellEnd"/>
      <w:r w:rsidRPr="00BC36F5">
        <w:t>\</w:t>
      </w:r>
      <w:proofErr w:type="spellStart"/>
      <w:r w:rsidRPr="00BC36F5">
        <w:t>Recorder</w:t>
      </w:r>
      <w:proofErr w:type="spellEnd"/>
      <w:r w:rsidRPr="00BC36F5">
        <w:t>\</w:t>
      </w:r>
      <w:proofErr w:type="spellStart"/>
      <w:r w:rsidRPr="00BC36F5">
        <w:t>Plugins</w:t>
      </w:r>
      <w:proofErr w:type="spellEnd"/>
      <w:r w:rsidRPr="00BC36F5">
        <w:t>).</w:t>
      </w:r>
    </w:p>
    <w:p w14:paraId="06375406" w14:textId="499C7DB9" w:rsidR="00CF7F83" w:rsidRPr="00BC36F5" w:rsidRDefault="00CF7F83" w:rsidP="00BC36F5">
      <w:r w:rsidRPr="00BC36F5">
        <w:t xml:space="preserve">4.2.3 Рекомендуется запускать </w:t>
      </w:r>
      <w:proofErr w:type="spellStart"/>
      <w:r w:rsidRPr="00BC36F5">
        <w:t>Recorder</w:t>
      </w:r>
      <w:proofErr w:type="spellEnd"/>
      <w:r w:rsidRPr="00BC36F5">
        <w:t xml:space="preserve"> с правами администратора (для версии 1.4 и выше достаточно прав обычного пользователя)</w:t>
      </w:r>
      <w:r w:rsidR="00F17762">
        <w:t>. Окно</w:t>
      </w:r>
      <w:r w:rsidR="00BC36F5">
        <w:t xml:space="preserve"> запуска </w:t>
      </w:r>
      <w:r w:rsidR="00F17762">
        <w:t xml:space="preserve">показано </w:t>
      </w:r>
      <w:r w:rsidR="00BC36F5">
        <w:t>на рисунке 20.</w:t>
      </w:r>
    </w:p>
    <w:p w14:paraId="139F1A49" w14:textId="7891E3A8" w:rsidR="00CF7F83" w:rsidRDefault="00CF7F83" w:rsidP="00BC36F5">
      <w:pPr>
        <w:pStyle w:val="affb"/>
        <w:rPr>
          <w:noProof/>
        </w:rPr>
      </w:pPr>
      <w:r w:rsidRPr="00524300">
        <w:rPr>
          <w:noProof/>
        </w:rPr>
        <w:drawing>
          <wp:inline distT="0" distB="0" distL="0" distR="0" wp14:anchorId="6D78B0A1" wp14:editId="77C5FB78">
            <wp:extent cx="4666044" cy="3552825"/>
            <wp:effectExtent l="0" t="0" r="1270" b="0"/>
            <wp:docPr id="17514831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497" cy="355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2D86" w14:textId="0BAD51E0" w:rsidR="00CF7F83" w:rsidRDefault="00CF7F83" w:rsidP="00BC36F5">
      <w:pPr>
        <w:pStyle w:val="affb"/>
      </w:pPr>
      <w:r>
        <w:rPr>
          <w:noProof/>
        </w:rPr>
        <w:t xml:space="preserve">Рисунок 20 - </w:t>
      </w:r>
      <w:r>
        <w:t>Окно «Дополнительные свойства»</w:t>
      </w:r>
      <w:r w:rsidR="00F17762">
        <w:t xml:space="preserve"> с з</w:t>
      </w:r>
      <w:r>
        <w:t>апуск</w:t>
      </w:r>
      <w:r w:rsidR="00F17762">
        <w:t>ом</w:t>
      </w:r>
      <w:r>
        <w:t xml:space="preserve"> от имени администратора</w:t>
      </w:r>
    </w:p>
    <w:p w14:paraId="3C9F40B3" w14:textId="77777777" w:rsidR="00CF7F83" w:rsidRDefault="00CF7F83" w:rsidP="00CF7F83">
      <w:r>
        <w:t>4.2.4 Для работы с плагином его необходимо загрузить в ПО «</w:t>
      </w:r>
      <w:r>
        <w:rPr>
          <w:lang w:val="en-US"/>
        </w:rPr>
        <w:t>Recorder</w:t>
      </w:r>
      <w:r>
        <w:t>»</w:t>
      </w:r>
      <w:r w:rsidRPr="001920B7">
        <w:t xml:space="preserve"> (</w:t>
      </w:r>
      <w:r>
        <w:t>см. «</w:t>
      </w:r>
      <w:r>
        <w:rPr>
          <w:lang w:val="en-US"/>
        </w:rPr>
        <w:t>Recorder</w:t>
      </w:r>
      <w:r w:rsidRPr="00DA1073">
        <w:t xml:space="preserve">. </w:t>
      </w:r>
      <w:r>
        <w:t>Руководство пользователя», раздел «Подключение подпрограмм»</w:t>
      </w:r>
      <w:r w:rsidRPr="001920B7">
        <w:t>).</w:t>
      </w:r>
    </w:p>
    <w:p w14:paraId="4481F6C2" w14:textId="520F1542" w:rsidR="00CF7F83" w:rsidRDefault="00CF7F83" w:rsidP="00CF7F83">
      <w:r>
        <w:t>При правильной загрузке плагина в меню формуляров появится кнопка плагина</w:t>
      </w:r>
      <w:r w:rsidR="00BC36F5">
        <w:t>, показанная на рисунке</w:t>
      </w:r>
      <w:r>
        <w:t xml:space="preserve"> 21.</w:t>
      </w:r>
    </w:p>
    <w:p w14:paraId="48E44140" w14:textId="77777777" w:rsidR="00CF7F83" w:rsidRDefault="00CF7F83" w:rsidP="00CF7F83">
      <w:pPr>
        <w:jc w:val="center"/>
        <w:rPr>
          <w:noProof/>
        </w:rPr>
      </w:pPr>
    </w:p>
    <w:p w14:paraId="77A806BE" w14:textId="77777777" w:rsidR="00CF7F83" w:rsidRDefault="00CF7F83" w:rsidP="00CF7F83">
      <w:pPr>
        <w:jc w:val="center"/>
        <w:rPr>
          <w:noProof/>
        </w:rPr>
      </w:pPr>
    </w:p>
    <w:p w14:paraId="0417A6B5" w14:textId="77777777" w:rsidR="00CF7F83" w:rsidRDefault="00CF7F83" w:rsidP="00CF7F83">
      <w:pPr>
        <w:jc w:val="center"/>
        <w:rPr>
          <w:noProof/>
        </w:rPr>
      </w:pPr>
    </w:p>
    <w:p w14:paraId="1A630EA6" w14:textId="77777777" w:rsidR="00CF7F83" w:rsidRDefault="00CF7F83" w:rsidP="00CF7F83">
      <w:pPr>
        <w:jc w:val="center"/>
        <w:rPr>
          <w:noProof/>
        </w:rPr>
      </w:pPr>
    </w:p>
    <w:p w14:paraId="6535C62D" w14:textId="468ED2CF" w:rsidR="00CF7F83" w:rsidRDefault="00BC36F5" w:rsidP="00BC36F5">
      <w:pPr>
        <w:pStyle w:val="affb"/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709D1004" wp14:editId="42E10F1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199505" cy="3390900"/>
            <wp:effectExtent l="0" t="0" r="0" b="0"/>
            <wp:wrapSquare wrapText="bothSides"/>
            <wp:docPr id="44331111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823" cy="339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F83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0FF639B" wp14:editId="33D1F69A">
                <wp:simplePos x="0" y="0"/>
                <wp:positionH relativeFrom="column">
                  <wp:posOffset>4745990</wp:posOffset>
                </wp:positionH>
                <wp:positionV relativeFrom="paragraph">
                  <wp:posOffset>-52070</wp:posOffset>
                </wp:positionV>
                <wp:extent cx="679450" cy="207645"/>
                <wp:effectExtent l="12700" t="20320" r="22225" b="67310"/>
                <wp:wrapNone/>
                <wp:docPr id="1704483962" name="Соединитель: уступ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450" cy="20764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1B986C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36" o:spid="_x0000_s1026" type="#_x0000_t34" style="position:absolute;margin-left:373.7pt;margin-top:-4.1pt;width:53.5pt;height:16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" strokecolor="red" strokeweight="2pt">
                <v:stroke endarrow="block"/>
              </v:shape>
            </w:pict>
          </mc:Fallback>
        </mc:AlternateContent>
      </w:r>
      <w:r w:rsidR="00CF7F83">
        <w:rPr>
          <w:noProof/>
        </w:rPr>
        <w:t xml:space="preserve">Рисунок 21 – </w:t>
      </w:r>
      <w:r w:rsidR="00CF7F83">
        <w:t>Кнопка плагина в меню формуляров.</w:t>
      </w:r>
    </w:p>
    <w:p w14:paraId="5B009E50" w14:textId="5842C8E8" w:rsidR="00CF7F83" w:rsidRDefault="00CF7F83" w:rsidP="00CF7F83">
      <w:r>
        <w:t>4.2.5 Если кликнуть кнопкой мыши на кнопке плагина в ПО «</w:t>
      </w:r>
      <w:r>
        <w:rPr>
          <w:lang w:val="en-US"/>
        </w:rPr>
        <w:t>Recorder</w:t>
      </w:r>
      <w:r>
        <w:t xml:space="preserve">», то появится окно </w:t>
      </w:r>
      <w:bookmarkStart w:id="61" w:name="_Hlk215227900"/>
      <w:r>
        <w:t>«</w:t>
      </w:r>
      <w:r w:rsidRPr="008D1489">
        <w:rPr>
          <w:bCs/>
        </w:rPr>
        <w:t xml:space="preserve">Импорт-экспорт каналов </w:t>
      </w:r>
      <w:proofErr w:type="spellStart"/>
      <w:r w:rsidRPr="008D1489">
        <w:rPr>
          <w:bCs/>
        </w:rPr>
        <w:t>Recorder</w:t>
      </w:r>
      <w:proofErr w:type="spellEnd"/>
      <w:r>
        <w:t>»</w:t>
      </w:r>
      <w:bookmarkEnd w:id="61"/>
      <w:r w:rsidR="002D19C1">
        <w:t xml:space="preserve">, показанное на </w:t>
      </w:r>
      <w:r>
        <w:t>рисун</w:t>
      </w:r>
      <w:r w:rsidR="002D19C1">
        <w:t>ке</w:t>
      </w:r>
      <w:r>
        <w:t xml:space="preserve"> 22.</w:t>
      </w:r>
    </w:p>
    <w:p w14:paraId="41C64777" w14:textId="245B0D99" w:rsidR="00CF7F83" w:rsidRDefault="00CF7F83" w:rsidP="00BC36F5">
      <w:pPr>
        <w:pStyle w:val="affb"/>
        <w:rPr>
          <w:noProof/>
        </w:rPr>
      </w:pPr>
      <w:r w:rsidRPr="00524300">
        <w:rPr>
          <w:noProof/>
        </w:rPr>
        <w:drawing>
          <wp:inline distT="0" distB="0" distL="0" distR="0" wp14:anchorId="4A1D0C6B" wp14:editId="22063382">
            <wp:extent cx="4997648" cy="2085975"/>
            <wp:effectExtent l="0" t="0" r="0" b="0"/>
            <wp:docPr id="17736627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67" cy="2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64DC" w14:textId="77777777" w:rsidR="002D19C1" w:rsidRDefault="00CF7F83" w:rsidP="002D19C1">
      <w:pPr>
        <w:pStyle w:val="affb"/>
      </w:pPr>
      <w:r>
        <w:rPr>
          <w:noProof/>
        </w:rPr>
        <w:t xml:space="preserve">Рисунок 22 – </w:t>
      </w:r>
      <w:r>
        <w:t xml:space="preserve">Окно </w:t>
      </w:r>
      <w:r w:rsidR="002D19C1" w:rsidRPr="002D19C1">
        <w:t xml:space="preserve">«Импорт-экспорт каналов </w:t>
      </w:r>
      <w:proofErr w:type="spellStart"/>
      <w:r w:rsidR="002D19C1" w:rsidRPr="002D19C1">
        <w:t>Recorder</w:t>
      </w:r>
      <w:proofErr w:type="spellEnd"/>
      <w:r w:rsidR="002D19C1" w:rsidRPr="002D19C1">
        <w:t>»</w:t>
      </w:r>
    </w:p>
    <w:p w14:paraId="54A0E3E4" w14:textId="147EF5B4" w:rsidR="002D19C1" w:rsidRDefault="00CF7F83" w:rsidP="002D19C1">
      <w:r w:rsidRPr="008D1489">
        <w:t>4.2.6 Путь к файлу для сохранения/чтения каналов ПО «</w:t>
      </w:r>
      <w:proofErr w:type="spellStart"/>
      <w:r w:rsidRPr="008D1489">
        <w:t>Recorder</w:t>
      </w:r>
      <w:proofErr w:type="spellEnd"/>
      <w:r w:rsidRPr="008D1489">
        <w:t>». Может задаваться прямо в текстовом виде или путем выбора файла по кнопке с точками в правой части окна. При сохранении несуществующий файл будет создан, а существующий перезаписан.</w:t>
      </w:r>
      <w:bookmarkStart w:id="62" w:name="OLE_LINK5"/>
    </w:p>
    <w:p w14:paraId="7BDC963A" w14:textId="77777777" w:rsidR="002D19C1" w:rsidRDefault="00CF7F83" w:rsidP="002D19C1">
      <w:r w:rsidRPr="008D1489">
        <w:t xml:space="preserve">Кнопка </w:t>
      </w:r>
      <w:r w:rsidR="002D19C1">
        <w:t>«</w:t>
      </w:r>
      <w:r w:rsidRPr="008D1489">
        <w:t>Выгрузить каналы</w:t>
      </w:r>
      <w:r w:rsidR="002D19C1">
        <w:t>»</w:t>
      </w:r>
      <w:r w:rsidRPr="008D1489">
        <w:t xml:space="preserve"> – сохраняет каналы в файл Excel.</w:t>
      </w:r>
      <w:bookmarkEnd w:id="62"/>
      <w:r w:rsidRPr="008D1489">
        <w:t xml:space="preserve"> </w:t>
      </w:r>
    </w:p>
    <w:p w14:paraId="05923BD5" w14:textId="0B759E55" w:rsidR="00CF7F83" w:rsidRPr="008D1489" w:rsidRDefault="00CF7F83" w:rsidP="002D19C1">
      <w:r w:rsidRPr="008D1489">
        <w:t xml:space="preserve">Кнопка </w:t>
      </w:r>
      <w:r w:rsidR="002D19C1">
        <w:t>«</w:t>
      </w:r>
      <w:r w:rsidRPr="008D1489">
        <w:t>Загрузить каналы</w:t>
      </w:r>
      <w:r w:rsidR="002D19C1">
        <w:t>»</w:t>
      </w:r>
      <w:r w:rsidRPr="008D1489">
        <w:t xml:space="preserve"> – читает каналы из файла Excel.</w:t>
      </w:r>
    </w:p>
    <w:p w14:paraId="71BD30DB" w14:textId="77777777" w:rsidR="002D19C1" w:rsidRDefault="00CF7F83" w:rsidP="00CF7F83">
      <w:pPr>
        <w:rPr>
          <w:rFonts w:eastAsia="Times New Roman"/>
        </w:rPr>
      </w:pPr>
      <w:r w:rsidRPr="008D1489">
        <w:rPr>
          <w:rFonts w:eastAsia="Times New Roman"/>
        </w:rPr>
        <w:t xml:space="preserve">4.2.7 </w:t>
      </w:r>
      <w:proofErr w:type="gramStart"/>
      <w:r w:rsidRPr="008D1489">
        <w:rPr>
          <w:rFonts w:eastAsia="Times New Roman"/>
        </w:rPr>
        <w:t>В</w:t>
      </w:r>
      <w:proofErr w:type="gramEnd"/>
      <w:r w:rsidRPr="008D1489">
        <w:rPr>
          <w:rFonts w:eastAsia="Times New Roman"/>
        </w:rPr>
        <w:t xml:space="preserve"> процессе импорта/экспорта будет меняться значение индикатора процесса. При успешном сохранении/чтении значение индикатора станет максимальным (100%), иначе появляется окно с ошибкой.</w:t>
      </w:r>
    </w:p>
    <w:p w14:paraId="560E10DA" w14:textId="07D578FA" w:rsidR="00CF7F83" w:rsidRDefault="00CF7F83" w:rsidP="00CF7F83">
      <w:pPr>
        <w:rPr>
          <w:rFonts w:eastAsia="Times New Roman"/>
        </w:rPr>
      </w:pPr>
      <w:r w:rsidRPr="008D1489">
        <w:rPr>
          <w:rFonts w:eastAsia="Times New Roman"/>
        </w:rPr>
        <w:lastRenderedPageBreak/>
        <w:t xml:space="preserve">После завершения </w:t>
      </w:r>
      <w:r w:rsidR="002D19C1">
        <w:rPr>
          <w:rFonts w:eastAsia="Times New Roman"/>
        </w:rPr>
        <w:t xml:space="preserve">всех </w:t>
      </w:r>
      <w:r w:rsidRPr="008D1489">
        <w:rPr>
          <w:rFonts w:eastAsia="Times New Roman"/>
        </w:rPr>
        <w:t>манипуляций необходимо закрыть окно</w:t>
      </w:r>
      <w:r w:rsidR="00BC36F5">
        <w:rPr>
          <w:rFonts w:eastAsia="Times New Roman"/>
        </w:rPr>
        <w:t>, показанное на р</w:t>
      </w:r>
      <w:r w:rsidRPr="008D1489">
        <w:rPr>
          <w:rFonts w:eastAsia="Times New Roman"/>
        </w:rPr>
        <w:t>исун</w:t>
      </w:r>
      <w:r w:rsidR="00BC36F5">
        <w:rPr>
          <w:rFonts w:eastAsia="Times New Roman"/>
        </w:rPr>
        <w:t>ке</w:t>
      </w:r>
      <w:r w:rsidRPr="008D1489">
        <w:rPr>
          <w:rFonts w:eastAsia="Times New Roman"/>
        </w:rPr>
        <w:t xml:space="preserve"> </w:t>
      </w:r>
      <w:r>
        <w:rPr>
          <w:rFonts w:eastAsia="Times New Roman"/>
        </w:rPr>
        <w:t>23</w:t>
      </w:r>
      <w:r w:rsidRPr="008D1489">
        <w:rPr>
          <w:rFonts w:eastAsia="Times New Roman"/>
        </w:rPr>
        <w:t>.</w:t>
      </w:r>
    </w:p>
    <w:p w14:paraId="74A9570E" w14:textId="695A73A5" w:rsidR="00CF7F83" w:rsidRDefault="00CF7F83" w:rsidP="00BC36F5">
      <w:pPr>
        <w:pStyle w:val="affb"/>
        <w:rPr>
          <w:noProof/>
        </w:rPr>
      </w:pPr>
      <w:r w:rsidRPr="00524300">
        <w:rPr>
          <w:noProof/>
        </w:rPr>
        <w:drawing>
          <wp:inline distT="0" distB="0" distL="0" distR="0" wp14:anchorId="57724F7E" wp14:editId="1D7B1348">
            <wp:extent cx="5088930" cy="2124075"/>
            <wp:effectExtent l="0" t="0" r="0" b="0"/>
            <wp:docPr id="165973475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34" cy="212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A874" w14:textId="5AEB7AE7" w:rsidR="00CF7F83" w:rsidRDefault="00CF7F83" w:rsidP="00CF7F83">
      <w:pPr>
        <w:jc w:val="center"/>
      </w:pPr>
      <w:r>
        <w:rPr>
          <w:noProof/>
        </w:rPr>
        <w:t xml:space="preserve">Рисунок 23 – </w:t>
      </w:r>
      <w:r>
        <w:t>Окно плагина</w:t>
      </w:r>
      <w:r w:rsidR="00BC36F5">
        <w:t xml:space="preserve"> с отобр</w:t>
      </w:r>
      <w:r w:rsidR="004C1F81">
        <w:t>а</w:t>
      </w:r>
      <w:r w:rsidR="00BC36F5">
        <w:t xml:space="preserve">жением </w:t>
      </w:r>
      <w:r>
        <w:t>100</w:t>
      </w:r>
      <w:r w:rsidR="00BC36F5">
        <w:t> </w:t>
      </w:r>
      <w:r>
        <w:t>%</w:t>
      </w:r>
      <w:r w:rsidR="00BC36F5">
        <w:t xml:space="preserve"> загрузки</w:t>
      </w:r>
    </w:p>
    <w:p w14:paraId="32B42110" w14:textId="77777777" w:rsidR="00CF7F83" w:rsidRDefault="00CF7F83" w:rsidP="00CF7F83">
      <w:r>
        <w:t>4.2.8 При экспорте каналов создаются столбцы:</w:t>
      </w:r>
    </w:p>
    <w:p w14:paraId="4365421F" w14:textId="0B15A37C" w:rsidR="00CF7F83" w:rsidRDefault="002D19C1" w:rsidP="004C1F81">
      <w:pPr>
        <w:pStyle w:val="a3"/>
      </w:pPr>
      <w:r>
        <w:t>И</w:t>
      </w:r>
      <w:r w:rsidR="00CF7F83">
        <w:t>мя канала;</w:t>
      </w:r>
    </w:p>
    <w:p w14:paraId="1EA67AE7" w14:textId="66597424" w:rsidR="00CF7F83" w:rsidRDefault="002D19C1" w:rsidP="004C1F81">
      <w:pPr>
        <w:pStyle w:val="a3"/>
      </w:pPr>
      <w:r>
        <w:t>О</w:t>
      </w:r>
      <w:r w:rsidR="00CF7F83">
        <w:t>писание канала;</w:t>
      </w:r>
    </w:p>
    <w:p w14:paraId="73C5A903" w14:textId="1B06CA79" w:rsidR="00CF7F83" w:rsidRDefault="002D19C1" w:rsidP="004C1F81">
      <w:pPr>
        <w:pStyle w:val="a3"/>
      </w:pPr>
      <w:r>
        <w:t>А</w:t>
      </w:r>
      <w:r w:rsidR="00CF7F83">
        <w:t>дрес канала;</w:t>
      </w:r>
    </w:p>
    <w:p w14:paraId="00F1C1AB" w14:textId="7DB848B6" w:rsidR="00CF7F83" w:rsidRDefault="002D19C1" w:rsidP="004C1F81">
      <w:pPr>
        <w:pStyle w:val="a3"/>
      </w:pPr>
      <w:r>
        <w:t>Н</w:t>
      </w:r>
      <w:r w:rsidR="00CF7F83">
        <w:t>омер шасси;</w:t>
      </w:r>
    </w:p>
    <w:p w14:paraId="559F6E0C" w14:textId="6F16849A" w:rsidR="00CF7F83" w:rsidRDefault="002D19C1" w:rsidP="004C1F81">
      <w:pPr>
        <w:pStyle w:val="a3"/>
      </w:pPr>
      <w:r>
        <w:t>Н</w:t>
      </w:r>
      <w:r w:rsidR="00CF7F83">
        <w:t>омер слота;</w:t>
      </w:r>
    </w:p>
    <w:p w14:paraId="604DB3A7" w14:textId="22FD3185" w:rsidR="00CF7F83" w:rsidRDefault="002D19C1" w:rsidP="004C1F81">
      <w:pPr>
        <w:pStyle w:val="a3"/>
      </w:pPr>
      <w:r>
        <w:t>Н</w:t>
      </w:r>
      <w:r w:rsidR="00CF7F83">
        <w:t>омер канала;</w:t>
      </w:r>
    </w:p>
    <w:p w14:paraId="1FF1E530" w14:textId="47A41CB7" w:rsidR="00CF7F83" w:rsidRDefault="002D19C1" w:rsidP="004C1F81">
      <w:pPr>
        <w:pStyle w:val="a3"/>
      </w:pPr>
      <w:r>
        <w:t>Т</w:t>
      </w:r>
      <w:r w:rsidR="00CF7F83">
        <w:t>ип канала;</w:t>
      </w:r>
    </w:p>
    <w:p w14:paraId="1DF21BE9" w14:textId="3D0C8356" w:rsidR="00CF7F83" w:rsidRDefault="002D19C1" w:rsidP="004C1F81">
      <w:pPr>
        <w:pStyle w:val="a3"/>
      </w:pPr>
      <w:r>
        <w:t>Г</w:t>
      </w:r>
      <w:r w:rsidR="00CF7F83">
        <w:t>руппа;</w:t>
      </w:r>
    </w:p>
    <w:p w14:paraId="6C257955" w14:textId="77777777" w:rsidR="00CF7F83" w:rsidRDefault="00CF7F83" w:rsidP="004C1F81">
      <w:pPr>
        <w:pStyle w:val="a3"/>
      </w:pPr>
      <w:r>
        <w:rPr>
          <w:lang w:val="en-US"/>
        </w:rPr>
        <w:t>ID</w:t>
      </w:r>
      <w:r>
        <w:t xml:space="preserve"> канала;</w:t>
      </w:r>
    </w:p>
    <w:p w14:paraId="74AC9ADA" w14:textId="2CE2083C" w:rsidR="00CF7F83" w:rsidRDefault="002D19C1" w:rsidP="004C1F81">
      <w:pPr>
        <w:pStyle w:val="a3"/>
      </w:pPr>
      <w:r>
        <w:t>С</w:t>
      </w:r>
      <w:r w:rsidR="00CF7F83">
        <w:t>писок ГХ;</w:t>
      </w:r>
    </w:p>
    <w:p w14:paraId="1CBD8978" w14:textId="43D1F3BC" w:rsidR="00CF7F83" w:rsidRDefault="002D19C1" w:rsidP="004C1F81">
      <w:pPr>
        <w:pStyle w:val="a3"/>
      </w:pPr>
      <w:r>
        <w:t>С</w:t>
      </w:r>
      <w:r w:rsidR="00CF7F83">
        <w:t>писок свойств канала.</w:t>
      </w:r>
    </w:p>
    <w:p w14:paraId="2E4F8634" w14:textId="532B74CF" w:rsidR="00CF7F83" w:rsidRPr="007974B7" w:rsidRDefault="00CF7F83" w:rsidP="00CF7F83">
      <w:pPr>
        <w:rPr>
          <w:rFonts w:eastAsia="Times New Roman"/>
        </w:rPr>
      </w:pPr>
      <w:r>
        <w:rPr>
          <w:rFonts w:eastAsia="Times New Roman"/>
        </w:rPr>
        <w:t xml:space="preserve">4.2.9 </w:t>
      </w:r>
      <w:r w:rsidRPr="007974B7">
        <w:rPr>
          <w:rFonts w:eastAsia="Times New Roman"/>
        </w:rPr>
        <w:t xml:space="preserve">При импорте столбцы </w:t>
      </w:r>
      <w:r w:rsidR="002D19C1">
        <w:rPr>
          <w:rFonts w:eastAsia="Times New Roman"/>
        </w:rPr>
        <w:t>«</w:t>
      </w:r>
      <w:r w:rsidRPr="007974B7">
        <w:rPr>
          <w:rFonts w:eastAsia="Times New Roman"/>
        </w:rPr>
        <w:t>Номер шасси</w:t>
      </w:r>
      <w:r w:rsidR="002D19C1">
        <w:rPr>
          <w:rFonts w:eastAsia="Times New Roman"/>
        </w:rPr>
        <w:t>»</w:t>
      </w:r>
      <w:r w:rsidRPr="007974B7">
        <w:rPr>
          <w:rFonts w:eastAsia="Times New Roman"/>
        </w:rPr>
        <w:t xml:space="preserve">, </w:t>
      </w:r>
      <w:r w:rsidR="002D19C1">
        <w:rPr>
          <w:rFonts w:eastAsia="Times New Roman"/>
        </w:rPr>
        <w:t>«</w:t>
      </w:r>
      <w:r w:rsidRPr="007974B7">
        <w:rPr>
          <w:rFonts w:eastAsia="Times New Roman"/>
        </w:rPr>
        <w:t>Номер слота</w:t>
      </w:r>
      <w:r w:rsidR="002D19C1">
        <w:rPr>
          <w:rFonts w:eastAsia="Times New Roman"/>
        </w:rPr>
        <w:t>»</w:t>
      </w:r>
      <w:r w:rsidRPr="007974B7">
        <w:rPr>
          <w:rFonts w:eastAsia="Times New Roman"/>
        </w:rPr>
        <w:t xml:space="preserve">, </w:t>
      </w:r>
      <w:r w:rsidR="002D19C1">
        <w:rPr>
          <w:rFonts w:eastAsia="Times New Roman"/>
        </w:rPr>
        <w:t>«</w:t>
      </w:r>
      <w:r w:rsidRPr="007974B7">
        <w:rPr>
          <w:rFonts w:eastAsia="Times New Roman"/>
        </w:rPr>
        <w:t>Номер канала</w:t>
      </w:r>
      <w:r w:rsidR="002D19C1">
        <w:rPr>
          <w:rFonts w:eastAsia="Times New Roman"/>
        </w:rPr>
        <w:t>»</w:t>
      </w:r>
      <w:r w:rsidRPr="007974B7">
        <w:rPr>
          <w:rFonts w:eastAsia="Times New Roman"/>
        </w:rPr>
        <w:t xml:space="preserve">, </w:t>
      </w:r>
      <w:r w:rsidR="002D19C1">
        <w:rPr>
          <w:rFonts w:eastAsia="Times New Roman"/>
        </w:rPr>
        <w:t>«</w:t>
      </w:r>
      <w:r w:rsidRPr="007974B7">
        <w:rPr>
          <w:rFonts w:eastAsia="Times New Roman"/>
        </w:rPr>
        <w:t>Тип канала</w:t>
      </w:r>
      <w:r w:rsidR="002D19C1">
        <w:rPr>
          <w:rFonts w:eastAsia="Times New Roman"/>
        </w:rPr>
        <w:t>»</w:t>
      </w:r>
      <w:r w:rsidRPr="007974B7">
        <w:rPr>
          <w:rFonts w:eastAsia="Times New Roman"/>
        </w:rPr>
        <w:t xml:space="preserve">, </w:t>
      </w:r>
      <w:r w:rsidR="002D19C1">
        <w:rPr>
          <w:rFonts w:eastAsia="Times New Roman"/>
        </w:rPr>
        <w:t>«</w:t>
      </w:r>
      <w:r w:rsidRPr="007974B7">
        <w:rPr>
          <w:rFonts w:eastAsia="Times New Roman"/>
        </w:rPr>
        <w:t>Группа</w:t>
      </w:r>
      <w:r w:rsidR="002D19C1">
        <w:rPr>
          <w:rFonts w:eastAsia="Times New Roman"/>
        </w:rPr>
        <w:t>»</w:t>
      </w:r>
      <w:r w:rsidRPr="007974B7">
        <w:rPr>
          <w:rFonts w:eastAsia="Times New Roman"/>
        </w:rPr>
        <w:t xml:space="preserve"> игнорируются </w:t>
      </w:r>
      <w:r w:rsidR="002D19C1">
        <w:rPr>
          <w:rFonts w:eastAsia="Times New Roman"/>
        </w:rPr>
        <w:t xml:space="preserve">и </w:t>
      </w:r>
      <w:r w:rsidRPr="007974B7">
        <w:rPr>
          <w:rFonts w:eastAsia="Times New Roman"/>
        </w:rPr>
        <w:t xml:space="preserve">могут быть удалены. </w:t>
      </w:r>
      <w:r w:rsidR="00F73B01">
        <w:rPr>
          <w:rFonts w:eastAsia="Times New Roman"/>
        </w:rPr>
        <w:t>При этом п</w:t>
      </w:r>
      <w:r w:rsidRPr="007974B7">
        <w:rPr>
          <w:rFonts w:eastAsia="Times New Roman"/>
        </w:rPr>
        <w:t>орядок столбцов не важен, важн</w:t>
      </w:r>
      <w:r w:rsidR="00F73B01">
        <w:rPr>
          <w:rFonts w:eastAsia="Times New Roman"/>
        </w:rPr>
        <w:t>ы</w:t>
      </w:r>
      <w:r w:rsidRPr="007974B7">
        <w:rPr>
          <w:rFonts w:eastAsia="Times New Roman"/>
        </w:rPr>
        <w:t xml:space="preserve"> </w:t>
      </w:r>
      <w:proofErr w:type="spellStart"/>
      <w:r w:rsidRPr="007974B7">
        <w:rPr>
          <w:rFonts w:eastAsia="Times New Roman"/>
        </w:rPr>
        <w:t>сохран</w:t>
      </w:r>
      <w:r w:rsidR="00F73B01">
        <w:rPr>
          <w:rFonts w:eastAsia="Times New Roman"/>
        </w:rPr>
        <w:t>еные</w:t>
      </w:r>
      <w:proofErr w:type="spellEnd"/>
      <w:r w:rsidRPr="007974B7">
        <w:rPr>
          <w:rFonts w:eastAsia="Times New Roman"/>
        </w:rPr>
        <w:t xml:space="preserve"> названия столбцов.</w:t>
      </w:r>
    </w:p>
    <w:p w14:paraId="3BDC48EA" w14:textId="77777777" w:rsidR="00CF7F83" w:rsidRPr="007974B7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 xml:space="preserve">4.2.10 </w:t>
      </w:r>
      <w:proofErr w:type="gramStart"/>
      <w:r w:rsidRPr="007974B7">
        <w:rPr>
          <w:rFonts w:eastAsia="Times New Roman"/>
        </w:rPr>
        <w:t>В</w:t>
      </w:r>
      <w:proofErr w:type="gramEnd"/>
      <w:r w:rsidRPr="007974B7">
        <w:rPr>
          <w:rFonts w:eastAsia="Times New Roman"/>
        </w:rPr>
        <w:t xml:space="preserve"> первую очередь анализируется столбец ID канала. Если значение в нем не пустое, то происходит поиск канала в </w:t>
      </w:r>
      <w:proofErr w:type="spellStart"/>
      <w:r w:rsidRPr="007974B7">
        <w:rPr>
          <w:rFonts w:eastAsia="Times New Roman"/>
        </w:rPr>
        <w:t>Recorder</w:t>
      </w:r>
      <w:proofErr w:type="spellEnd"/>
      <w:r w:rsidRPr="007974B7">
        <w:rPr>
          <w:rFonts w:eastAsia="Times New Roman"/>
        </w:rPr>
        <w:t xml:space="preserve"> с таким же ID. Если такой ID найден, происходит обновление по полям Имя канала, Описание канала, Список ГХ, Список свойств канала.</w:t>
      </w:r>
      <w:r>
        <w:rPr>
          <w:rFonts w:eastAsia="Times New Roman"/>
        </w:rPr>
        <w:t xml:space="preserve"> </w:t>
      </w:r>
      <w:r w:rsidRPr="007974B7">
        <w:rPr>
          <w:rFonts w:eastAsia="Times New Roman"/>
        </w:rPr>
        <w:t>Если столбца ID канала нет, или ID не найден, происходит поиск канала на основе имени канала и его адреса.</w:t>
      </w:r>
    </w:p>
    <w:p w14:paraId="5236E30A" w14:textId="4F799C04" w:rsidR="00F73B01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 xml:space="preserve">Если канал является основным (выбранным), то обновляются </w:t>
      </w:r>
      <w:bookmarkStart w:id="63" w:name="OLE_LINK17"/>
      <w:bookmarkStart w:id="64" w:name="OLE_LINK18"/>
      <w:r w:rsidR="00F73B01">
        <w:rPr>
          <w:rFonts w:eastAsia="Times New Roman"/>
        </w:rPr>
        <w:t xml:space="preserve">по </w:t>
      </w:r>
      <w:r w:rsidR="00F73B01" w:rsidRPr="00F73B01">
        <w:rPr>
          <w:rFonts w:eastAsia="Times New Roman"/>
        </w:rPr>
        <w:t>его адрес</w:t>
      </w:r>
      <w:r w:rsidR="00F73B01">
        <w:rPr>
          <w:rFonts w:eastAsia="Times New Roman"/>
        </w:rPr>
        <w:t>у:</w:t>
      </w:r>
    </w:p>
    <w:p w14:paraId="73EBCC4D" w14:textId="77777777" w:rsidR="00F73B01" w:rsidRDefault="00CF7F83" w:rsidP="00F73B01">
      <w:pPr>
        <w:pStyle w:val="a3"/>
      </w:pPr>
      <w:r w:rsidRPr="007974B7">
        <w:t>Имя канала</w:t>
      </w:r>
      <w:r w:rsidR="00F73B01">
        <w:t>;</w:t>
      </w:r>
    </w:p>
    <w:p w14:paraId="2910410A" w14:textId="77777777" w:rsidR="00F73B01" w:rsidRDefault="00CF7F83" w:rsidP="00F73B01">
      <w:pPr>
        <w:pStyle w:val="a3"/>
      </w:pPr>
      <w:r w:rsidRPr="007974B7">
        <w:t>Описание канала</w:t>
      </w:r>
      <w:r w:rsidR="00F73B01">
        <w:t>;</w:t>
      </w:r>
    </w:p>
    <w:p w14:paraId="53E5D587" w14:textId="77777777" w:rsidR="00F73B01" w:rsidRDefault="00CF7F83" w:rsidP="00F73B01">
      <w:pPr>
        <w:pStyle w:val="a3"/>
      </w:pPr>
      <w:r w:rsidRPr="007974B7">
        <w:lastRenderedPageBreak/>
        <w:t>Список ГХ</w:t>
      </w:r>
      <w:r w:rsidR="00F73B01">
        <w:t>;</w:t>
      </w:r>
    </w:p>
    <w:p w14:paraId="7F7BEFAA" w14:textId="77777777" w:rsidR="00F73B01" w:rsidRDefault="00CF7F83" w:rsidP="00F73B01">
      <w:pPr>
        <w:pStyle w:val="a3"/>
      </w:pPr>
      <w:r w:rsidRPr="007974B7">
        <w:t>Список свойств канала</w:t>
      </w:r>
      <w:bookmarkEnd w:id="63"/>
      <w:bookmarkEnd w:id="64"/>
      <w:r w:rsidR="004C1F81">
        <w:t>.</w:t>
      </w:r>
    </w:p>
    <w:p w14:paraId="0CE6128D" w14:textId="50A65128" w:rsidR="00CF7F83" w:rsidRPr="007974B7" w:rsidRDefault="004C1F81" w:rsidP="00CF7F83">
      <w:pPr>
        <w:rPr>
          <w:rFonts w:eastAsia="Times New Roman"/>
        </w:rPr>
      </w:pPr>
      <w:r>
        <w:rPr>
          <w:rFonts w:eastAsia="Times New Roman"/>
        </w:rPr>
        <w:t>О</w:t>
      </w:r>
      <w:r w:rsidR="00CF7F83" w:rsidRPr="007974B7">
        <w:rPr>
          <w:rFonts w:eastAsia="Times New Roman"/>
        </w:rPr>
        <w:t>стальные поля игнорируются.</w:t>
      </w:r>
    </w:p>
    <w:p w14:paraId="39E5FF52" w14:textId="34947A2B" w:rsidR="00F73B01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 xml:space="preserve">Если канал является виртуальным (расчетным), то </w:t>
      </w:r>
      <w:r w:rsidR="00F73B01" w:rsidRPr="00F73B01">
        <w:rPr>
          <w:rFonts w:eastAsia="Times New Roman"/>
        </w:rPr>
        <w:t xml:space="preserve">согласно </w:t>
      </w:r>
      <w:r w:rsidR="00F73B01">
        <w:rPr>
          <w:rFonts w:eastAsia="Times New Roman"/>
        </w:rPr>
        <w:t>имени</w:t>
      </w:r>
      <w:r w:rsidR="00F73B01" w:rsidRPr="00F73B01">
        <w:rPr>
          <w:rFonts w:eastAsia="Times New Roman"/>
        </w:rPr>
        <w:t xml:space="preserve"> канала и </w:t>
      </w:r>
      <w:r w:rsidR="00F73B01">
        <w:rPr>
          <w:rFonts w:eastAsia="Times New Roman"/>
        </w:rPr>
        <w:t>его</w:t>
      </w:r>
      <w:r w:rsidR="001F21A8">
        <w:rPr>
          <w:rFonts w:eastAsia="Times New Roman"/>
        </w:rPr>
        <w:t xml:space="preserve"> адреса</w:t>
      </w:r>
      <w:r w:rsidR="00F73B01" w:rsidRPr="00F73B01">
        <w:rPr>
          <w:rFonts w:eastAsia="Times New Roman"/>
        </w:rPr>
        <w:t xml:space="preserve"> </w:t>
      </w:r>
      <w:r w:rsidRPr="007974B7">
        <w:rPr>
          <w:rFonts w:eastAsia="Times New Roman"/>
        </w:rPr>
        <w:t>обновляются</w:t>
      </w:r>
      <w:r w:rsidR="00F73B01">
        <w:rPr>
          <w:rFonts w:eastAsia="Times New Roman"/>
        </w:rPr>
        <w:t>:</w:t>
      </w:r>
    </w:p>
    <w:p w14:paraId="2D39AEF9" w14:textId="77777777" w:rsidR="00F73B01" w:rsidRDefault="00CF7F83" w:rsidP="00CF7F83">
      <w:pPr>
        <w:rPr>
          <w:rFonts w:eastAsia="Times New Roman"/>
        </w:rPr>
      </w:pPr>
      <w:bookmarkStart w:id="65" w:name="OLE_LINK12"/>
      <w:bookmarkStart w:id="66" w:name="OLE_LINK13"/>
      <w:bookmarkStart w:id="67" w:name="OLE_LINK14"/>
      <w:r w:rsidRPr="007974B7">
        <w:rPr>
          <w:rFonts w:eastAsia="Times New Roman"/>
        </w:rPr>
        <w:t>Описание канала</w:t>
      </w:r>
      <w:bookmarkStart w:id="68" w:name="OLE_LINK20"/>
      <w:bookmarkStart w:id="69" w:name="OLE_LINK21"/>
      <w:r w:rsidR="00F73B01">
        <w:rPr>
          <w:rFonts w:eastAsia="Times New Roman"/>
        </w:rPr>
        <w:t>;</w:t>
      </w:r>
    </w:p>
    <w:p w14:paraId="0908472D" w14:textId="77777777" w:rsidR="00F73B01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Список ГХ</w:t>
      </w:r>
      <w:r w:rsidR="00F73B01">
        <w:rPr>
          <w:rFonts w:eastAsia="Times New Roman"/>
        </w:rPr>
        <w:t>;</w:t>
      </w:r>
    </w:p>
    <w:p w14:paraId="3A55F023" w14:textId="77777777" w:rsidR="001F21A8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Список свойств канала</w:t>
      </w:r>
      <w:bookmarkEnd w:id="68"/>
      <w:bookmarkEnd w:id="69"/>
      <w:r w:rsidR="00F73B01">
        <w:rPr>
          <w:rFonts w:eastAsia="Times New Roman"/>
        </w:rPr>
        <w:t>.</w:t>
      </w:r>
      <w:bookmarkEnd w:id="65"/>
      <w:bookmarkEnd w:id="66"/>
      <w:bookmarkEnd w:id="67"/>
    </w:p>
    <w:p w14:paraId="71626105" w14:textId="15180F05" w:rsidR="00CF7F83" w:rsidRPr="007974B7" w:rsidRDefault="001F21A8" w:rsidP="00CF7F83">
      <w:pPr>
        <w:rPr>
          <w:rFonts w:eastAsia="Times New Roman"/>
        </w:rPr>
      </w:pPr>
      <w:r>
        <w:rPr>
          <w:rFonts w:eastAsia="Times New Roman"/>
        </w:rPr>
        <w:t>О</w:t>
      </w:r>
      <w:r w:rsidR="00CF7F83" w:rsidRPr="007974B7">
        <w:rPr>
          <w:rFonts w:eastAsia="Times New Roman"/>
        </w:rPr>
        <w:t>стальные поля игнорируются.</w:t>
      </w:r>
    </w:p>
    <w:p w14:paraId="6630E6B0" w14:textId="570500E4" w:rsidR="00CF7F83" w:rsidRPr="007974B7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Если канал является доступным (не</w:t>
      </w:r>
      <w:r w:rsidR="001F21A8">
        <w:rPr>
          <w:rFonts w:eastAsia="Times New Roman"/>
        </w:rPr>
        <w:t xml:space="preserve"> </w:t>
      </w:r>
      <w:r w:rsidRPr="007974B7">
        <w:rPr>
          <w:rFonts w:eastAsia="Times New Roman"/>
        </w:rPr>
        <w:t>выбранным), то никакие изменения не могут быть применены и все поля игнорируются.</w:t>
      </w:r>
    </w:p>
    <w:p w14:paraId="7D0EE119" w14:textId="76000F01" w:rsidR="00CF7F83" w:rsidRPr="007974B7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4.2.11 Список ГХ – список ГХ канала. Перед импортом все существующие ГХ у канала удаляются. Для импорта используются только канала из БД ГХ, не</w:t>
      </w:r>
      <w:r w:rsidR="001F21A8">
        <w:rPr>
          <w:rFonts w:eastAsia="Times New Roman"/>
        </w:rPr>
        <w:t xml:space="preserve"> </w:t>
      </w:r>
      <w:r w:rsidRPr="007974B7">
        <w:rPr>
          <w:rFonts w:eastAsia="Times New Roman"/>
        </w:rPr>
        <w:t>найденные ГХ игнорируются.</w:t>
      </w:r>
    </w:p>
    <w:p w14:paraId="3EDE8341" w14:textId="77777777" w:rsidR="00CF7F83" w:rsidRPr="007974B7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4.2.1</w:t>
      </w:r>
      <w:r>
        <w:rPr>
          <w:rFonts w:eastAsia="Times New Roman"/>
        </w:rPr>
        <w:t xml:space="preserve">2 </w:t>
      </w:r>
      <w:r w:rsidRPr="007974B7">
        <w:rPr>
          <w:rFonts w:eastAsia="Times New Roman"/>
        </w:rPr>
        <w:t>Список свойств канала – список пользовательских свойств канала. Перед импортом все существующие свойства удаляются. Формат записи Свойство=</w:t>
      </w:r>
      <w:bookmarkStart w:id="70" w:name="OLE_LINK19"/>
      <w:r w:rsidRPr="007974B7">
        <w:rPr>
          <w:rFonts w:eastAsia="Times New Roman"/>
        </w:rPr>
        <w:t>Значение</w:t>
      </w:r>
      <w:bookmarkEnd w:id="70"/>
      <w:r w:rsidRPr="007974B7">
        <w:rPr>
          <w:rFonts w:eastAsia="Times New Roman"/>
        </w:rPr>
        <w:t>. Если Значение отсутствует, то свойство создается с пустым значением.</w:t>
      </w:r>
    </w:p>
    <w:p w14:paraId="795E2229" w14:textId="2E32B225" w:rsidR="00CF7F83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4.2.1</w:t>
      </w:r>
      <w:r>
        <w:rPr>
          <w:rFonts w:eastAsia="Times New Roman"/>
        </w:rPr>
        <w:t xml:space="preserve">3 </w:t>
      </w:r>
      <w:r w:rsidRPr="007974B7">
        <w:rPr>
          <w:rFonts w:eastAsia="Times New Roman"/>
        </w:rPr>
        <w:t xml:space="preserve">Для разделения нескольких значений в полях </w:t>
      </w:r>
      <w:r w:rsidR="001F21A8">
        <w:rPr>
          <w:rFonts w:eastAsia="Times New Roman"/>
        </w:rPr>
        <w:t>«</w:t>
      </w:r>
      <w:r w:rsidRPr="007974B7">
        <w:rPr>
          <w:rFonts w:eastAsia="Times New Roman"/>
        </w:rPr>
        <w:t>Список ГХ</w:t>
      </w:r>
      <w:r w:rsidR="001F21A8">
        <w:rPr>
          <w:rFonts w:eastAsia="Times New Roman"/>
        </w:rPr>
        <w:t>»</w:t>
      </w:r>
      <w:r w:rsidRPr="007974B7">
        <w:rPr>
          <w:rFonts w:eastAsia="Times New Roman"/>
        </w:rPr>
        <w:t xml:space="preserve">, </w:t>
      </w:r>
      <w:r w:rsidR="001F21A8">
        <w:rPr>
          <w:rFonts w:eastAsia="Times New Roman"/>
        </w:rPr>
        <w:t>«</w:t>
      </w:r>
      <w:r w:rsidRPr="007974B7">
        <w:rPr>
          <w:rFonts w:eastAsia="Times New Roman"/>
        </w:rPr>
        <w:t>Список свойств канала</w:t>
      </w:r>
      <w:r w:rsidR="001F21A8">
        <w:rPr>
          <w:rFonts w:eastAsia="Times New Roman"/>
        </w:rPr>
        <w:t>»</w:t>
      </w:r>
      <w:r w:rsidRPr="007974B7">
        <w:rPr>
          <w:rFonts w:eastAsia="Times New Roman"/>
        </w:rPr>
        <w:t xml:space="preserve"> используется символ точка с запятой; или перевод на новую строку (ALT + Enter).</w:t>
      </w:r>
    </w:p>
    <w:p w14:paraId="2B517F06" w14:textId="2308A0B6" w:rsidR="00CF7F83" w:rsidRPr="00746A28" w:rsidRDefault="00CF7F83" w:rsidP="00CF7F83">
      <w:pPr>
        <w:rPr>
          <w:rFonts w:eastAsia="Times New Roman"/>
        </w:rPr>
      </w:pPr>
      <w:r w:rsidRPr="007974B7">
        <w:rPr>
          <w:rFonts w:eastAsia="Times New Roman"/>
        </w:rPr>
        <w:t>4.2.1</w:t>
      </w:r>
      <w:r>
        <w:rPr>
          <w:rFonts w:eastAsia="Times New Roman"/>
        </w:rPr>
        <w:t xml:space="preserve">4 </w:t>
      </w:r>
      <w:proofErr w:type="gramStart"/>
      <w:r>
        <w:rPr>
          <w:rFonts w:eastAsia="Times New Roman"/>
        </w:rPr>
        <w:t>В</w:t>
      </w:r>
      <w:proofErr w:type="gramEnd"/>
      <w:r>
        <w:rPr>
          <w:rFonts w:eastAsia="Times New Roman"/>
        </w:rPr>
        <w:t xml:space="preserve"> случае ошибки</w:t>
      </w:r>
      <w:r w:rsidR="001F21A8">
        <w:rPr>
          <w:rFonts w:eastAsia="Times New Roman"/>
        </w:rPr>
        <w:t xml:space="preserve"> с описанием, представленным на рисунке 24</w:t>
      </w:r>
      <w:r>
        <w:rPr>
          <w:rFonts w:eastAsia="Times New Roman"/>
        </w:rPr>
        <w:t xml:space="preserve">, перед выгрузкой </w:t>
      </w:r>
      <w:r w:rsidR="001F21A8">
        <w:rPr>
          <w:rFonts w:eastAsia="Times New Roman"/>
        </w:rPr>
        <w:t xml:space="preserve">данных </w:t>
      </w:r>
      <w:r>
        <w:rPr>
          <w:rFonts w:eastAsia="Times New Roman"/>
        </w:rPr>
        <w:t xml:space="preserve">необходимо </w:t>
      </w:r>
      <w:r>
        <w:t xml:space="preserve">закрыть файл </w:t>
      </w:r>
      <w:r>
        <w:rPr>
          <w:lang w:val="en-US"/>
        </w:rPr>
        <w:t>Excel</w:t>
      </w:r>
      <w:r>
        <w:t>.</w:t>
      </w:r>
    </w:p>
    <w:p w14:paraId="7082D408" w14:textId="0B73CC05" w:rsidR="00CF7F83" w:rsidRDefault="00CF7F83" w:rsidP="00E27789">
      <w:pPr>
        <w:pStyle w:val="affb"/>
        <w:rPr>
          <w:noProof/>
        </w:rPr>
      </w:pPr>
      <w:r w:rsidRPr="00524300">
        <w:rPr>
          <w:noProof/>
        </w:rPr>
        <w:drawing>
          <wp:inline distT="0" distB="0" distL="0" distR="0" wp14:anchorId="576080D2" wp14:editId="794E37F6">
            <wp:extent cx="5310605" cy="2000250"/>
            <wp:effectExtent l="0" t="0" r="4445" b="0"/>
            <wp:docPr id="2057414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05" cy="200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225A" w14:textId="2ADAD625" w:rsidR="00CF7F83" w:rsidRDefault="00CF7F83" w:rsidP="00E27789">
      <w:pPr>
        <w:pStyle w:val="affb"/>
      </w:pPr>
      <w:r>
        <w:rPr>
          <w:noProof/>
        </w:rPr>
        <w:t xml:space="preserve">Рисунок 24 – </w:t>
      </w:r>
      <w:r>
        <w:t xml:space="preserve">Окно </w:t>
      </w:r>
      <w:r w:rsidR="00E27789">
        <w:t xml:space="preserve">отображения </w:t>
      </w:r>
      <w:r>
        <w:t>ошибки</w:t>
      </w:r>
    </w:p>
    <w:p w14:paraId="20EBC2D2" w14:textId="77777777" w:rsidR="00CF7F83" w:rsidRDefault="00CF7F83" w:rsidP="00CF7F83">
      <w:pPr>
        <w:rPr>
          <w:b/>
        </w:rPr>
      </w:pPr>
    </w:p>
    <w:p w14:paraId="0F9DA9E4" w14:textId="2D411E21" w:rsidR="00CF7F83" w:rsidRPr="00460CBF" w:rsidRDefault="00CF7F83" w:rsidP="00E27789">
      <w:pPr>
        <w:pStyle w:val="af3"/>
        <w:rPr>
          <w:highlight w:val="yellow"/>
        </w:rPr>
      </w:pPr>
      <w:bookmarkStart w:id="71" w:name="_Toc215230822"/>
      <w:r w:rsidRPr="00010DEE">
        <w:lastRenderedPageBreak/>
        <w:t>4</w:t>
      </w:r>
      <w:r w:rsidRPr="00460CBF">
        <w:t>.</w:t>
      </w:r>
      <w:r>
        <w:t>3</w:t>
      </w:r>
      <w:r w:rsidRPr="00460CBF">
        <w:t xml:space="preserve"> П</w:t>
      </w:r>
      <w:r w:rsidR="007F19D5">
        <w:t>О</w:t>
      </w:r>
      <w:r w:rsidRPr="00460CBF">
        <w:t xml:space="preserve"> </w:t>
      </w:r>
      <w:r w:rsidRPr="00152955">
        <w:t>«Плагин измерения контрольных точек»</w:t>
      </w:r>
      <w:bookmarkEnd w:id="71"/>
    </w:p>
    <w:p w14:paraId="2E8B3AC3" w14:textId="77777777" w:rsidR="00CF7F83" w:rsidRDefault="00CF7F83" w:rsidP="00CF7F83">
      <w:pPr>
        <w:rPr>
          <w:rFonts w:eastAsia="Times New Roman"/>
        </w:rPr>
      </w:pPr>
      <w:r w:rsidRPr="00460CBF">
        <w:t>4.</w:t>
      </w:r>
      <w:r>
        <w:t>3</w:t>
      </w:r>
      <w:r w:rsidRPr="00460CBF">
        <w:t xml:space="preserve">.1 Краткое описание программного обеспечения </w:t>
      </w:r>
      <w:r>
        <w:t>«Плагин измерения контрольных точек»</w:t>
      </w:r>
      <w:r w:rsidRPr="006842AF">
        <w:rPr>
          <w:rFonts w:eastAsia="Times New Roman"/>
        </w:rPr>
        <w:t xml:space="preserve"> </w:t>
      </w:r>
      <w:r>
        <w:rPr>
          <w:rFonts w:eastAsia="Times New Roman"/>
        </w:rPr>
        <w:t>приведено в п. 2.4.6.</w:t>
      </w:r>
    </w:p>
    <w:p w14:paraId="2E5A27C1" w14:textId="51754921" w:rsidR="00CF7F83" w:rsidRPr="00CC24DD" w:rsidRDefault="00CF7F83" w:rsidP="00CF7F83">
      <w:pPr>
        <w:rPr>
          <w:noProof/>
          <w:color w:val="000000" w:themeColor="text1"/>
        </w:rPr>
      </w:pPr>
      <w:r>
        <w:rPr>
          <w:rFonts w:eastAsia="Times New Roman"/>
        </w:rPr>
        <w:t xml:space="preserve">4.3.2 </w:t>
      </w:r>
      <w:bookmarkStart w:id="72" w:name="_Toc59921405"/>
      <w:r>
        <w:rPr>
          <w:rFonts w:eastAsia="Times New Roman"/>
        </w:rPr>
        <w:t xml:space="preserve">Для работы </w:t>
      </w:r>
      <w:r>
        <w:t>«</w:t>
      </w:r>
      <w:r w:rsidR="001F21A8">
        <w:t>П</w:t>
      </w:r>
      <w:r>
        <w:t>лагина измерения контрольных точек» должны быть обязательно установлен «</w:t>
      </w:r>
      <w:bookmarkStart w:id="73" w:name="_Hlk95922884"/>
      <w:r w:rsidR="001F21A8">
        <w:t>П</w:t>
      </w:r>
      <w:r w:rsidRPr="009B5D0C">
        <w:t>лагин проведения испытаний и экспресс анализа</w:t>
      </w:r>
      <w:bookmarkEnd w:id="73"/>
      <w:r>
        <w:t xml:space="preserve">». В настройках ПО </w:t>
      </w:r>
      <w:bookmarkEnd w:id="72"/>
      <w:proofErr w:type="spellStart"/>
      <w:r>
        <w:t>Recorder</w:t>
      </w:r>
      <w:proofErr w:type="spellEnd"/>
      <w:r>
        <w:t xml:space="preserve"> должны быть подключены плагины, отмеченные рамкой, </w:t>
      </w:r>
      <w:r w:rsidR="001F21A8">
        <w:t>как показано на рисунке</w:t>
      </w:r>
      <w:r>
        <w:t xml:space="preserve"> 25, где «</w:t>
      </w:r>
      <w:r w:rsidR="001F21A8">
        <w:t>П</w:t>
      </w:r>
      <w:r>
        <w:t xml:space="preserve">лагин </w:t>
      </w:r>
      <w:r w:rsidR="001F21A8">
        <w:t>СТТ</w:t>
      </w:r>
      <w:r>
        <w:t xml:space="preserve">» </w:t>
      </w:r>
      <w:r w:rsidR="001F21A8">
        <w:t xml:space="preserve">является </w:t>
      </w:r>
      <w:r>
        <w:t>плагин</w:t>
      </w:r>
      <w:r w:rsidR="001F21A8">
        <w:t>ом</w:t>
      </w:r>
      <w:r>
        <w:t xml:space="preserve"> измерения контрольных точек, «</w:t>
      </w:r>
      <w:r>
        <w:rPr>
          <w:lang w:val="en-US"/>
        </w:rPr>
        <w:t>Lua</w:t>
      </w:r>
      <w:r w:rsidRPr="00BB1F4E">
        <w:t xml:space="preserve"> </w:t>
      </w:r>
      <w:r>
        <w:t>расчетные параметры» и «Циклограмма работы регуляторов» - компоненты «п</w:t>
      </w:r>
      <w:r w:rsidRPr="009B5D0C">
        <w:t>лагин</w:t>
      </w:r>
      <w:r>
        <w:t>а</w:t>
      </w:r>
      <w:r w:rsidRPr="009B5D0C">
        <w:t xml:space="preserve"> проведения испытаний и экспресс анализа</w:t>
      </w:r>
      <w:r>
        <w:t>».</w:t>
      </w:r>
      <w:r w:rsidRPr="00152955">
        <w:rPr>
          <w:noProof/>
          <w:color w:val="00B0F0"/>
        </w:rPr>
        <w:t xml:space="preserve"> </w:t>
      </w:r>
    </w:p>
    <w:p w14:paraId="53B3D394" w14:textId="431D75AD" w:rsidR="00CF7F83" w:rsidRPr="00CF1B80" w:rsidRDefault="00CF7F83" w:rsidP="00CA0D7F">
      <w:pPr>
        <w:pStyle w:val="affb"/>
      </w:pPr>
      <w:r w:rsidRPr="00CC24DD">
        <w:rPr>
          <w:noProof/>
          <w:color w:val="000000" w:themeColor="text1"/>
        </w:rPr>
        <w:drawing>
          <wp:inline distT="0" distB="0" distL="0" distR="0" wp14:anchorId="2C3ACF48" wp14:editId="47970307">
            <wp:extent cx="6144895" cy="2792374"/>
            <wp:effectExtent l="0" t="0" r="8255" b="8255"/>
            <wp:docPr id="19787374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" t="3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112" cy="279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0D7F">
        <w:t>Рисунок 25 – Список необходимых плагинов</w:t>
      </w:r>
      <w:r w:rsidR="00D041A9">
        <w:t xml:space="preserve"> для подключения</w:t>
      </w:r>
    </w:p>
    <w:p w14:paraId="34C8C502" w14:textId="0D069DA9" w:rsidR="00CF7F83" w:rsidRPr="00CA0D7F" w:rsidRDefault="00CF7F83" w:rsidP="00CF7F83">
      <w:pPr>
        <w:keepNext/>
        <w:rPr>
          <w:color w:val="000000" w:themeColor="text1"/>
        </w:rPr>
      </w:pPr>
      <w:r w:rsidRPr="00CF1B80">
        <w:lastRenderedPageBreak/>
        <w:t>4.</w:t>
      </w:r>
      <w:r>
        <w:t>3</w:t>
      </w:r>
      <w:r w:rsidRPr="00CF1B80">
        <w:t xml:space="preserve">.3 </w:t>
      </w:r>
      <w:bookmarkStart w:id="74" w:name="_Toc59921406"/>
      <w:r w:rsidRPr="00CF1B80">
        <w:t xml:space="preserve">Структура </w:t>
      </w:r>
      <w:bookmarkEnd w:id="74"/>
      <w:r>
        <w:t xml:space="preserve">взаимосвязи </w:t>
      </w:r>
      <w:r w:rsidRPr="00CA0D7F">
        <w:rPr>
          <w:color w:val="000000" w:themeColor="text1"/>
        </w:rPr>
        <w:t xml:space="preserve">плагина </w:t>
      </w:r>
      <w:r w:rsidR="00CA0D7F" w:rsidRPr="00CA0D7F">
        <w:rPr>
          <w:color w:val="000000" w:themeColor="text1"/>
        </w:rPr>
        <w:t>«И</w:t>
      </w:r>
      <w:r w:rsidRPr="00CA0D7F">
        <w:rPr>
          <w:color w:val="000000" w:themeColor="text1"/>
        </w:rPr>
        <w:t>змерени</w:t>
      </w:r>
      <w:r w:rsidR="00CA0D7F" w:rsidRPr="00CA0D7F">
        <w:rPr>
          <w:color w:val="000000" w:themeColor="text1"/>
        </w:rPr>
        <w:t>я</w:t>
      </w:r>
      <w:r w:rsidRPr="00CA0D7F">
        <w:rPr>
          <w:color w:val="000000" w:themeColor="text1"/>
        </w:rPr>
        <w:t xml:space="preserve"> контрольных точек» с другими плагинами </w:t>
      </w:r>
      <w:r w:rsidR="000F416D">
        <w:rPr>
          <w:color w:val="000000" w:themeColor="text1"/>
        </w:rPr>
        <w:t>показана</w:t>
      </w:r>
      <w:r w:rsidRPr="00CA0D7F">
        <w:rPr>
          <w:color w:val="000000" w:themeColor="text1"/>
        </w:rPr>
        <w:t xml:space="preserve"> на рисунке 26.</w:t>
      </w:r>
    </w:p>
    <w:p w14:paraId="153ABB51" w14:textId="3917890B" w:rsidR="00CF7F83" w:rsidRPr="00CF1B80" w:rsidRDefault="00410D73" w:rsidP="00CA0D7F">
      <w:pPr>
        <w:pStyle w:val="affb"/>
      </w:pPr>
      <w:r w:rsidRPr="00CF1B80">
        <w:object w:dxaOrig="8187" w:dyaOrig="4889" w14:anchorId="672ED293">
          <v:shape id="_x0000_i1033" type="#_x0000_t75" style="width:496.05pt;height:308.1pt" o:ole="">
            <v:imagedata r:id="rId54" o:title=""/>
          </v:shape>
          <o:OLEObject Type="Embed" ProgID="Visio.Drawing.11" ShapeID="_x0000_i1033" DrawAspect="Content" ObjectID="_1851500250" r:id="rId55"/>
        </w:object>
      </w:r>
    </w:p>
    <w:p w14:paraId="0930C0E3" w14:textId="7E903E5F" w:rsidR="00CF7F83" w:rsidRPr="00CA0D7F" w:rsidRDefault="00CF7F83" w:rsidP="00CA0D7F">
      <w:pPr>
        <w:pStyle w:val="affb"/>
        <w:rPr>
          <w:color w:val="000000" w:themeColor="text1"/>
        </w:rPr>
      </w:pPr>
      <w:bookmarkStart w:id="75" w:name="_Ref508315659"/>
      <w:r w:rsidRPr="00CA0D7F">
        <w:rPr>
          <w:color w:val="000000" w:themeColor="text1"/>
        </w:rPr>
        <w:t xml:space="preserve">Рисунок </w:t>
      </w:r>
      <w:bookmarkEnd w:id="75"/>
      <w:r w:rsidRPr="00CA0D7F">
        <w:rPr>
          <w:color w:val="000000" w:themeColor="text1"/>
        </w:rPr>
        <w:t xml:space="preserve">26 - Структура плагина </w:t>
      </w:r>
      <w:r w:rsidR="00CA0D7F" w:rsidRPr="00CA0D7F">
        <w:rPr>
          <w:color w:val="000000" w:themeColor="text1"/>
        </w:rPr>
        <w:t>«И</w:t>
      </w:r>
      <w:r w:rsidRPr="00CA0D7F">
        <w:rPr>
          <w:color w:val="000000" w:themeColor="text1"/>
        </w:rPr>
        <w:t>змерения контрольных точек»</w:t>
      </w:r>
    </w:p>
    <w:p w14:paraId="2E646942" w14:textId="16042953" w:rsidR="00CF7F83" w:rsidRPr="00BF79FF" w:rsidRDefault="00CF7F83" w:rsidP="00CF7F83">
      <w:pPr>
        <w:keepNext/>
      </w:pPr>
      <w:r w:rsidRPr="00BF79FF">
        <w:t>4.</w:t>
      </w:r>
      <w:r>
        <w:t>3</w:t>
      </w:r>
      <w:r w:rsidRPr="00BF79FF">
        <w:t>.4 Основным модулем ПО «</w:t>
      </w:r>
      <w:r w:rsidR="000F416D">
        <w:t>П</w:t>
      </w:r>
      <w:r w:rsidRPr="00BF79FF">
        <w:t xml:space="preserve">лагина измерения контрольных точек» является плагин </w:t>
      </w:r>
      <w:proofErr w:type="spellStart"/>
      <w:r w:rsidRPr="00BF79FF">
        <w:rPr>
          <w:lang w:val="en-US"/>
        </w:rPr>
        <w:t>plgScrewStand</w:t>
      </w:r>
      <w:proofErr w:type="spellEnd"/>
      <w:r w:rsidRPr="00BF79FF">
        <w:t>. Плагин позволяет добавить пульт управления контрольными точками на мнемосхем</w:t>
      </w:r>
      <w:r w:rsidR="000F416D">
        <w:t>е</w:t>
      </w:r>
      <w:r w:rsidRPr="00BF79FF">
        <w:t xml:space="preserve"> ПО </w:t>
      </w:r>
      <w:r w:rsidRPr="00BF79FF">
        <w:rPr>
          <w:lang w:val="en-US"/>
        </w:rPr>
        <w:t>Recorder</w:t>
      </w:r>
      <w:r w:rsidR="00410D73">
        <w:t>, показанно</w:t>
      </w:r>
      <w:r w:rsidR="000F416D">
        <w:t>й</w:t>
      </w:r>
      <w:r w:rsidR="00410D73">
        <w:t xml:space="preserve"> на </w:t>
      </w:r>
      <w:r>
        <w:t>рисунк</w:t>
      </w:r>
      <w:r w:rsidR="00410D73">
        <w:t>е</w:t>
      </w:r>
      <w:r>
        <w:t xml:space="preserve"> 27</w:t>
      </w:r>
      <w:r w:rsidRPr="00BF79FF">
        <w:t>.</w:t>
      </w:r>
    </w:p>
    <w:p w14:paraId="5D26C392" w14:textId="6A2F1480" w:rsidR="00CF7F83" w:rsidRPr="00AE6379" w:rsidRDefault="00410D73" w:rsidP="00410D73">
      <w:pPr>
        <w:pStyle w:val="affb"/>
      </w:pPr>
      <w:r w:rsidRPr="00BF79FF">
        <w:object w:dxaOrig="16646" w:dyaOrig="6566" w14:anchorId="0A512DF1">
          <v:shape id="_x0000_i1034" type="#_x0000_t75" style="width:496.05pt;height:195.9pt" o:ole="">
            <v:imagedata r:id="rId56" o:title=""/>
          </v:shape>
          <o:OLEObject Type="Embed" ProgID="Visio.Drawing.11" ShapeID="_x0000_i1034" DrawAspect="Content" ObjectID="_1851500251" r:id="rId57"/>
        </w:object>
      </w:r>
      <w:r w:rsidR="00CF7F83" w:rsidRPr="00410D73">
        <w:t>Рисунок 27 - Пульт управления процессом измерения контрольных точек</w:t>
      </w:r>
    </w:p>
    <w:p w14:paraId="33299387" w14:textId="0F3B3B95" w:rsidR="00CF7F83" w:rsidRPr="00AE6379" w:rsidRDefault="00CF7F83" w:rsidP="00CF7F83">
      <w:pPr>
        <w:rPr>
          <w:bCs/>
        </w:rPr>
      </w:pPr>
      <w:r w:rsidRPr="00AE6379">
        <w:rPr>
          <w:bCs/>
        </w:rPr>
        <w:t>4.</w:t>
      </w:r>
      <w:r>
        <w:rPr>
          <w:bCs/>
        </w:rPr>
        <w:t>3</w:t>
      </w:r>
      <w:r w:rsidRPr="00AE6379">
        <w:rPr>
          <w:bCs/>
        </w:rPr>
        <w:t xml:space="preserve">.5 ПО </w:t>
      </w:r>
      <w:r w:rsidRPr="00AE6379">
        <w:t>«</w:t>
      </w:r>
      <w:r w:rsidR="005E28CE">
        <w:t>П</w:t>
      </w:r>
      <w:r w:rsidRPr="00AE6379">
        <w:t>лагин измерения контрольных точек» выполня</w:t>
      </w:r>
      <w:r>
        <w:t>ет</w:t>
      </w:r>
      <w:r w:rsidRPr="00AE6379">
        <w:t xml:space="preserve"> следующие функции</w:t>
      </w:r>
      <w:r w:rsidRPr="00AE6379">
        <w:rPr>
          <w:bCs/>
        </w:rPr>
        <w:t>:</w:t>
      </w:r>
    </w:p>
    <w:p w14:paraId="5D0D7390" w14:textId="34E6FA60" w:rsidR="00CF7F83" w:rsidRPr="00AE6379" w:rsidRDefault="00CF7F83" w:rsidP="00410D73">
      <w:pPr>
        <w:pStyle w:val="a3"/>
      </w:pPr>
      <w:r w:rsidRPr="00AE6379">
        <w:lastRenderedPageBreak/>
        <w:t>отображает список контрольных точек, позволяет осуществлять ручной выбор активной контрольной точки, выполнять измерения контрольных точек, а также повторные измерения</w:t>
      </w:r>
      <w:r>
        <w:t>;</w:t>
      </w:r>
    </w:p>
    <w:p w14:paraId="68174D20" w14:textId="135785DF" w:rsidR="00CF7F83" w:rsidRPr="00AE6379" w:rsidRDefault="00CF7F83" w:rsidP="00410D73">
      <w:pPr>
        <w:pStyle w:val="a3"/>
      </w:pPr>
      <w:r w:rsidRPr="00AE6379">
        <w:t xml:space="preserve">сохраняет и загружает результаты выполнения контрольных точек в специальном файле </w:t>
      </w:r>
      <w:proofErr w:type="spellStart"/>
      <w:r w:rsidRPr="00AE6379">
        <w:t>pntStates.cfg</w:t>
      </w:r>
      <w:proofErr w:type="spellEnd"/>
      <w:r w:rsidRPr="00AE6379">
        <w:t>, с</w:t>
      </w:r>
      <w:r>
        <w:t>охраняемом в каталоге испытания;</w:t>
      </w:r>
    </w:p>
    <w:p w14:paraId="60F6C174" w14:textId="5F4A9165" w:rsidR="00CF7F83" w:rsidRPr="00AE6379" w:rsidRDefault="00CF7F83" w:rsidP="00410D73">
      <w:pPr>
        <w:pStyle w:val="a3"/>
      </w:pPr>
      <w:r w:rsidRPr="00AE6379">
        <w:t xml:space="preserve">позволяет настроить каталог испытания вручную или получить его автоматически из компонента </w:t>
      </w:r>
      <w:r>
        <w:t>«</w:t>
      </w:r>
      <w:r w:rsidRPr="00AE6379">
        <w:t>управления базой данных</w:t>
      </w:r>
      <w:r>
        <w:t>»;</w:t>
      </w:r>
    </w:p>
    <w:p w14:paraId="75687081" w14:textId="11E152F6" w:rsidR="00CF7F83" w:rsidRDefault="00CF7F83" w:rsidP="00410D73">
      <w:pPr>
        <w:pStyle w:val="a3"/>
      </w:pPr>
      <w:r w:rsidRPr="00AE6379">
        <w:t>создает служебные переменные для управления процессом сняти</w:t>
      </w:r>
      <w:r>
        <w:t>я</w:t>
      </w:r>
      <w:r w:rsidRPr="00AE6379">
        <w:t xml:space="preserve"> КТ в автоматическом режиме (номер активной контрольной точки, состояние компонента – </w:t>
      </w:r>
      <w:r>
        <w:t>«</w:t>
      </w:r>
      <w:r w:rsidRPr="00AE6379">
        <w:t>остановлен</w:t>
      </w:r>
      <w:r>
        <w:t>»</w:t>
      </w:r>
      <w:r w:rsidRPr="00AE6379">
        <w:t>, измерение контрольной точки, расчет завершен)</w:t>
      </w:r>
      <w:r w:rsidR="00410D73">
        <w:t>.</w:t>
      </w:r>
    </w:p>
    <w:p w14:paraId="42B0FE3F" w14:textId="0A7638D0" w:rsidR="00CF7F83" w:rsidRDefault="00CF7F83" w:rsidP="00CF7F83">
      <w:pPr>
        <w:pStyle w:val="aff0"/>
        <w:ind w:left="0"/>
      </w:pPr>
      <w:r>
        <w:t xml:space="preserve">4.3.6 Окно настройки контрольных точек </w:t>
      </w:r>
      <w:r w:rsidR="00410D73">
        <w:t>показано</w:t>
      </w:r>
      <w:r>
        <w:t xml:space="preserve"> на рисунке 28,</w:t>
      </w:r>
      <w:r w:rsidRPr="009055B8">
        <w:t xml:space="preserve"> </w:t>
      </w:r>
      <w:r>
        <w:t xml:space="preserve">назначение элементов </w:t>
      </w:r>
      <w:r w:rsidR="00410D73">
        <w:t xml:space="preserve">приведено </w:t>
      </w:r>
      <w:r>
        <w:t>в таблице 12.</w:t>
      </w:r>
    </w:p>
    <w:p w14:paraId="1B169A9E" w14:textId="4424DCCD" w:rsidR="00CF7F83" w:rsidRPr="00410D73" w:rsidRDefault="00410D73" w:rsidP="00410D73">
      <w:pPr>
        <w:pStyle w:val="affb"/>
      </w:pPr>
      <w:r w:rsidRPr="009A6F4E">
        <w:object w:dxaOrig="14969" w:dyaOrig="10589" w14:anchorId="675C368A">
          <v:shape id="_x0000_i1035" type="#_x0000_t75" style="width:496.05pt;height:351.55pt" o:ole="">
            <v:imagedata r:id="rId58" o:title=""/>
          </v:shape>
          <o:OLEObject Type="Embed" ProgID="Visio.Drawing.11" ShapeID="_x0000_i1035" DrawAspect="Content" ObjectID="_1851500252" r:id="rId59"/>
        </w:object>
      </w:r>
      <w:r w:rsidR="00CF7F83" w:rsidRPr="00410D73">
        <w:t>Рисунок 28 – Окно настройки свойств контрольных точек</w:t>
      </w:r>
    </w:p>
    <w:p w14:paraId="4D36702C" w14:textId="77777777" w:rsidR="00CF7F83" w:rsidRPr="009A6F4E" w:rsidRDefault="00CF7F83" w:rsidP="00410D73">
      <w:pPr>
        <w:pStyle w:val="afff5"/>
      </w:pPr>
      <w:r>
        <w:lastRenderedPageBreak/>
        <w:t xml:space="preserve">Таблица 12 - Назначение элементов окна </w:t>
      </w:r>
      <w:r w:rsidRPr="009A6F4E">
        <w:t>настройки свойств контрольных точек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1"/>
        <w:gridCol w:w="6857"/>
      </w:tblGrid>
      <w:tr w:rsidR="00CF7F83" w:rsidRPr="009A6F4E" w14:paraId="212A5942" w14:textId="77777777" w:rsidTr="00FE13CB">
        <w:trPr>
          <w:trHeight w:val="555"/>
        </w:trPr>
        <w:tc>
          <w:tcPr>
            <w:tcW w:w="3061" w:type="dxa"/>
            <w:tcBorders>
              <w:bottom w:val="double" w:sz="4" w:space="0" w:color="auto"/>
            </w:tcBorders>
            <w:vAlign w:val="center"/>
          </w:tcPr>
          <w:p w14:paraId="3C7A1A7B" w14:textId="77777777" w:rsidR="00CF7F83" w:rsidRPr="009A6F4E" w:rsidRDefault="00CF7F83" w:rsidP="00FE13CB">
            <w:pPr>
              <w:pStyle w:val="aff3"/>
              <w:framePr w:wrap="around"/>
              <w:jc w:val="center"/>
            </w:pPr>
            <w:r w:rsidRPr="009A6F4E">
              <w:t>Наименование элемента</w:t>
            </w:r>
          </w:p>
        </w:tc>
        <w:tc>
          <w:tcPr>
            <w:tcW w:w="6857" w:type="dxa"/>
            <w:tcBorders>
              <w:bottom w:val="double" w:sz="4" w:space="0" w:color="auto"/>
            </w:tcBorders>
            <w:vAlign w:val="center"/>
          </w:tcPr>
          <w:p w14:paraId="3356BA00" w14:textId="77777777" w:rsidR="00CF7F83" w:rsidRPr="009A6F4E" w:rsidRDefault="00CF7F83" w:rsidP="00FE13CB">
            <w:pPr>
              <w:pStyle w:val="aff3"/>
              <w:framePr w:wrap="around"/>
              <w:jc w:val="center"/>
            </w:pPr>
            <w:r w:rsidRPr="009A6F4E">
              <w:t>Назначение</w:t>
            </w:r>
          </w:p>
        </w:tc>
      </w:tr>
      <w:tr w:rsidR="00CF7F83" w:rsidRPr="009A6F4E" w14:paraId="64889C96" w14:textId="77777777" w:rsidTr="00FE13CB">
        <w:trPr>
          <w:trHeight w:val="549"/>
        </w:trPr>
        <w:tc>
          <w:tcPr>
            <w:tcW w:w="3061" w:type="dxa"/>
            <w:tcBorders>
              <w:top w:val="double" w:sz="4" w:space="0" w:color="auto"/>
            </w:tcBorders>
            <w:vAlign w:val="center"/>
          </w:tcPr>
          <w:p w14:paraId="70AF08D9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Список КТ</w:t>
            </w:r>
          </w:p>
        </w:tc>
        <w:tc>
          <w:tcPr>
            <w:tcW w:w="6857" w:type="dxa"/>
            <w:tcBorders>
              <w:top w:val="double" w:sz="4" w:space="0" w:color="auto"/>
            </w:tcBorders>
            <w:vAlign w:val="center"/>
          </w:tcPr>
          <w:p w14:paraId="05F35ECD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 xml:space="preserve">Просмотр/ выбор </w:t>
            </w:r>
            <w:r>
              <w:t>контрольных точек</w:t>
            </w:r>
            <w:r w:rsidRPr="009A6F4E">
              <w:t xml:space="preserve"> для редактирования</w:t>
            </w:r>
          </w:p>
        </w:tc>
      </w:tr>
      <w:tr w:rsidR="00CF7F83" w:rsidRPr="009A6F4E" w14:paraId="027B6A25" w14:textId="77777777" w:rsidTr="00FE13CB">
        <w:tc>
          <w:tcPr>
            <w:tcW w:w="3061" w:type="dxa"/>
            <w:vAlign w:val="center"/>
          </w:tcPr>
          <w:p w14:paraId="67EC1695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Кнопки управления списком КТ</w:t>
            </w:r>
          </w:p>
        </w:tc>
        <w:tc>
          <w:tcPr>
            <w:tcW w:w="6857" w:type="dxa"/>
            <w:vAlign w:val="center"/>
          </w:tcPr>
          <w:p w14:paraId="672B4824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 xml:space="preserve">Добавление/ удаление/ изменение порядка следования </w:t>
            </w:r>
            <w:r>
              <w:t>контрольных точек</w:t>
            </w:r>
          </w:p>
        </w:tc>
      </w:tr>
      <w:tr w:rsidR="00CF7F83" w:rsidRPr="009A6F4E" w14:paraId="308065EA" w14:textId="77777777" w:rsidTr="00FE13CB">
        <w:trPr>
          <w:trHeight w:val="1017"/>
        </w:trPr>
        <w:tc>
          <w:tcPr>
            <w:tcW w:w="3061" w:type="dxa"/>
            <w:vAlign w:val="center"/>
          </w:tcPr>
          <w:p w14:paraId="53A3B17B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Путь к БД</w:t>
            </w:r>
          </w:p>
        </w:tc>
        <w:tc>
          <w:tcPr>
            <w:tcW w:w="6857" w:type="dxa"/>
            <w:vAlign w:val="center"/>
          </w:tcPr>
          <w:p w14:paraId="49DCA3B0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 xml:space="preserve">Путь, по которому сохраняется результат выполнения снятия контрольных точек. Может задаваться как вручную, так и автоматически считываться из компонента </w:t>
            </w:r>
            <w:r>
              <w:t>«</w:t>
            </w:r>
            <w:r w:rsidRPr="009A6F4E">
              <w:t>управления базой данных</w:t>
            </w:r>
            <w:r>
              <w:t>».</w:t>
            </w:r>
          </w:p>
        </w:tc>
      </w:tr>
      <w:tr w:rsidR="00CF7F83" w:rsidRPr="009A6F4E" w14:paraId="0A967A17" w14:textId="77777777" w:rsidTr="00FE13CB">
        <w:trPr>
          <w:trHeight w:val="1120"/>
        </w:trPr>
        <w:tc>
          <w:tcPr>
            <w:tcW w:w="3061" w:type="dxa"/>
            <w:vAlign w:val="center"/>
          </w:tcPr>
          <w:p w14:paraId="48D286B8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Основной скрипт</w:t>
            </w:r>
          </w:p>
        </w:tc>
        <w:tc>
          <w:tcPr>
            <w:tcW w:w="6857" w:type="dxa"/>
            <w:vAlign w:val="center"/>
          </w:tcPr>
          <w:p w14:paraId="4F8709F9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Скрипт, который вызывается всегда, независимо от номера активной контрольной точки. Обычно в основном скрипте записана логика инициализации компонента, изменение счетчика итераций выполнения скрипта и т.д.</w:t>
            </w:r>
          </w:p>
        </w:tc>
      </w:tr>
      <w:tr w:rsidR="00CF7F83" w:rsidRPr="009A6F4E" w14:paraId="38A1E549" w14:textId="77777777" w:rsidTr="00FE13CB">
        <w:trPr>
          <w:trHeight w:val="413"/>
        </w:trPr>
        <w:tc>
          <w:tcPr>
            <w:tcW w:w="3061" w:type="dxa"/>
            <w:vAlign w:val="center"/>
          </w:tcPr>
          <w:p w14:paraId="49D675A8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Период опроса</w:t>
            </w:r>
          </w:p>
        </w:tc>
        <w:tc>
          <w:tcPr>
            <w:tcW w:w="6857" w:type="dxa"/>
            <w:vAlign w:val="center"/>
          </w:tcPr>
          <w:p w14:paraId="436C9BCD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Частота вызова скриптов</w:t>
            </w:r>
          </w:p>
        </w:tc>
      </w:tr>
      <w:tr w:rsidR="00CF7F83" w:rsidRPr="009A6F4E" w14:paraId="0D19BCEA" w14:textId="77777777" w:rsidTr="00FE13CB">
        <w:trPr>
          <w:trHeight w:val="1128"/>
        </w:trPr>
        <w:tc>
          <w:tcPr>
            <w:tcW w:w="3061" w:type="dxa"/>
            <w:vAlign w:val="center"/>
          </w:tcPr>
          <w:p w14:paraId="35E5E4E2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Список параметров КТ</w:t>
            </w:r>
          </w:p>
        </w:tc>
        <w:tc>
          <w:tcPr>
            <w:tcW w:w="6857" w:type="dxa"/>
            <w:vAlign w:val="center"/>
          </w:tcPr>
          <w:p w14:paraId="4F8A70E4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 xml:space="preserve">Просмотр/ удаление/ добавление параметров </w:t>
            </w:r>
            <w:r>
              <w:t>контрольных точек</w:t>
            </w:r>
            <w:r w:rsidRPr="009A6F4E">
              <w:t xml:space="preserve">. Параметры </w:t>
            </w:r>
            <w:r>
              <w:t>контрольных точек</w:t>
            </w:r>
            <w:r w:rsidRPr="009A6F4E">
              <w:t xml:space="preserve"> сохраняются в каталоге испытаний и по ним можно построить отчет в</w:t>
            </w:r>
            <w:r>
              <w:t xml:space="preserve"> </w:t>
            </w:r>
            <w:r w:rsidRPr="009A6F4E">
              <w:t>конце процедуры измерения</w:t>
            </w:r>
          </w:p>
        </w:tc>
      </w:tr>
      <w:tr w:rsidR="00CF7F83" w:rsidRPr="009A6F4E" w14:paraId="048ED140" w14:textId="77777777" w:rsidTr="00FE13CB">
        <w:trPr>
          <w:trHeight w:val="549"/>
        </w:trPr>
        <w:tc>
          <w:tcPr>
            <w:tcW w:w="3061" w:type="dxa"/>
            <w:vAlign w:val="center"/>
          </w:tcPr>
          <w:p w14:paraId="2F710792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Длительность</w:t>
            </w:r>
          </w:p>
        </w:tc>
        <w:tc>
          <w:tcPr>
            <w:tcW w:w="6857" w:type="dxa"/>
            <w:vAlign w:val="center"/>
          </w:tcPr>
          <w:p w14:paraId="1E3C261C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Время</w:t>
            </w:r>
            <w:r>
              <w:t>,</w:t>
            </w:r>
            <w:r w:rsidRPr="009A6F4E">
              <w:t xml:space="preserve"> в течение которого выполняется скрипт при запуске снятия </w:t>
            </w:r>
            <w:r>
              <w:t>контрольных точек</w:t>
            </w:r>
          </w:p>
        </w:tc>
      </w:tr>
      <w:tr w:rsidR="00CF7F83" w:rsidRPr="009A6F4E" w14:paraId="59E22DEF" w14:textId="77777777" w:rsidTr="00FE13CB">
        <w:trPr>
          <w:trHeight w:val="699"/>
        </w:trPr>
        <w:tc>
          <w:tcPr>
            <w:tcW w:w="3061" w:type="dxa"/>
            <w:vAlign w:val="center"/>
          </w:tcPr>
          <w:p w14:paraId="75FE25E4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Скрипт</w:t>
            </w:r>
          </w:p>
        </w:tc>
        <w:tc>
          <w:tcPr>
            <w:tcW w:w="6857" w:type="dxa"/>
            <w:vAlign w:val="center"/>
          </w:tcPr>
          <w:p w14:paraId="32008B06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 xml:space="preserve">Скрипт, выполняемый при запуске </w:t>
            </w:r>
            <w:r>
              <w:t>контрольных точек</w:t>
            </w:r>
            <w:r w:rsidRPr="009A6F4E">
              <w:t xml:space="preserve"> (назначается отдельно для каждой контрольной точки)</w:t>
            </w:r>
          </w:p>
        </w:tc>
      </w:tr>
      <w:tr w:rsidR="00CF7F83" w:rsidRPr="009A6F4E" w14:paraId="15FBF078" w14:textId="77777777" w:rsidTr="00FE13CB">
        <w:tc>
          <w:tcPr>
            <w:tcW w:w="3061" w:type="dxa"/>
            <w:vAlign w:val="center"/>
          </w:tcPr>
          <w:p w14:paraId="550911F9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>Описание</w:t>
            </w:r>
          </w:p>
        </w:tc>
        <w:tc>
          <w:tcPr>
            <w:tcW w:w="6857" w:type="dxa"/>
            <w:vAlign w:val="center"/>
          </w:tcPr>
          <w:p w14:paraId="580369BA" w14:textId="77777777" w:rsidR="00CF7F83" w:rsidRPr="009A6F4E" w:rsidRDefault="00CF7F83" w:rsidP="00410D73">
            <w:pPr>
              <w:pStyle w:val="aff3"/>
              <w:framePr w:wrap="around"/>
            </w:pPr>
            <w:r w:rsidRPr="009A6F4E">
              <w:t xml:space="preserve">Строка, отображаемая на пульте при выборе </w:t>
            </w:r>
            <w:r>
              <w:t>контрольных точек</w:t>
            </w:r>
            <w:r w:rsidRPr="009A6F4E">
              <w:t xml:space="preserve"> (служит для пояснения выполняемого алгоритма)</w:t>
            </w:r>
          </w:p>
        </w:tc>
      </w:tr>
    </w:tbl>
    <w:p w14:paraId="0A1AB6C0" w14:textId="77777777" w:rsidR="004F5868" w:rsidRDefault="004F5868" w:rsidP="00CF7F83"/>
    <w:p w14:paraId="596A61F7" w14:textId="637E94AE" w:rsidR="00CF7F83" w:rsidRPr="00DD42C1" w:rsidRDefault="00CF7F83" w:rsidP="00CF7F83">
      <w:r w:rsidRPr="00DD42C1">
        <w:t>4.</w:t>
      </w:r>
      <w:r>
        <w:t>3</w:t>
      </w:r>
      <w:r w:rsidRPr="00DD42C1">
        <w:t xml:space="preserve">.7 При создании «Пульт КТ» в ПО </w:t>
      </w:r>
      <w:r w:rsidRPr="00DD42C1">
        <w:rPr>
          <w:lang w:val="en-US"/>
        </w:rPr>
        <w:t>Recorder</w:t>
      </w:r>
      <w:r w:rsidRPr="00DD42C1">
        <w:t xml:space="preserve"> автоматически создается набор служебных тегов:</w:t>
      </w:r>
    </w:p>
    <w:p w14:paraId="613D1CAA" w14:textId="77777777" w:rsidR="00CF7F83" w:rsidRPr="00DD42C1" w:rsidRDefault="00CF7F83" w:rsidP="00FE13CB">
      <w:pPr>
        <w:pStyle w:val="a3"/>
      </w:pPr>
      <w:proofErr w:type="spellStart"/>
      <w:r w:rsidRPr="00DD42C1">
        <w:t>sstand_pnt_num</w:t>
      </w:r>
      <w:proofErr w:type="spellEnd"/>
      <w:r w:rsidRPr="00DD42C1">
        <w:t xml:space="preserve"> – номер выполняемой контрольной точки;</w:t>
      </w:r>
    </w:p>
    <w:p w14:paraId="0081A118" w14:textId="42E2F884" w:rsidR="00CF7F83" w:rsidRPr="00DD42C1" w:rsidRDefault="00CF7F83" w:rsidP="00FE13CB">
      <w:pPr>
        <w:pStyle w:val="a3"/>
      </w:pPr>
      <w:proofErr w:type="spellStart"/>
      <w:r w:rsidRPr="00DD42C1">
        <w:t>sstand_pnt_state</w:t>
      </w:r>
      <w:proofErr w:type="spellEnd"/>
      <w:r w:rsidRPr="00DD42C1">
        <w:t xml:space="preserve"> – состояние (0 - остановлена, 1 - запущена,</w:t>
      </w:r>
      <w:r w:rsidR="00FE13CB">
        <w:t xml:space="preserve"> </w:t>
      </w:r>
      <w:r w:rsidRPr="00DD42C1">
        <w:t>2 - выполнена);</w:t>
      </w:r>
    </w:p>
    <w:p w14:paraId="080DC873" w14:textId="77777777" w:rsidR="00CF7F83" w:rsidRPr="00DD42C1" w:rsidRDefault="00CF7F83" w:rsidP="00FE13CB">
      <w:pPr>
        <w:pStyle w:val="a3"/>
      </w:pPr>
      <w:proofErr w:type="spellStart"/>
      <w:r w:rsidRPr="00DD42C1">
        <w:t>sstand_pnt_result</w:t>
      </w:r>
      <w:proofErr w:type="spellEnd"/>
      <w:r w:rsidRPr="00DD42C1">
        <w:t xml:space="preserve"> – результат выполнения;</w:t>
      </w:r>
    </w:p>
    <w:p w14:paraId="13CF9622" w14:textId="77777777" w:rsidR="00CF7F83" w:rsidRPr="00DD42C1" w:rsidRDefault="00CF7F83" w:rsidP="00FE13CB">
      <w:pPr>
        <w:pStyle w:val="a3"/>
      </w:pPr>
      <w:proofErr w:type="spellStart"/>
      <w:r w:rsidRPr="00DD42C1">
        <w:t>sstand_itera</w:t>
      </w:r>
      <w:r>
        <w:t>tion</w:t>
      </w:r>
      <w:proofErr w:type="spellEnd"/>
      <w:r>
        <w:t xml:space="preserve"> – счетчик итераций скрипта.</w:t>
      </w:r>
    </w:p>
    <w:p w14:paraId="1DBF57BB" w14:textId="77777777" w:rsidR="00CF7F83" w:rsidRPr="00FE13CB" w:rsidRDefault="00CF7F83" w:rsidP="00CF7F83">
      <w:pPr>
        <w:rPr>
          <w:color w:val="000000" w:themeColor="text1"/>
        </w:rPr>
      </w:pPr>
      <w:r w:rsidRPr="00DD42C1">
        <w:t>4.</w:t>
      </w:r>
      <w:r>
        <w:t>3</w:t>
      </w:r>
      <w:r w:rsidRPr="00DD42C1">
        <w:t xml:space="preserve">.8 </w:t>
      </w:r>
      <w:r>
        <w:t xml:space="preserve">Тег </w:t>
      </w:r>
      <w:proofErr w:type="spellStart"/>
      <w:r w:rsidRPr="00DD42C1">
        <w:t>sstand_pnt_state</w:t>
      </w:r>
      <w:proofErr w:type="spellEnd"/>
      <w:r w:rsidRPr="00DD42C1">
        <w:t xml:space="preserve"> используются как для обработки (чтения состояния </w:t>
      </w:r>
      <w:r>
        <w:t>«</w:t>
      </w:r>
      <w:r w:rsidRPr="00DD42C1">
        <w:t>Пульта КТ</w:t>
      </w:r>
      <w:r>
        <w:t>»</w:t>
      </w:r>
      <w:r w:rsidRPr="00DD42C1">
        <w:t>), так и для управления компонентом.</w:t>
      </w:r>
      <w:r w:rsidRPr="00CF1B80">
        <w:rPr>
          <w:color w:val="00B0F0"/>
        </w:rPr>
        <w:t xml:space="preserve"> </w:t>
      </w:r>
      <w:r w:rsidRPr="00DD42C1">
        <w:t>Состояние переменных будет изменяться при взаимодействии оператора с пультом КТ (например, номер контрольной</w:t>
      </w:r>
      <w:r w:rsidRPr="000057E1">
        <w:t xml:space="preserve"> точки обновляется сразу, как только </w:t>
      </w:r>
      <w:r w:rsidRPr="00FE13CB">
        <w:rPr>
          <w:color w:val="000000" w:themeColor="text1"/>
        </w:rPr>
        <w:t>оператор выбрал нужную ему контрольную точку). Так же состояние переменных можно изменить автоматически, например, из скрипта или внешнего плагина, который позволяет проводить автоматический съем списка контрольных точек по циклограмме.</w:t>
      </w:r>
    </w:p>
    <w:p w14:paraId="7629AB93" w14:textId="77777777" w:rsidR="004F5868" w:rsidRPr="004F5868" w:rsidRDefault="00CF7F83" w:rsidP="00CF7F83">
      <w:pPr>
        <w:rPr>
          <w:color w:val="000000" w:themeColor="text1"/>
        </w:rPr>
      </w:pPr>
      <w:r w:rsidRPr="00FE13CB">
        <w:rPr>
          <w:color w:val="000000" w:themeColor="text1"/>
        </w:rPr>
        <w:t xml:space="preserve">4.3.9 </w:t>
      </w:r>
      <w:r w:rsidRPr="004F5868">
        <w:rPr>
          <w:color w:val="000000" w:themeColor="text1"/>
        </w:rPr>
        <w:t>Пульт КТ не исполняет скрипты, но предоставляет сервис по упорядоченному хранению скриптов, управляет их исполнением,</w:t>
      </w:r>
      <w:r w:rsidR="004F5868" w:rsidRPr="004F5868">
        <w:rPr>
          <w:color w:val="000000" w:themeColor="text1"/>
        </w:rPr>
        <w:t xml:space="preserve"> а также</w:t>
      </w:r>
      <w:r w:rsidRPr="004F5868">
        <w:rPr>
          <w:color w:val="000000" w:themeColor="text1"/>
        </w:rPr>
        <w:t xml:space="preserve"> добавляет некоторые сервисные функции. </w:t>
      </w:r>
    </w:p>
    <w:p w14:paraId="509553B2" w14:textId="1FA70AC6" w:rsidR="00CF7F83" w:rsidRPr="009A0756" w:rsidRDefault="00CF7F83" w:rsidP="00CF7F83">
      <w:r w:rsidRPr="004F5868">
        <w:rPr>
          <w:color w:val="000000" w:themeColor="text1"/>
        </w:rPr>
        <w:lastRenderedPageBreak/>
        <w:t xml:space="preserve">За исполнение </w:t>
      </w:r>
      <w:r w:rsidRPr="004F5868">
        <w:rPr>
          <w:color w:val="000000" w:themeColor="text1"/>
          <w:lang w:val="en-US"/>
        </w:rPr>
        <w:t>LUA</w:t>
      </w:r>
      <w:r w:rsidRPr="004F5868">
        <w:rPr>
          <w:color w:val="000000" w:themeColor="text1"/>
        </w:rPr>
        <w:t xml:space="preserve"> скрипта отвечает </w:t>
      </w:r>
      <w:r w:rsidRPr="009A0756">
        <w:t xml:space="preserve">плагин </w:t>
      </w:r>
      <w:proofErr w:type="spellStart"/>
      <w:r w:rsidRPr="009A0756">
        <w:rPr>
          <w:lang w:val="en-US"/>
        </w:rPr>
        <w:t>plgLUACalcParams</w:t>
      </w:r>
      <w:proofErr w:type="spellEnd"/>
      <w:r w:rsidRPr="009A0756">
        <w:t xml:space="preserve"> (компонент «</w:t>
      </w:r>
      <w:r w:rsidR="004F5868">
        <w:t>Р</w:t>
      </w:r>
      <w:r w:rsidRPr="009A0756">
        <w:t xml:space="preserve">асчётные каналы»), который для корректной работы Пульта КТ должен быть </w:t>
      </w:r>
      <w:r w:rsidR="004F5868">
        <w:t xml:space="preserve">обязательно </w:t>
      </w:r>
      <w:r w:rsidRPr="009A0756">
        <w:t>подключен (см. п.4.</w:t>
      </w:r>
      <w:r>
        <w:t>2</w:t>
      </w:r>
      <w:r w:rsidRPr="009A0756">
        <w:t>.2).</w:t>
      </w:r>
    </w:p>
    <w:p w14:paraId="0BB8C30C" w14:textId="77777777" w:rsidR="00CF7F83" w:rsidRPr="009A0756" w:rsidRDefault="00CF7F83" w:rsidP="00CF7F83">
      <w:r w:rsidRPr="009A0756">
        <w:t>4.</w:t>
      </w:r>
      <w:r>
        <w:t>3</w:t>
      </w:r>
      <w:r w:rsidRPr="009A0756">
        <w:t xml:space="preserve">.10 </w:t>
      </w:r>
      <w:proofErr w:type="gramStart"/>
      <w:r w:rsidRPr="009A0756">
        <w:t>В</w:t>
      </w:r>
      <w:proofErr w:type="gramEnd"/>
      <w:r w:rsidRPr="009A0756">
        <w:t xml:space="preserve"> скриптах предоставляется возможность чтения/ записи значений тегов ПО </w:t>
      </w:r>
      <w:r w:rsidRPr="009A0756">
        <w:rPr>
          <w:lang w:val="en-US"/>
        </w:rPr>
        <w:t>Recorder</w:t>
      </w:r>
      <w:r w:rsidRPr="009A0756">
        <w:t>, гибкое программирование пользовательских алгоритмов по определению расчетных параметров, возможности сохранения/ загрузки промежуточных результатов вычислений для программирования возможности производить испытания, растянутые во времени на нескольких дней.</w:t>
      </w:r>
    </w:p>
    <w:p w14:paraId="4A1F6A64" w14:textId="77777777" w:rsidR="00CF7F83" w:rsidRPr="009A0756" w:rsidRDefault="00CF7F83" w:rsidP="00CF7F83">
      <w:r w:rsidRPr="009A0756">
        <w:t>4.</w:t>
      </w:r>
      <w:r>
        <w:t>3</w:t>
      </w:r>
      <w:r w:rsidRPr="009A0756">
        <w:t xml:space="preserve">.11 На рисунке </w:t>
      </w:r>
      <w:r>
        <w:t>29</w:t>
      </w:r>
      <w:r w:rsidRPr="009A0756">
        <w:t xml:space="preserve"> показана структура вызовов функций при исполнении</w:t>
      </w:r>
      <w:r w:rsidRPr="00E27D37">
        <w:t xml:space="preserve"> </w:t>
      </w:r>
      <w:r w:rsidRPr="009A0756">
        <w:t>скрипта, подготавливаемого пультом КТ</w:t>
      </w:r>
      <w:r>
        <w:t>.</w:t>
      </w:r>
    </w:p>
    <w:p w14:paraId="32415FA9" w14:textId="6A891A4E" w:rsidR="00CF7F83" w:rsidRPr="00CF1B80" w:rsidRDefault="00FE13CB" w:rsidP="00FE13CB">
      <w:pPr>
        <w:pStyle w:val="affb"/>
      </w:pPr>
      <w:r w:rsidRPr="00CF1B80">
        <w:object w:dxaOrig="4605" w:dyaOrig="5102" w14:anchorId="57A52A9E">
          <v:shape id="_x0000_i1036" type="#_x0000_t75" style="width:291.7pt;height:323.45pt" o:ole="">
            <v:imagedata r:id="rId60" o:title=""/>
          </v:shape>
          <o:OLEObject Type="Embed" ProgID="Visio.Drawing.11" ShapeID="_x0000_i1036" DrawAspect="Content" ObjectID="_1851500253" r:id="rId61"/>
        </w:object>
      </w:r>
    </w:p>
    <w:p w14:paraId="3BD0E2B4" w14:textId="2EB0A9B1" w:rsidR="00CF7F83" w:rsidRPr="00FE13CB" w:rsidRDefault="00CF7F83" w:rsidP="00FE13CB">
      <w:pPr>
        <w:pStyle w:val="affb"/>
      </w:pPr>
      <w:r w:rsidRPr="00FE13CB">
        <w:t>Рисунок 29</w:t>
      </w:r>
      <w:r w:rsidR="00FE13CB">
        <w:t xml:space="preserve"> - С</w:t>
      </w:r>
      <w:r w:rsidRPr="00FE13CB">
        <w:t>труктура вызовов функций при исполнении скрипта, подготавливаемого пультом КТ</w:t>
      </w:r>
    </w:p>
    <w:p w14:paraId="6BA10EF3" w14:textId="77777777" w:rsidR="004F5868" w:rsidRDefault="00CF7F83" w:rsidP="00CF7F83">
      <w:r w:rsidRPr="00E27D37">
        <w:t>4.</w:t>
      </w:r>
      <w:r>
        <w:t>3</w:t>
      </w:r>
      <w:r w:rsidRPr="00E27D37">
        <w:t>.12 При запуске контрольной точки на исполнение запускается поток, который исполняется с заданной длительностью и периодичностью.</w:t>
      </w:r>
    </w:p>
    <w:p w14:paraId="36981C60" w14:textId="77777777" w:rsidR="004F5868" w:rsidRDefault="00CF7F83" w:rsidP="00CF7F83">
      <w:r w:rsidRPr="00E27D37">
        <w:t xml:space="preserve">В начале цикла вызывается функция </w:t>
      </w:r>
      <w:r w:rsidRPr="00E27D37">
        <w:rPr>
          <w:lang w:val="en-US"/>
        </w:rPr>
        <w:t>Lua</w:t>
      </w:r>
      <w:r w:rsidRPr="00E27D37">
        <w:t>_</w:t>
      </w:r>
      <w:proofErr w:type="gramStart"/>
      <w:r w:rsidRPr="00E27D37">
        <w:rPr>
          <w:lang w:val="en-US"/>
        </w:rPr>
        <w:t>main</w:t>
      </w:r>
      <w:r w:rsidRPr="00E27D37">
        <w:t>(</w:t>
      </w:r>
      <w:proofErr w:type="gramEnd"/>
      <w:r w:rsidRPr="00E27D37">
        <w:t xml:space="preserve">) из которой происходит вызов </w:t>
      </w:r>
      <w:r w:rsidRPr="00E27D37">
        <w:rPr>
          <w:lang w:val="en-US"/>
        </w:rPr>
        <w:t>Init</w:t>
      </w:r>
      <w:r w:rsidRPr="00E27D37">
        <w:t>() при условии, что инициализация ранее не выполнялась.</w:t>
      </w:r>
    </w:p>
    <w:p w14:paraId="61C192D3" w14:textId="77777777" w:rsidR="004F5868" w:rsidRDefault="00CF7F83" w:rsidP="00CF7F83">
      <w:pPr>
        <w:rPr>
          <w:color w:val="00B0F0"/>
        </w:rPr>
      </w:pPr>
      <w:r w:rsidRPr="00E27D37">
        <w:t xml:space="preserve">Сброс переменной, отвечающей за инициализацию, происходит при выходе </w:t>
      </w:r>
      <w:r>
        <w:t xml:space="preserve">ПО </w:t>
      </w:r>
      <w:r w:rsidRPr="00E27D37">
        <w:rPr>
          <w:lang w:val="en-US"/>
        </w:rPr>
        <w:t>Recorder</w:t>
      </w:r>
      <w:r w:rsidRPr="00E27D37">
        <w:t xml:space="preserve"> из состояния «Останов» (переход в режим «Просмотр» или «Запись»).</w:t>
      </w:r>
    </w:p>
    <w:p w14:paraId="5795E0B7" w14:textId="09D8EB25" w:rsidR="00CF7F83" w:rsidRDefault="00CF7F83" w:rsidP="00CF7F83">
      <w:r w:rsidRPr="00E27D37">
        <w:lastRenderedPageBreak/>
        <w:t>В процедуре инициализации описана загрузка состояния переменных из файла состояния Пульта КТ (</w:t>
      </w:r>
      <w:proofErr w:type="spellStart"/>
      <w:r w:rsidRPr="00E27D37">
        <w:t>pntStates.cfg</w:t>
      </w:r>
      <w:proofErr w:type="spellEnd"/>
      <w:r w:rsidRPr="00E27D37">
        <w:t xml:space="preserve"> – расположен в каталоге испытания).</w:t>
      </w:r>
    </w:p>
    <w:p w14:paraId="2BDAB7B4" w14:textId="77777777" w:rsidR="00CF7F83" w:rsidRPr="00B60509" w:rsidRDefault="00CF7F83" w:rsidP="00CF7F83">
      <w:pPr>
        <w:rPr>
          <w:color w:val="000000" w:themeColor="text1"/>
        </w:rPr>
      </w:pPr>
      <w:r>
        <w:t>4.3.13</w:t>
      </w:r>
      <w:r w:rsidRPr="00CF1B80">
        <w:rPr>
          <w:color w:val="00B0F0"/>
        </w:rPr>
        <w:t xml:space="preserve"> </w:t>
      </w:r>
      <w:r w:rsidRPr="00E27D37">
        <w:t xml:space="preserve">После инициализации происходит вызов процедуры обработки контрольной точки. Процедуры обработки контрольной точки описываются в своем модуле для каждой конкретной контрольной точки. В большинстве случаев </w:t>
      </w:r>
      <w:r w:rsidRPr="00B60509">
        <w:rPr>
          <w:color w:val="000000" w:themeColor="text1"/>
        </w:rPr>
        <w:t xml:space="preserve">предполагается, что пользователем редактируются только скрипты обработки контрольных точек, а модуль </w:t>
      </w:r>
      <w:r w:rsidRPr="00B60509">
        <w:rPr>
          <w:color w:val="000000" w:themeColor="text1"/>
          <w:lang w:val="en-US"/>
        </w:rPr>
        <w:t>main</w:t>
      </w:r>
      <w:r w:rsidRPr="00B60509">
        <w:rPr>
          <w:color w:val="000000" w:themeColor="text1"/>
        </w:rPr>
        <w:t>.</w:t>
      </w:r>
      <w:proofErr w:type="spellStart"/>
      <w:r w:rsidRPr="00B60509">
        <w:rPr>
          <w:color w:val="000000" w:themeColor="text1"/>
          <w:lang w:val="en-US"/>
        </w:rPr>
        <w:t>lua</w:t>
      </w:r>
      <w:proofErr w:type="spellEnd"/>
      <w:r w:rsidRPr="00B60509">
        <w:rPr>
          <w:color w:val="000000" w:themeColor="text1"/>
        </w:rPr>
        <w:t xml:space="preserve"> остается тем, который устанавливается в составе плагина.</w:t>
      </w:r>
    </w:p>
    <w:p w14:paraId="46E78B2E" w14:textId="77777777" w:rsidR="004F5868" w:rsidRDefault="00CF7F83" w:rsidP="00CF7F83">
      <w:r w:rsidRPr="00B60509">
        <w:rPr>
          <w:color w:val="000000" w:themeColor="text1"/>
        </w:rPr>
        <w:t xml:space="preserve">4.3.14 При выходе из настройки </w:t>
      </w:r>
      <w:r w:rsidRPr="00E27D37">
        <w:t xml:space="preserve">пульта КТ, модули </w:t>
      </w:r>
      <w:r w:rsidRPr="00E27D37">
        <w:rPr>
          <w:lang w:val="en-US"/>
        </w:rPr>
        <w:t>main</w:t>
      </w:r>
      <w:r w:rsidRPr="00E27D37">
        <w:t>.</w:t>
      </w:r>
      <w:proofErr w:type="spellStart"/>
      <w:r w:rsidRPr="00E27D37">
        <w:rPr>
          <w:lang w:val="en-US"/>
        </w:rPr>
        <w:t>lua</w:t>
      </w:r>
      <w:proofErr w:type="spellEnd"/>
      <w:r w:rsidRPr="00E27D37">
        <w:t>,</w:t>
      </w:r>
      <w:r>
        <w:br/>
      </w:r>
      <w:proofErr w:type="spellStart"/>
      <w:r w:rsidRPr="00E27D37">
        <w:rPr>
          <w:lang w:val="en-US"/>
        </w:rPr>
        <w:t>cp</w:t>
      </w:r>
      <w:proofErr w:type="spellEnd"/>
      <w:r w:rsidRPr="00E27D37">
        <w:t>1.</w:t>
      </w:r>
      <w:proofErr w:type="spellStart"/>
      <w:r w:rsidRPr="00E27D37">
        <w:rPr>
          <w:lang w:val="en-US"/>
        </w:rPr>
        <w:t>lua</w:t>
      </w:r>
      <w:proofErr w:type="spellEnd"/>
      <w:r>
        <w:t xml:space="preserve">- </w:t>
      </w:r>
      <w:proofErr w:type="spellStart"/>
      <w:r w:rsidRPr="00E27D37">
        <w:rPr>
          <w:lang w:val="en-US"/>
        </w:rPr>
        <w:t>cpn</w:t>
      </w:r>
      <w:proofErr w:type="spellEnd"/>
      <w:r w:rsidRPr="00E27D37">
        <w:t>.</w:t>
      </w:r>
      <w:proofErr w:type="spellStart"/>
      <w:r w:rsidRPr="00E27D37">
        <w:rPr>
          <w:lang w:val="en-US"/>
        </w:rPr>
        <w:t>lua</w:t>
      </w:r>
      <w:proofErr w:type="spellEnd"/>
      <w:r w:rsidRPr="00E27D37">
        <w:t xml:space="preserve"> компилируются в один файл «Результирующий скрипт».</w:t>
      </w:r>
    </w:p>
    <w:p w14:paraId="00C64B76" w14:textId="310FD192" w:rsidR="00CF7F83" w:rsidRPr="00E27D37" w:rsidRDefault="00CF7F83" w:rsidP="00CF7F83">
      <w:r w:rsidRPr="00E27D37">
        <w:t xml:space="preserve">Файл с результирующим скриптом должен быть указан в качестве исполняемого файла в плагине </w:t>
      </w:r>
      <w:proofErr w:type="spellStart"/>
      <w:r w:rsidRPr="00E27D37">
        <w:rPr>
          <w:lang w:val="en-US"/>
        </w:rPr>
        <w:t>LUACalcParams</w:t>
      </w:r>
      <w:proofErr w:type="spellEnd"/>
      <w:r>
        <w:t>, как показано на рисунке 30</w:t>
      </w:r>
      <w:r w:rsidRPr="00E27D37">
        <w:t>.</w:t>
      </w:r>
    </w:p>
    <w:p w14:paraId="5249A3E4" w14:textId="140E511E" w:rsidR="00CF7F83" w:rsidRPr="005A1BDD" w:rsidRDefault="00B60509" w:rsidP="00B60509">
      <w:pPr>
        <w:pStyle w:val="affb"/>
      </w:pPr>
      <w:r w:rsidRPr="005A1BDD">
        <w:object w:dxaOrig="9014" w:dyaOrig="11549" w14:anchorId="7660CB1C">
          <v:shape id="_x0000_i1037" type="#_x0000_t75" style="width:320.3pt;height:340.95pt" o:ole="">
            <v:imagedata r:id="rId62" o:title=""/>
          </v:shape>
          <o:OLEObject Type="Embed" ProgID="Visio.Drawing.11" ShapeID="_x0000_i1037" DrawAspect="Content" ObjectID="_1851500254" r:id="rId63"/>
        </w:object>
      </w:r>
    </w:p>
    <w:p w14:paraId="6E213A3E" w14:textId="77777777" w:rsidR="00CF7F83" w:rsidRPr="005A1BDD" w:rsidRDefault="00CF7F83" w:rsidP="00B60509">
      <w:pPr>
        <w:pStyle w:val="affb"/>
      </w:pPr>
      <w:r w:rsidRPr="005A1BDD">
        <w:t>Рисунок 3</w:t>
      </w:r>
      <w:r>
        <w:t>0</w:t>
      </w:r>
      <w:r w:rsidRPr="005A1BDD">
        <w:t xml:space="preserve"> - Назначение файла с результирующим скриптом в качестве исполняемого файла в плагине </w:t>
      </w:r>
      <w:proofErr w:type="spellStart"/>
      <w:r w:rsidRPr="005A1BDD">
        <w:rPr>
          <w:lang w:val="en-US"/>
        </w:rPr>
        <w:t>plgLuaCalcParams</w:t>
      </w:r>
      <w:proofErr w:type="spellEnd"/>
    </w:p>
    <w:p w14:paraId="0BC44EB8" w14:textId="531B539E" w:rsidR="00CF7F83" w:rsidRPr="005A1BDD" w:rsidRDefault="00CF7F83" w:rsidP="00CF7F83">
      <w:r w:rsidRPr="005A1BDD">
        <w:t>4.</w:t>
      </w:r>
      <w:r>
        <w:t>3</w:t>
      </w:r>
      <w:r w:rsidRPr="005A1BDD">
        <w:t xml:space="preserve">.15 </w:t>
      </w:r>
      <w:r>
        <w:t xml:space="preserve">На рисунке 31 </w:t>
      </w:r>
      <w:r w:rsidR="004F5868">
        <w:t>показан</w:t>
      </w:r>
      <w:r w:rsidRPr="005A1BDD">
        <w:t xml:space="preserve"> пример кода </w:t>
      </w:r>
      <w:r w:rsidR="004F5868">
        <w:t xml:space="preserve">программного </w:t>
      </w:r>
      <w:r w:rsidRPr="005A1BDD">
        <w:t xml:space="preserve">модуля </w:t>
      </w:r>
      <w:r w:rsidRPr="005A1BDD">
        <w:rPr>
          <w:lang w:val="en-US"/>
        </w:rPr>
        <w:t>main</w:t>
      </w:r>
      <w:r w:rsidRPr="005A1BDD">
        <w:t>.</w:t>
      </w:r>
      <w:proofErr w:type="spellStart"/>
      <w:r w:rsidRPr="005A1BDD">
        <w:rPr>
          <w:lang w:val="en-US"/>
        </w:rPr>
        <w:t>lua</w:t>
      </w:r>
      <w:proofErr w:type="spellEnd"/>
      <w:r w:rsidRPr="005A1BDD">
        <w:t xml:space="preserve"> на </w:t>
      </w:r>
      <w:proofErr w:type="spellStart"/>
      <w:r w:rsidRPr="005A1BDD">
        <w:rPr>
          <w:lang w:val="en-US"/>
        </w:rPr>
        <w:t>Lua</w:t>
      </w:r>
      <w:proofErr w:type="spellEnd"/>
      <w:r w:rsidRPr="005A1BDD">
        <w:t xml:space="preserve"> скрипте</w:t>
      </w:r>
      <w:r>
        <w:t>.</w:t>
      </w:r>
    </w:p>
    <w:p w14:paraId="050C956E" w14:textId="46F8DDDF" w:rsidR="00CF7F83" w:rsidRPr="005A1BDD" w:rsidRDefault="00CF7F83" w:rsidP="00B60509">
      <w:pPr>
        <w:pStyle w:val="affb"/>
      </w:pPr>
      <w:r w:rsidRPr="005A1BDD">
        <w:rPr>
          <w:noProof/>
        </w:rPr>
        <w:lastRenderedPageBreak/>
        <w:drawing>
          <wp:inline distT="0" distB="0" distL="0" distR="0" wp14:anchorId="7A5CD798" wp14:editId="51DF3B24">
            <wp:extent cx="6268085" cy="5543550"/>
            <wp:effectExtent l="0" t="0" r="0" b="0"/>
            <wp:docPr id="6937496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997" cy="554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535C" w14:textId="1CF582CA" w:rsidR="00CF7F83" w:rsidRDefault="00CF7F83" w:rsidP="00B60509">
      <w:pPr>
        <w:pStyle w:val="affb"/>
      </w:pPr>
      <w:r w:rsidRPr="005A1BDD">
        <w:t>Рисунок 3</w:t>
      </w:r>
      <w:r>
        <w:t>1</w:t>
      </w:r>
      <w:r w:rsidRPr="005A1BDD">
        <w:t xml:space="preserve"> - Пример кода </w:t>
      </w:r>
      <w:r w:rsidR="004F5868">
        <w:t xml:space="preserve">программного </w:t>
      </w:r>
      <w:r w:rsidRPr="005A1BDD">
        <w:t xml:space="preserve">модуля </w:t>
      </w:r>
      <w:r w:rsidRPr="005A1BDD">
        <w:rPr>
          <w:lang w:val="en-US"/>
        </w:rPr>
        <w:t>main</w:t>
      </w:r>
      <w:r w:rsidRPr="005A1BDD">
        <w:t>.</w:t>
      </w:r>
      <w:proofErr w:type="spellStart"/>
      <w:r w:rsidRPr="005A1BDD">
        <w:rPr>
          <w:lang w:val="en-US"/>
        </w:rPr>
        <w:t>lua</w:t>
      </w:r>
      <w:proofErr w:type="spellEnd"/>
    </w:p>
    <w:p w14:paraId="3603C551" w14:textId="2B332B7C" w:rsidR="00CF7F83" w:rsidRPr="00D17A98" w:rsidRDefault="00CF7F83" w:rsidP="00CF7F83">
      <w:r w:rsidRPr="005A1BDD">
        <w:rPr>
          <w:noProof/>
        </w:rPr>
        <w:t>4.</w:t>
      </w:r>
      <w:r>
        <w:rPr>
          <w:noProof/>
        </w:rPr>
        <w:t>3</w:t>
      </w:r>
      <w:r w:rsidRPr="005A1BDD">
        <w:rPr>
          <w:noProof/>
        </w:rPr>
        <w:t xml:space="preserve">.16 Пример текста программы контрольной точки </w:t>
      </w:r>
      <w:r w:rsidR="004F5868">
        <w:rPr>
          <w:noProof/>
        </w:rPr>
        <w:t>показан</w:t>
      </w:r>
      <w:r w:rsidRPr="005A1BDD">
        <w:rPr>
          <w:noProof/>
        </w:rPr>
        <w:t xml:space="preserve"> </w:t>
      </w:r>
      <w:r>
        <w:rPr>
          <w:noProof/>
        </w:rPr>
        <w:t>на</w:t>
      </w:r>
      <w:r w:rsidRPr="005A1BDD">
        <w:rPr>
          <w:noProof/>
        </w:rPr>
        <w:t xml:space="preserve"> рисунке</w:t>
      </w:r>
      <w:r w:rsidR="00B60509">
        <w:rPr>
          <w:noProof/>
        </w:rPr>
        <w:t xml:space="preserve"> </w:t>
      </w:r>
      <w:r w:rsidRPr="005A1BDD">
        <w:rPr>
          <w:noProof/>
        </w:rPr>
        <w:t>3</w:t>
      </w:r>
      <w:r>
        <w:rPr>
          <w:noProof/>
        </w:rPr>
        <w:t>2</w:t>
      </w:r>
      <w:r w:rsidRPr="005A1BDD">
        <w:rPr>
          <w:noProof/>
        </w:rPr>
        <w:t>.</w:t>
      </w:r>
    </w:p>
    <w:p w14:paraId="49B5868C" w14:textId="482E7F06" w:rsidR="00CF7F83" w:rsidRPr="005A1BDD" w:rsidRDefault="00CF7F83" w:rsidP="00B60509">
      <w:pPr>
        <w:pStyle w:val="affb"/>
      </w:pPr>
      <w:r w:rsidRPr="005A1BDD">
        <w:rPr>
          <w:noProof/>
        </w:rPr>
        <w:drawing>
          <wp:inline distT="0" distB="0" distL="0" distR="0" wp14:anchorId="56C7EE1C" wp14:editId="23E9E49A">
            <wp:extent cx="6215722" cy="2562225"/>
            <wp:effectExtent l="0" t="0" r="0" b="0"/>
            <wp:docPr id="15918565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603" cy="256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85B2" w14:textId="77777777" w:rsidR="00CF7F83" w:rsidRPr="005A1BDD" w:rsidRDefault="00CF7F83" w:rsidP="00B60509">
      <w:pPr>
        <w:pStyle w:val="affb"/>
      </w:pPr>
      <w:r w:rsidRPr="005A1BDD">
        <w:t>Рисунок 3</w:t>
      </w:r>
      <w:r>
        <w:t>2</w:t>
      </w:r>
      <w:r w:rsidRPr="005A1BDD">
        <w:t xml:space="preserve"> - Пример текста программы контрольной точки</w:t>
      </w:r>
    </w:p>
    <w:p w14:paraId="59D0D986" w14:textId="77777777" w:rsidR="00CF7F83" w:rsidRDefault="00CF7F83" w:rsidP="00CF7F83">
      <w:r w:rsidRPr="005A1BDD">
        <w:lastRenderedPageBreak/>
        <w:t>4.</w:t>
      </w:r>
      <w:r>
        <w:t>3</w:t>
      </w:r>
      <w:r w:rsidRPr="005A1BDD">
        <w:t xml:space="preserve">.17 Скрипты </w:t>
      </w:r>
      <w:r w:rsidRPr="005A1BDD">
        <w:rPr>
          <w:lang w:val="en-US"/>
        </w:rPr>
        <w:t>LUA</w:t>
      </w:r>
      <w:r w:rsidRPr="005A1BDD">
        <w:t xml:space="preserve"> могут использовать все стандартные возможности </w:t>
      </w:r>
      <w:r w:rsidRPr="005A1BDD">
        <w:rPr>
          <w:lang w:val="en-US"/>
        </w:rPr>
        <w:t>LUA</w:t>
      </w:r>
      <w:r w:rsidRPr="005A1BDD">
        <w:t xml:space="preserve"> скрипта (например, использование стандартной функции форматирования строки, содержащей число, в строку с заданным количеством знаков после запятой: </w:t>
      </w:r>
      <w:proofErr w:type="spellStart"/>
      <w:r w:rsidRPr="005A1BDD">
        <w:t>str</w:t>
      </w:r>
      <w:proofErr w:type="spellEnd"/>
      <w:r w:rsidRPr="005A1BDD">
        <w:t xml:space="preserve"> = </w:t>
      </w:r>
      <w:proofErr w:type="spellStart"/>
      <w:proofErr w:type="gramStart"/>
      <w:r w:rsidRPr="005A1BDD">
        <w:t>string.format</w:t>
      </w:r>
      <w:proofErr w:type="spellEnd"/>
      <w:proofErr w:type="gramEnd"/>
      <w:r w:rsidRPr="005A1BDD">
        <w:t xml:space="preserve">("%.3f", </w:t>
      </w:r>
      <w:proofErr w:type="spellStart"/>
      <w:r w:rsidRPr="005A1BDD">
        <w:t>str</w:t>
      </w:r>
      <w:proofErr w:type="spellEnd"/>
      <w:r w:rsidRPr="005A1BDD">
        <w:t>)).</w:t>
      </w:r>
    </w:p>
    <w:p w14:paraId="3C35DE0B" w14:textId="70CC7D53" w:rsidR="00CF7F83" w:rsidRPr="005A1BDD" w:rsidRDefault="00CF7F83" w:rsidP="00CF7F83">
      <w:r>
        <w:t>4.3.18</w:t>
      </w:r>
      <w:r w:rsidRPr="005A1BDD">
        <w:t xml:space="preserve"> Описание стандартных возможностей </w:t>
      </w:r>
      <w:r w:rsidRPr="005A1BDD">
        <w:rPr>
          <w:lang w:val="en-US"/>
        </w:rPr>
        <w:t>LUA</w:t>
      </w:r>
      <w:r w:rsidRPr="005A1BDD">
        <w:t xml:space="preserve"> скрипт</w:t>
      </w:r>
      <w:r>
        <w:t>а</w:t>
      </w:r>
      <w:r w:rsidRPr="005A1BDD">
        <w:t xml:space="preserve"> можно найти в </w:t>
      </w:r>
      <w:r>
        <w:t xml:space="preserve">свободном доступе в </w:t>
      </w:r>
      <w:r w:rsidRPr="005A1BDD">
        <w:t>интернете</w:t>
      </w:r>
      <w:r w:rsidR="004F5868">
        <w:t xml:space="preserve">: </w:t>
      </w:r>
      <w:hyperlink r:id="rId66" w:history="1">
        <w:r w:rsidRPr="005A1BDD">
          <w:rPr>
            <w:rStyle w:val="af5"/>
          </w:rPr>
          <w:t>https://lua.org.ru/contents_ru.html</w:t>
        </w:r>
      </w:hyperlink>
      <w:r w:rsidR="004F5868">
        <w:t xml:space="preserve"> </w:t>
      </w:r>
      <w:r w:rsidRPr="005A1BDD">
        <w:t>.</w:t>
      </w:r>
    </w:p>
    <w:p w14:paraId="3B1BC3DF" w14:textId="77777777" w:rsidR="00B60509" w:rsidRDefault="00CF7F83" w:rsidP="00CF7F83">
      <w:r w:rsidRPr="00BA72C8">
        <w:t>4.</w:t>
      </w:r>
      <w:r>
        <w:t>3</w:t>
      </w:r>
      <w:r w:rsidRPr="00BA72C8">
        <w:t>.19 Помимо стандартных функций</w:t>
      </w:r>
      <w:r>
        <w:t>,</w:t>
      </w:r>
      <w:r w:rsidRPr="00BA72C8">
        <w:t xml:space="preserve"> плагин добавляет собственные функции и переменные</w:t>
      </w:r>
      <w:r>
        <w:t>,</w:t>
      </w:r>
      <w:r w:rsidRPr="00BA72C8">
        <w:t xml:space="preserve"> которые упрощают работу при напи</w:t>
      </w:r>
      <w:r>
        <w:t>сании пользовательских скриптов</w:t>
      </w:r>
      <w:r w:rsidR="00B60509">
        <w:t>.</w:t>
      </w:r>
    </w:p>
    <w:p w14:paraId="5888EA15" w14:textId="33361269" w:rsidR="00B60509" w:rsidRDefault="00B60509" w:rsidP="00CF7F83">
      <w:r>
        <w:t>Собственные функции и переменные приведены в таблице 13.</w:t>
      </w:r>
    </w:p>
    <w:p w14:paraId="6384F747" w14:textId="4A8519F6" w:rsidR="00B60509" w:rsidRDefault="00B60509" w:rsidP="008709EE">
      <w:pPr>
        <w:pStyle w:val="afff5"/>
      </w:pPr>
      <w:r w:rsidRPr="00B60509">
        <w:t xml:space="preserve">Таблица 13 – </w:t>
      </w:r>
      <w:r w:rsidR="00F1087A">
        <w:t>Описание</w:t>
      </w:r>
      <w:r w:rsidRPr="00B60509">
        <w:t xml:space="preserve"> </w:t>
      </w:r>
      <w:r w:rsidR="00F1087A">
        <w:t xml:space="preserve">собственных </w:t>
      </w:r>
      <w:r w:rsidRPr="00B60509">
        <w:t>функций и переменных плагина «</w:t>
      </w:r>
      <w:r w:rsidR="00F1087A">
        <w:t>И</w:t>
      </w:r>
      <w:r w:rsidRPr="00B60509">
        <w:t>змерения контрольных точек»</w:t>
      </w:r>
    </w:p>
    <w:tbl>
      <w:tblPr>
        <w:tblStyle w:val="GR11"/>
        <w:tblW w:w="9776" w:type="dxa"/>
        <w:tblLook w:val="04A0" w:firstRow="1" w:lastRow="0" w:firstColumn="1" w:lastColumn="0" w:noHBand="0" w:noVBand="1"/>
      </w:tblPr>
      <w:tblGrid>
        <w:gridCol w:w="4673"/>
        <w:gridCol w:w="5103"/>
      </w:tblGrid>
      <w:tr w:rsidR="00B60509" w:rsidRPr="00B60509" w14:paraId="40AC4270" w14:textId="77777777" w:rsidTr="008709EE">
        <w:trPr>
          <w:trHeight w:val="564"/>
        </w:trPr>
        <w:tc>
          <w:tcPr>
            <w:tcW w:w="4673" w:type="dxa"/>
            <w:tcBorders>
              <w:bottom w:val="double" w:sz="4" w:space="0" w:color="auto"/>
            </w:tcBorders>
            <w:vAlign w:val="center"/>
          </w:tcPr>
          <w:p w14:paraId="572D6468" w14:textId="77777777" w:rsidR="00B60509" w:rsidRPr="00B60509" w:rsidRDefault="00B60509" w:rsidP="00B60509">
            <w:pPr>
              <w:pStyle w:val="aff3"/>
              <w:framePr w:wrap="around"/>
              <w:jc w:val="center"/>
            </w:pPr>
            <w:r w:rsidRPr="00B60509">
              <w:t>Наименование элемента</w:t>
            </w:r>
          </w:p>
        </w:tc>
        <w:tc>
          <w:tcPr>
            <w:tcW w:w="5103" w:type="dxa"/>
            <w:tcBorders>
              <w:bottom w:val="double" w:sz="4" w:space="0" w:color="auto"/>
            </w:tcBorders>
            <w:vAlign w:val="center"/>
          </w:tcPr>
          <w:p w14:paraId="0371D2AF" w14:textId="77777777" w:rsidR="00B60509" w:rsidRPr="00B60509" w:rsidRDefault="00B60509" w:rsidP="00B60509">
            <w:pPr>
              <w:pStyle w:val="aff3"/>
              <w:framePr w:wrap="around"/>
              <w:jc w:val="center"/>
            </w:pPr>
            <w:r w:rsidRPr="00B60509">
              <w:t>Назначение</w:t>
            </w:r>
          </w:p>
        </w:tc>
      </w:tr>
      <w:tr w:rsidR="00B60509" w:rsidRPr="00B60509" w14:paraId="159315AD" w14:textId="77777777" w:rsidTr="008709EE">
        <w:trPr>
          <w:trHeight w:val="558"/>
        </w:trPr>
        <w:tc>
          <w:tcPr>
            <w:tcW w:w="4673" w:type="dxa"/>
            <w:tcBorders>
              <w:top w:val="double" w:sz="4" w:space="0" w:color="auto"/>
            </w:tcBorders>
            <w:vAlign w:val="center"/>
          </w:tcPr>
          <w:p w14:paraId="2B7DABBD" w14:textId="77777777" w:rsidR="00B60509" w:rsidRPr="00B60509" w:rsidRDefault="00B60509" w:rsidP="00B60509">
            <w:pPr>
              <w:pStyle w:val="aff3"/>
              <w:framePr w:wrap="around"/>
            </w:pPr>
            <w:proofErr w:type="spellStart"/>
            <w:r w:rsidRPr="00B60509">
              <w:t>SStand_StartCtrlPoint</w:t>
            </w:r>
            <w:proofErr w:type="spellEnd"/>
            <w:r w:rsidRPr="00B60509">
              <w:t xml:space="preserve"> (</w:t>
            </w:r>
            <w:proofErr w:type="spellStart"/>
            <w:r w:rsidRPr="00B60509">
              <w:t>double</w:t>
            </w:r>
            <w:proofErr w:type="spellEnd"/>
            <w:r w:rsidRPr="00B60509">
              <w:t xml:space="preserve"> </w:t>
            </w:r>
            <w:proofErr w:type="spellStart"/>
            <w:r w:rsidRPr="00B60509">
              <w:t>pntNum</w:t>
            </w:r>
            <w:proofErr w:type="spellEnd"/>
            <w:r w:rsidRPr="00B60509">
              <w:t>)</w:t>
            </w:r>
          </w:p>
        </w:tc>
        <w:tc>
          <w:tcPr>
            <w:tcW w:w="5103" w:type="dxa"/>
            <w:tcBorders>
              <w:top w:val="double" w:sz="4" w:space="0" w:color="auto"/>
            </w:tcBorders>
            <w:vAlign w:val="center"/>
          </w:tcPr>
          <w:p w14:paraId="0F323E77" w14:textId="77777777" w:rsidR="00B60509" w:rsidRPr="00B60509" w:rsidRDefault="00B60509" w:rsidP="00B60509">
            <w:pPr>
              <w:pStyle w:val="aff3"/>
              <w:framePr w:wrap="around"/>
            </w:pPr>
            <w:r w:rsidRPr="00B60509">
              <w:t>Запуск КТ на измерение</w:t>
            </w:r>
          </w:p>
        </w:tc>
      </w:tr>
      <w:tr w:rsidR="00B60509" w:rsidRPr="00B60509" w14:paraId="73720FFD" w14:textId="77777777" w:rsidTr="008709EE">
        <w:trPr>
          <w:trHeight w:val="977"/>
        </w:trPr>
        <w:tc>
          <w:tcPr>
            <w:tcW w:w="4673" w:type="dxa"/>
            <w:vAlign w:val="center"/>
          </w:tcPr>
          <w:p w14:paraId="46B35B66" w14:textId="77777777" w:rsidR="00B60509" w:rsidRPr="00B60509" w:rsidRDefault="00B60509" w:rsidP="00B60509">
            <w:pPr>
              <w:pStyle w:val="aff3"/>
              <w:framePr w:wrap="around"/>
            </w:pPr>
            <w:proofErr w:type="spellStart"/>
            <w:r w:rsidRPr="00B60509">
              <w:t>SStand_StopCtrlPoint</w:t>
            </w:r>
            <w:proofErr w:type="spellEnd"/>
          </w:p>
        </w:tc>
        <w:tc>
          <w:tcPr>
            <w:tcW w:w="5103" w:type="dxa"/>
            <w:vAlign w:val="center"/>
          </w:tcPr>
          <w:p w14:paraId="69C631D1" w14:textId="77777777" w:rsidR="00B60509" w:rsidRPr="00B60509" w:rsidRDefault="00B60509" w:rsidP="00B60509">
            <w:pPr>
              <w:pStyle w:val="aff3"/>
              <w:framePr w:wrap="around"/>
            </w:pPr>
            <w:r w:rsidRPr="00B60509">
              <w:t>Останов КТ (например, если произошла ошибка – не поступают данные от датчика, можно остановить выполнение КТ досрочно)</w:t>
            </w:r>
          </w:p>
        </w:tc>
      </w:tr>
      <w:tr w:rsidR="00B60509" w:rsidRPr="00B60509" w14:paraId="59B5565C" w14:textId="77777777" w:rsidTr="008709EE">
        <w:trPr>
          <w:trHeight w:val="977"/>
        </w:trPr>
        <w:tc>
          <w:tcPr>
            <w:tcW w:w="4673" w:type="dxa"/>
            <w:vAlign w:val="center"/>
          </w:tcPr>
          <w:p w14:paraId="79DC60C8" w14:textId="77777777" w:rsidR="00B60509" w:rsidRPr="00B60509" w:rsidRDefault="00B60509" w:rsidP="00B60509">
            <w:pPr>
              <w:pStyle w:val="aff3"/>
              <w:framePr w:wrap="around"/>
            </w:pPr>
            <w:proofErr w:type="spellStart"/>
            <w:r w:rsidRPr="00B60509">
              <w:t>SStand_SetCtrlPointError</w:t>
            </w:r>
            <w:proofErr w:type="spellEnd"/>
            <w:r w:rsidRPr="00B60509">
              <w:t xml:space="preserve"> (</w:t>
            </w:r>
            <w:proofErr w:type="spellStart"/>
            <w:r w:rsidRPr="00B60509">
              <w:t>double</w:t>
            </w:r>
            <w:proofErr w:type="spellEnd"/>
            <w:r w:rsidRPr="00B60509">
              <w:t xml:space="preserve"> </w:t>
            </w:r>
            <w:proofErr w:type="spellStart"/>
            <w:r w:rsidRPr="00B60509">
              <w:t>errCode</w:t>
            </w:r>
            <w:proofErr w:type="spellEnd"/>
            <w:r w:rsidRPr="00B60509">
              <w:t>)</w:t>
            </w:r>
          </w:p>
        </w:tc>
        <w:tc>
          <w:tcPr>
            <w:tcW w:w="5103" w:type="dxa"/>
            <w:vAlign w:val="center"/>
          </w:tcPr>
          <w:p w14:paraId="1679CCDF" w14:textId="77777777" w:rsidR="00B60509" w:rsidRPr="00B60509" w:rsidRDefault="00B60509" w:rsidP="00B60509">
            <w:pPr>
              <w:pStyle w:val="aff3"/>
              <w:framePr w:wrap="around"/>
            </w:pPr>
            <w:r w:rsidRPr="00B60509">
              <w:t>Остановить КТ с изменением статуса результата выполнения (строка на пульте КТ отвечающая за контрольную точку окрасится в красный цвет)</w:t>
            </w:r>
          </w:p>
        </w:tc>
      </w:tr>
      <w:tr w:rsidR="00B60509" w:rsidRPr="00B60509" w14:paraId="08549379" w14:textId="77777777" w:rsidTr="008709EE">
        <w:trPr>
          <w:trHeight w:val="693"/>
        </w:trPr>
        <w:tc>
          <w:tcPr>
            <w:tcW w:w="4673" w:type="dxa"/>
            <w:vAlign w:val="center"/>
          </w:tcPr>
          <w:p w14:paraId="1CBEEEFA" w14:textId="77777777" w:rsidR="00B60509" w:rsidRPr="00B60509" w:rsidRDefault="00B60509" w:rsidP="00B60509">
            <w:pPr>
              <w:pStyle w:val="aff3"/>
              <w:framePr w:wrap="around"/>
            </w:pPr>
            <w:proofErr w:type="spellStart"/>
            <w:r w:rsidRPr="00B60509">
              <w:t>SStand_SetCtrlPointErrorStr</w:t>
            </w:r>
            <w:proofErr w:type="spellEnd"/>
            <w:r w:rsidRPr="00B60509">
              <w:t xml:space="preserve"> (BSTR </w:t>
            </w:r>
            <w:proofErr w:type="spellStart"/>
            <w:r w:rsidRPr="00B60509">
              <w:t>errStr</w:t>
            </w:r>
            <w:proofErr w:type="spellEnd"/>
            <w:r w:rsidRPr="00B60509">
              <w:t>)</w:t>
            </w:r>
          </w:p>
        </w:tc>
        <w:tc>
          <w:tcPr>
            <w:tcW w:w="5103" w:type="dxa"/>
            <w:vAlign w:val="center"/>
          </w:tcPr>
          <w:p w14:paraId="63E2A158" w14:textId="77777777" w:rsidR="00B60509" w:rsidRPr="00B60509" w:rsidRDefault="00B60509" w:rsidP="00B60509">
            <w:pPr>
              <w:pStyle w:val="aff3"/>
              <w:framePr w:wrap="around"/>
            </w:pPr>
            <w:r w:rsidRPr="00B60509">
              <w:t>Установить строку описания результата выполнения КТ</w:t>
            </w:r>
          </w:p>
        </w:tc>
      </w:tr>
      <w:tr w:rsidR="00B60509" w:rsidRPr="00B60509" w14:paraId="072387EA" w14:textId="77777777" w:rsidTr="008709EE">
        <w:trPr>
          <w:trHeight w:val="562"/>
        </w:trPr>
        <w:tc>
          <w:tcPr>
            <w:tcW w:w="4673" w:type="dxa"/>
            <w:vAlign w:val="center"/>
          </w:tcPr>
          <w:p w14:paraId="2FAA4F04" w14:textId="77777777" w:rsidR="00B60509" w:rsidRPr="00E2770C" w:rsidRDefault="00B60509" w:rsidP="00B60509">
            <w:pPr>
              <w:pStyle w:val="aff3"/>
              <w:framePr w:wrap="around"/>
              <w:rPr>
                <w:lang w:val="en-US"/>
              </w:rPr>
            </w:pPr>
            <w:proofErr w:type="spellStart"/>
            <w:r w:rsidRPr="00E2770C">
              <w:rPr>
                <w:lang w:val="en-US"/>
              </w:rPr>
              <w:t>SStand_SetGlobalParam</w:t>
            </w:r>
            <w:proofErr w:type="spellEnd"/>
            <w:r w:rsidRPr="00E2770C">
              <w:rPr>
                <w:lang w:val="en-US"/>
              </w:rPr>
              <w:t xml:space="preserve"> (BSTR name, double value)</w:t>
            </w:r>
          </w:p>
        </w:tc>
        <w:tc>
          <w:tcPr>
            <w:tcW w:w="5103" w:type="dxa"/>
            <w:vMerge w:val="restart"/>
            <w:vAlign w:val="center"/>
          </w:tcPr>
          <w:p w14:paraId="33A61FED" w14:textId="77777777" w:rsidR="00B60509" w:rsidRPr="00B60509" w:rsidRDefault="00B60509" w:rsidP="00B60509">
            <w:pPr>
              <w:pStyle w:val="aff3"/>
              <w:framePr w:wrap="around"/>
            </w:pPr>
            <w:r w:rsidRPr="00B60509">
              <w:t xml:space="preserve">Чтение переменной из файла </w:t>
            </w:r>
            <w:proofErr w:type="spellStart"/>
            <w:r w:rsidRPr="00B60509">
              <w:t>pntStates.cfg</w:t>
            </w:r>
            <w:proofErr w:type="spellEnd"/>
          </w:p>
        </w:tc>
      </w:tr>
      <w:tr w:rsidR="00B60509" w:rsidRPr="00032889" w14:paraId="67DA3CA3" w14:textId="77777777" w:rsidTr="008709EE">
        <w:trPr>
          <w:trHeight w:val="702"/>
        </w:trPr>
        <w:tc>
          <w:tcPr>
            <w:tcW w:w="4673" w:type="dxa"/>
            <w:vAlign w:val="center"/>
          </w:tcPr>
          <w:p w14:paraId="7921D40D" w14:textId="77777777" w:rsidR="00B60509" w:rsidRPr="00E2770C" w:rsidRDefault="00B60509" w:rsidP="00B60509">
            <w:pPr>
              <w:pStyle w:val="aff3"/>
              <w:framePr w:wrap="around"/>
              <w:rPr>
                <w:lang w:val="en-US"/>
              </w:rPr>
            </w:pPr>
            <w:proofErr w:type="spellStart"/>
            <w:r w:rsidRPr="00E2770C">
              <w:rPr>
                <w:lang w:val="en-US"/>
              </w:rPr>
              <w:t>SStand_SetGlobalParam</w:t>
            </w:r>
            <w:proofErr w:type="spellEnd"/>
            <w:r w:rsidRPr="00E2770C">
              <w:rPr>
                <w:lang w:val="en-US"/>
              </w:rPr>
              <w:t xml:space="preserve"> (BSTR name, double </w:t>
            </w:r>
            <w:proofErr w:type="spellStart"/>
            <w:r w:rsidRPr="00E2770C">
              <w:rPr>
                <w:lang w:val="en-US"/>
              </w:rPr>
              <w:t>pntNum</w:t>
            </w:r>
            <w:proofErr w:type="spellEnd"/>
            <w:r w:rsidRPr="00E2770C">
              <w:rPr>
                <w:lang w:val="en-US"/>
              </w:rPr>
              <w:t>, double)</w:t>
            </w:r>
          </w:p>
        </w:tc>
        <w:tc>
          <w:tcPr>
            <w:tcW w:w="5103" w:type="dxa"/>
            <w:vMerge/>
            <w:vAlign w:val="center"/>
          </w:tcPr>
          <w:p w14:paraId="21D0F1D5" w14:textId="77777777" w:rsidR="00B60509" w:rsidRPr="00E2770C" w:rsidRDefault="00B60509" w:rsidP="00B60509">
            <w:pPr>
              <w:pStyle w:val="aff3"/>
              <w:framePr w:wrap="around"/>
              <w:rPr>
                <w:lang w:val="en-US"/>
              </w:rPr>
            </w:pPr>
          </w:p>
        </w:tc>
      </w:tr>
    </w:tbl>
    <w:p w14:paraId="614C212F" w14:textId="77777777" w:rsidR="008709EE" w:rsidRPr="00E2770C" w:rsidRDefault="008709EE" w:rsidP="00CF7F83">
      <w:pPr>
        <w:rPr>
          <w:b/>
          <w:lang w:val="en-US"/>
        </w:rPr>
      </w:pPr>
    </w:p>
    <w:p w14:paraId="28D21AAB" w14:textId="5B682004" w:rsidR="00CF7F83" w:rsidRDefault="00CF7F83" w:rsidP="008709EE">
      <w:pPr>
        <w:pStyle w:val="af3"/>
      </w:pPr>
      <w:bookmarkStart w:id="76" w:name="_Toc215230823"/>
      <w:r w:rsidRPr="00010DEE">
        <w:t>4</w:t>
      </w:r>
      <w:r w:rsidRPr="00460CBF">
        <w:t>.</w:t>
      </w:r>
      <w:r>
        <w:t>4</w:t>
      </w:r>
      <w:r w:rsidRPr="00460CBF">
        <w:t xml:space="preserve"> П</w:t>
      </w:r>
      <w:r w:rsidR="007F19D5">
        <w:t>О</w:t>
      </w:r>
      <w:r w:rsidRPr="00460CBF">
        <w:t xml:space="preserve"> </w:t>
      </w:r>
      <w:r w:rsidR="00BF25D8">
        <w:t>«П</w:t>
      </w:r>
      <w:r w:rsidRPr="00D46448">
        <w:t xml:space="preserve">лагин </w:t>
      </w:r>
      <w:r w:rsidR="00BF25D8">
        <w:t>о</w:t>
      </w:r>
      <w:r w:rsidRPr="00D46448">
        <w:t>тчет</w:t>
      </w:r>
      <w:r w:rsidR="00BF25D8">
        <w:t>а</w:t>
      </w:r>
      <w:r w:rsidRPr="00D46448">
        <w:t xml:space="preserve"> о </w:t>
      </w:r>
      <w:r w:rsidRPr="008B7F46">
        <w:t>конфигурации</w:t>
      </w:r>
      <w:r w:rsidRPr="00152955">
        <w:t>»</w:t>
      </w:r>
      <w:bookmarkEnd w:id="76"/>
    </w:p>
    <w:p w14:paraId="34F0A212" w14:textId="32031CDA" w:rsidR="008709EE" w:rsidRDefault="00CF7F83" w:rsidP="00CF7F83">
      <w:r>
        <w:t>4.4.1</w:t>
      </w:r>
      <w:r w:rsidRPr="00940606">
        <w:t xml:space="preserve"> </w:t>
      </w:r>
      <w:r w:rsidR="00BF25D8">
        <w:t>Открытие</w:t>
      </w:r>
      <w:r w:rsidR="00BF25D8" w:rsidRPr="00BF25D8">
        <w:t xml:space="preserve"> окн</w:t>
      </w:r>
      <w:r w:rsidR="00BF25D8">
        <w:t>а ф</w:t>
      </w:r>
      <w:r w:rsidR="00BF25D8" w:rsidRPr="00BF25D8">
        <w:t>ормировани</w:t>
      </w:r>
      <w:r w:rsidR="00BF25D8">
        <w:t>я</w:t>
      </w:r>
      <w:r w:rsidR="00BF25D8" w:rsidRPr="00BF25D8">
        <w:t xml:space="preserve"> отчета по настройке системы </w:t>
      </w:r>
      <w:r w:rsidR="00BF25D8">
        <w:t>выполняется д</w:t>
      </w:r>
      <w:r w:rsidRPr="00146106">
        <w:t xml:space="preserve">войным щелчком мыши по названию плагина или с помощью кнопки </w:t>
      </w:r>
      <w:r w:rsidR="00BF25D8">
        <w:t>«</w:t>
      </w:r>
      <w:r w:rsidRPr="00146106">
        <w:t>Свойства</w:t>
      </w:r>
      <w:r w:rsidR="00BF25D8">
        <w:t>»</w:t>
      </w:r>
      <w:r w:rsidRPr="00146106">
        <w:t xml:space="preserve"> в окне </w:t>
      </w:r>
      <w:r w:rsidR="00BF25D8">
        <w:t>«</w:t>
      </w:r>
      <w:r w:rsidRPr="00146106">
        <w:t>Настройки Рекордера</w:t>
      </w:r>
      <w:r w:rsidR="00BF25D8">
        <w:t xml:space="preserve">», что </w:t>
      </w:r>
      <w:r w:rsidR="008709EE">
        <w:t>показано на рисунке 33.</w:t>
      </w:r>
    </w:p>
    <w:p w14:paraId="1F55E0CC" w14:textId="4B52721D" w:rsidR="00CF7F83" w:rsidRDefault="00CF7F83" w:rsidP="00CF7F83">
      <w:r w:rsidRPr="00146106">
        <w:t>В этом окне отображаются опции, которые используются для формирования отчета.</w:t>
      </w:r>
    </w:p>
    <w:p w14:paraId="3C9DC14F" w14:textId="1064EE9F" w:rsidR="00CF7F83" w:rsidRPr="00940606" w:rsidRDefault="00CF7F83" w:rsidP="00CF7F83">
      <w:r w:rsidRPr="00146106">
        <w:t xml:space="preserve">Чтобы поля </w:t>
      </w:r>
      <w:r w:rsidR="00F1087A">
        <w:t>«</w:t>
      </w:r>
      <w:r w:rsidRPr="00146106">
        <w:t>Заголовок</w:t>
      </w:r>
      <w:r w:rsidR="00F1087A">
        <w:t>»</w:t>
      </w:r>
      <w:r w:rsidRPr="00146106">
        <w:t xml:space="preserve">, </w:t>
      </w:r>
      <w:r w:rsidR="00F1087A">
        <w:t>«</w:t>
      </w:r>
      <w:r w:rsidRPr="00146106">
        <w:t>Имя оператора</w:t>
      </w:r>
      <w:r w:rsidR="00F1087A">
        <w:t>»</w:t>
      </w:r>
      <w:r w:rsidRPr="00146106">
        <w:t xml:space="preserve"> и </w:t>
      </w:r>
      <w:r w:rsidR="00F1087A">
        <w:t>«</w:t>
      </w:r>
      <w:r w:rsidRPr="00146106">
        <w:t>Комментарий к настройке</w:t>
      </w:r>
      <w:r w:rsidR="00F1087A">
        <w:t>»</w:t>
      </w:r>
      <w:r w:rsidRPr="00146106">
        <w:t xml:space="preserve"> были доступны для заполнения и редактирования, необходимо </w:t>
      </w:r>
      <w:r w:rsidR="00FA28E2">
        <w:t>отметить</w:t>
      </w:r>
      <w:r w:rsidR="00F1087A">
        <w:t xml:space="preserve"> опции их активности</w:t>
      </w:r>
      <w:r w:rsidRPr="00146106">
        <w:t>.</w:t>
      </w:r>
    </w:p>
    <w:p w14:paraId="0B0DCD51" w14:textId="4A08048B" w:rsidR="00CF7F83" w:rsidRPr="00940606" w:rsidRDefault="00CF7F83" w:rsidP="008709EE">
      <w:pPr>
        <w:pStyle w:val="affb"/>
      </w:pPr>
      <w:r w:rsidRPr="00146106">
        <w:rPr>
          <w:noProof/>
        </w:rPr>
        <w:lastRenderedPageBreak/>
        <w:drawing>
          <wp:inline distT="0" distB="0" distL="0" distR="0" wp14:anchorId="4F0686CE" wp14:editId="3A8F16C5">
            <wp:extent cx="5743575" cy="4440376"/>
            <wp:effectExtent l="0" t="0" r="0" b="0"/>
            <wp:docPr id="10084519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165" cy="444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5932" w14:textId="6451963F" w:rsidR="00CF7F83" w:rsidRPr="00940606" w:rsidRDefault="00CF7F83" w:rsidP="008709EE">
      <w:pPr>
        <w:pStyle w:val="affb"/>
      </w:pPr>
      <w:r w:rsidRPr="005A1BDD">
        <w:t>Рисунок 3</w:t>
      </w:r>
      <w:r>
        <w:t>3</w:t>
      </w:r>
      <w:r w:rsidRPr="005A1BDD">
        <w:t xml:space="preserve"> - </w:t>
      </w:r>
      <w:r w:rsidRPr="00146106">
        <w:t xml:space="preserve">Окно </w:t>
      </w:r>
      <w:r w:rsidR="008709EE">
        <w:t>ф</w:t>
      </w:r>
      <w:r w:rsidRPr="00146106">
        <w:t>ормирование отчета по настройке системы</w:t>
      </w:r>
    </w:p>
    <w:p w14:paraId="3469DCC7" w14:textId="430ACBFA" w:rsidR="008709EE" w:rsidRDefault="00CF7F83" w:rsidP="00CF7F83">
      <w:r>
        <w:t xml:space="preserve">4.4.2 </w:t>
      </w:r>
      <w:r w:rsidRPr="00146106">
        <w:t>Если в отчете должна быть информация о плагинах, то необходимо отметить соответствующую опцию и выбрать нужные плагины. Для этого</w:t>
      </w:r>
      <w:r w:rsidR="00F1087A">
        <w:t xml:space="preserve"> необходимо кнопкой</w:t>
      </w:r>
      <w:r w:rsidRPr="00146106">
        <w:t xml:space="preserve"> </w:t>
      </w:r>
      <w:r w:rsidR="00F1087A">
        <w:t>«</w:t>
      </w:r>
      <w:r w:rsidRPr="00146106">
        <w:t>Подробнее</w:t>
      </w:r>
      <w:r w:rsidR="00F1087A">
        <w:t>»</w:t>
      </w:r>
      <w:r w:rsidRPr="00146106">
        <w:t xml:space="preserve">, открыть окно </w:t>
      </w:r>
      <w:r w:rsidR="00A81B62">
        <w:t>с н</w:t>
      </w:r>
      <w:r w:rsidRPr="00146106">
        <w:t>астройк</w:t>
      </w:r>
      <w:r w:rsidR="00A81B62">
        <w:t>ой</w:t>
      </w:r>
      <w:r w:rsidRPr="00146106">
        <w:t xml:space="preserve"> перечня плагинов для формирования отчета</w:t>
      </w:r>
      <w:r w:rsidR="00A81B62">
        <w:t xml:space="preserve">, что </w:t>
      </w:r>
      <w:r w:rsidR="008709EE">
        <w:t>показано на рисунке 34.</w:t>
      </w:r>
    </w:p>
    <w:p w14:paraId="758C928D" w14:textId="5281B428" w:rsidR="00CF7F83" w:rsidRPr="00940606" w:rsidRDefault="00CF7F83" w:rsidP="00CF7F83">
      <w:r w:rsidRPr="00146106">
        <w:t xml:space="preserve">В этом окне отображается список доступных плагинов. </w:t>
      </w:r>
      <w:r w:rsidR="00A81B62">
        <w:t>Из них н</w:t>
      </w:r>
      <w:r w:rsidRPr="00146106">
        <w:t>еобходимо отметить необходимые для отчета.</w:t>
      </w:r>
    </w:p>
    <w:p w14:paraId="2CDF1EB0" w14:textId="4113B510" w:rsidR="00CF7F83" w:rsidRPr="00940606" w:rsidRDefault="00CF7F83" w:rsidP="008709EE">
      <w:pPr>
        <w:pStyle w:val="affb"/>
      </w:pPr>
      <w:r w:rsidRPr="00146106">
        <w:rPr>
          <w:noProof/>
        </w:rPr>
        <w:drawing>
          <wp:inline distT="0" distB="0" distL="0" distR="0" wp14:anchorId="486E767C" wp14:editId="6E50453C">
            <wp:extent cx="4788081" cy="1809750"/>
            <wp:effectExtent l="0" t="0" r="0" b="0"/>
            <wp:docPr id="5559526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745" cy="181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1C55" w14:textId="77777777" w:rsidR="00CF7F83" w:rsidRPr="00940606" w:rsidRDefault="00CF7F83" w:rsidP="008709EE">
      <w:pPr>
        <w:pStyle w:val="affb"/>
      </w:pPr>
      <w:r w:rsidRPr="005A1BDD">
        <w:t>Рисунок 3</w:t>
      </w:r>
      <w:r>
        <w:t>4</w:t>
      </w:r>
      <w:r w:rsidRPr="005A1BDD">
        <w:t xml:space="preserve"> - </w:t>
      </w:r>
      <w:r w:rsidRPr="00146106">
        <w:t xml:space="preserve">Окно </w:t>
      </w:r>
      <w:r w:rsidRPr="00502B40">
        <w:t>Настройка перечня плагинов для формирования отчета</w:t>
      </w:r>
    </w:p>
    <w:p w14:paraId="09BD469C" w14:textId="77777777" w:rsidR="00516463" w:rsidRDefault="00516463" w:rsidP="00CF7F83"/>
    <w:p w14:paraId="6EBD59FB" w14:textId="77777777" w:rsidR="00516463" w:rsidRDefault="00516463" w:rsidP="00CF7F83"/>
    <w:p w14:paraId="186EDDC0" w14:textId="3D4A842C" w:rsidR="00516463" w:rsidRDefault="00CF7F83" w:rsidP="00CF7F83">
      <w:r>
        <w:lastRenderedPageBreak/>
        <w:t xml:space="preserve">4.4.3 </w:t>
      </w:r>
      <w:r w:rsidRPr="00502B40">
        <w:t>Отчет может быть сформирован в двух видах</w:t>
      </w:r>
      <w:r w:rsidR="00516463">
        <w:t>.</w:t>
      </w:r>
    </w:p>
    <w:p w14:paraId="20B0ACEB" w14:textId="0F50C9F9" w:rsidR="00CF7F83" w:rsidRPr="00940606" w:rsidRDefault="00CF7F83" w:rsidP="00CF7F83">
      <w:r w:rsidRPr="00502B40">
        <w:t xml:space="preserve">Первый вид </w:t>
      </w:r>
      <w:r w:rsidR="00A81B62">
        <w:t xml:space="preserve">представляет </w:t>
      </w:r>
      <w:r w:rsidRPr="00502B40">
        <w:t>кратк</w:t>
      </w:r>
      <w:r w:rsidR="00A81B62">
        <w:t>ую</w:t>
      </w:r>
      <w:r w:rsidRPr="00502B40">
        <w:t xml:space="preserve"> форм</w:t>
      </w:r>
      <w:r w:rsidR="00A81B62">
        <w:t>у</w:t>
      </w:r>
      <w:r w:rsidRPr="00502B40">
        <w:t xml:space="preserve"> </w:t>
      </w:r>
      <w:r w:rsidR="00A81B62">
        <w:t>с таблицей</w:t>
      </w:r>
      <w:r w:rsidRPr="00502B40">
        <w:t>, колонк</w:t>
      </w:r>
      <w:r w:rsidR="00A81B62">
        <w:t>ами</w:t>
      </w:r>
      <w:r w:rsidRPr="00502B40">
        <w:t xml:space="preserve"> которой являются отмеченные опции на панели Информация по каналам, а строками</w:t>
      </w:r>
      <w:r w:rsidR="00A81B62">
        <w:t xml:space="preserve"> непосредственно </w:t>
      </w:r>
      <w:r w:rsidRPr="00502B40">
        <w:t>каналы.</w:t>
      </w:r>
    </w:p>
    <w:p w14:paraId="6FA99E30" w14:textId="6BFF80DE" w:rsidR="00CF7F83" w:rsidRDefault="00CF7F83" w:rsidP="00CF7F83">
      <w:r w:rsidRPr="00502B40">
        <w:t xml:space="preserve">Другой вид отчета представляет собой последовательное отображение каналов с </w:t>
      </w:r>
      <w:r w:rsidR="00A81B62">
        <w:t xml:space="preserve">их </w:t>
      </w:r>
      <w:r w:rsidRPr="00502B40">
        <w:t xml:space="preserve">полным описанием. </w:t>
      </w:r>
      <w:r w:rsidR="00A81B62">
        <w:t>Выбор</w:t>
      </w:r>
      <w:r w:rsidRPr="00502B40">
        <w:t xml:space="preserve"> вид</w:t>
      </w:r>
      <w:r w:rsidR="00A81B62">
        <w:t>а</w:t>
      </w:r>
      <w:r w:rsidRPr="00502B40">
        <w:t xml:space="preserve"> отчета осуществляется опцией </w:t>
      </w:r>
      <w:r w:rsidR="00A81B62">
        <w:t>«</w:t>
      </w:r>
      <w:r w:rsidRPr="00502B40">
        <w:t>Полная форма</w:t>
      </w:r>
      <w:r w:rsidR="00A81B62">
        <w:t>»</w:t>
      </w:r>
      <w:r w:rsidRPr="00502B40">
        <w:t>.</w:t>
      </w:r>
    </w:p>
    <w:p w14:paraId="5C4D1F44" w14:textId="1BED04F8" w:rsidR="00CF7F83" w:rsidRDefault="00CF7F83" w:rsidP="00CF7F83">
      <w:r w:rsidRPr="003108CE">
        <w:t xml:space="preserve">Если в каналах используют большие ГХ (например, термопары), то таблица ГХ будет помещена в конец отчета, </w:t>
      </w:r>
      <w:r w:rsidR="008709EE">
        <w:t>а</w:t>
      </w:r>
      <w:r w:rsidRPr="003108CE">
        <w:t xml:space="preserve"> в описании канала добавится ссылка.</w:t>
      </w:r>
    </w:p>
    <w:p w14:paraId="6D70BAAB" w14:textId="77777777" w:rsidR="001836C4" w:rsidRDefault="001836C4">
      <w:pPr>
        <w:spacing w:after="200" w:line="276" w:lineRule="auto"/>
        <w:ind w:firstLine="0"/>
        <w:jc w:val="left"/>
        <w:rPr>
          <w:b/>
          <w:bCs/>
          <w:sz w:val="28"/>
          <w:szCs w:val="28"/>
        </w:rPr>
      </w:pPr>
      <w:bookmarkStart w:id="77" w:name="_Toc191655420"/>
      <w:r>
        <w:rPr>
          <w:b/>
          <w:bCs/>
          <w:sz w:val="28"/>
          <w:szCs w:val="28"/>
        </w:rPr>
        <w:br w:type="page"/>
      </w:r>
    </w:p>
    <w:p w14:paraId="745CFDEE" w14:textId="1DE175CB" w:rsidR="00124746" w:rsidRPr="00E02067" w:rsidRDefault="002F01BF" w:rsidP="007F0B39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062C1E">
        <w:rPr>
          <w:b/>
          <w:bCs/>
          <w:sz w:val="28"/>
          <w:szCs w:val="28"/>
        </w:rPr>
        <w:lastRenderedPageBreak/>
        <w:t>Лист регистрации изменений</w:t>
      </w:r>
      <w:bookmarkEnd w:id="77"/>
    </w:p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731"/>
        <w:gridCol w:w="711"/>
        <w:gridCol w:w="806"/>
        <w:gridCol w:w="1131"/>
        <w:gridCol w:w="1204"/>
        <w:gridCol w:w="1424"/>
        <w:gridCol w:w="1701"/>
        <w:gridCol w:w="868"/>
        <w:gridCol w:w="975"/>
      </w:tblGrid>
      <w:tr w:rsidR="00F04AB9" w:rsidRPr="00E2770C" w14:paraId="2EDDF093" w14:textId="77777777" w:rsidTr="00A96457">
        <w:trPr>
          <w:trHeight w:val="558"/>
        </w:trPr>
        <w:tc>
          <w:tcPr>
            <w:tcW w:w="656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bookmarkEnd w:id="11"/>
          <w:bookmarkEnd w:id="12"/>
          <w:bookmarkEnd w:id="13"/>
          <w:bookmarkEnd w:id="14"/>
          <w:bookmarkEnd w:id="15"/>
          <w:p w14:paraId="5B06033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Изм.</w:t>
            </w:r>
          </w:p>
        </w:tc>
        <w:tc>
          <w:tcPr>
            <w:tcW w:w="3379" w:type="dxa"/>
            <w:gridSpan w:val="4"/>
            <w:tcBorders>
              <w:bottom w:val="single" w:sz="4" w:space="0" w:color="auto"/>
            </w:tcBorders>
            <w:vAlign w:val="center"/>
            <w:hideMark/>
          </w:tcPr>
          <w:p w14:paraId="10B77F6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Номера листов (страниц)</w:t>
            </w:r>
          </w:p>
        </w:tc>
        <w:tc>
          <w:tcPr>
            <w:tcW w:w="120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6A9F3B0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Всего листов (страниц) в документе</w:t>
            </w:r>
          </w:p>
        </w:tc>
        <w:tc>
          <w:tcPr>
            <w:tcW w:w="1424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79A8669D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Номер документа</w:t>
            </w:r>
          </w:p>
        </w:tc>
        <w:tc>
          <w:tcPr>
            <w:tcW w:w="1701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4C75848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Входящий номер сопроводительного документа и дата</w:t>
            </w:r>
          </w:p>
        </w:tc>
        <w:tc>
          <w:tcPr>
            <w:tcW w:w="868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536A13AC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Подпись</w:t>
            </w:r>
          </w:p>
        </w:tc>
        <w:tc>
          <w:tcPr>
            <w:tcW w:w="975" w:type="dxa"/>
            <w:vMerge w:val="restart"/>
            <w:tcBorders>
              <w:bottom w:val="double" w:sz="4" w:space="0" w:color="auto"/>
            </w:tcBorders>
            <w:vAlign w:val="center"/>
            <w:hideMark/>
          </w:tcPr>
          <w:p w14:paraId="2781852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Дата</w:t>
            </w:r>
          </w:p>
        </w:tc>
      </w:tr>
      <w:tr w:rsidR="00F04AB9" w:rsidRPr="00E2770C" w14:paraId="0614A498" w14:textId="77777777" w:rsidTr="00A96457">
        <w:trPr>
          <w:trHeight w:val="815"/>
        </w:trPr>
        <w:tc>
          <w:tcPr>
            <w:tcW w:w="656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3631537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tcBorders>
              <w:bottom w:val="double" w:sz="4" w:space="0" w:color="auto"/>
            </w:tcBorders>
            <w:vAlign w:val="center"/>
            <w:hideMark/>
          </w:tcPr>
          <w:p w14:paraId="5B31A257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spellStart"/>
            <w:r w:rsidRPr="00E2770C">
              <w:t>изме-нен-ных</w:t>
            </w:r>
            <w:proofErr w:type="spellEnd"/>
          </w:p>
        </w:tc>
        <w:tc>
          <w:tcPr>
            <w:tcW w:w="711" w:type="dxa"/>
            <w:tcBorders>
              <w:bottom w:val="double" w:sz="4" w:space="0" w:color="auto"/>
            </w:tcBorders>
            <w:vAlign w:val="center"/>
            <w:hideMark/>
          </w:tcPr>
          <w:p w14:paraId="1A2DC8C3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заме-</w:t>
            </w:r>
            <w:proofErr w:type="spellStart"/>
            <w:r w:rsidRPr="00E2770C">
              <w:t>нен</w:t>
            </w:r>
            <w:proofErr w:type="spellEnd"/>
            <w:r w:rsidRPr="00E2770C">
              <w:t>-</w:t>
            </w:r>
            <w:proofErr w:type="spellStart"/>
            <w:r w:rsidRPr="00E2770C">
              <w:t>ных</w:t>
            </w:r>
            <w:proofErr w:type="spellEnd"/>
          </w:p>
        </w:tc>
        <w:tc>
          <w:tcPr>
            <w:tcW w:w="806" w:type="dxa"/>
            <w:tcBorders>
              <w:bottom w:val="double" w:sz="4" w:space="0" w:color="auto"/>
            </w:tcBorders>
            <w:vAlign w:val="center"/>
            <w:hideMark/>
          </w:tcPr>
          <w:p w14:paraId="697B9C8E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r w:rsidRPr="00E2770C">
              <w:t>новых</w:t>
            </w:r>
          </w:p>
        </w:tc>
        <w:tc>
          <w:tcPr>
            <w:tcW w:w="1131" w:type="dxa"/>
            <w:tcBorders>
              <w:bottom w:val="double" w:sz="4" w:space="0" w:color="auto"/>
            </w:tcBorders>
            <w:vAlign w:val="center"/>
            <w:hideMark/>
          </w:tcPr>
          <w:p w14:paraId="4631EADF" w14:textId="77777777" w:rsidR="00F04AB9" w:rsidRPr="00E2770C" w:rsidRDefault="00F04AB9" w:rsidP="00E2770C">
            <w:pPr>
              <w:pStyle w:val="aff3"/>
              <w:framePr w:wrap="around"/>
              <w:jc w:val="center"/>
            </w:pPr>
            <w:proofErr w:type="spellStart"/>
            <w:r w:rsidRPr="00E2770C">
              <w:t>аннули-рованных</w:t>
            </w:r>
            <w:proofErr w:type="spellEnd"/>
          </w:p>
        </w:tc>
        <w:tc>
          <w:tcPr>
            <w:tcW w:w="120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040C4D73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6703DF7C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1AA1866B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41AE7FB4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Merge/>
            <w:tcBorders>
              <w:bottom w:val="double" w:sz="4" w:space="0" w:color="auto"/>
            </w:tcBorders>
            <w:vAlign w:val="center"/>
            <w:hideMark/>
          </w:tcPr>
          <w:p w14:paraId="5E65E525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  <w:tr w:rsidR="00F04AB9" w:rsidRPr="00E2770C" w14:paraId="5DFD1243" w14:textId="77777777" w:rsidTr="00A96457">
        <w:trPr>
          <w:trHeight w:val="495"/>
        </w:trPr>
        <w:tc>
          <w:tcPr>
            <w:tcW w:w="656" w:type="dxa"/>
            <w:tcBorders>
              <w:top w:val="double" w:sz="4" w:space="0" w:color="auto"/>
            </w:tcBorders>
            <w:vAlign w:val="center"/>
            <w:hideMark/>
          </w:tcPr>
          <w:p w14:paraId="60FB2120" w14:textId="06C6EB2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tcBorders>
              <w:top w:val="double" w:sz="4" w:space="0" w:color="auto"/>
            </w:tcBorders>
            <w:vAlign w:val="center"/>
            <w:hideMark/>
          </w:tcPr>
          <w:p w14:paraId="1D32B486" w14:textId="18379E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tcBorders>
              <w:top w:val="double" w:sz="4" w:space="0" w:color="auto"/>
            </w:tcBorders>
            <w:vAlign w:val="center"/>
            <w:hideMark/>
          </w:tcPr>
          <w:p w14:paraId="3D4441BC" w14:textId="28C6312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tcBorders>
              <w:top w:val="double" w:sz="4" w:space="0" w:color="auto"/>
            </w:tcBorders>
            <w:vAlign w:val="center"/>
            <w:hideMark/>
          </w:tcPr>
          <w:p w14:paraId="7E9AA6F4" w14:textId="5657EE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tcBorders>
              <w:top w:val="double" w:sz="4" w:space="0" w:color="auto"/>
            </w:tcBorders>
            <w:vAlign w:val="center"/>
            <w:hideMark/>
          </w:tcPr>
          <w:p w14:paraId="0E03E0CB" w14:textId="066A1A9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tcBorders>
              <w:top w:val="double" w:sz="4" w:space="0" w:color="auto"/>
            </w:tcBorders>
            <w:vAlign w:val="center"/>
            <w:hideMark/>
          </w:tcPr>
          <w:p w14:paraId="45D392DA" w14:textId="2F8BAC2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tcBorders>
              <w:top w:val="double" w:sz="4" w:space="0" w:color="auto"/>
            </w:tcBorders>
            <w:vAlign w:val="center"/>
            <w:hideMark/>
          </w:tcPr>
          <w:p w14:paraId="60B59D7E" w14:textId="1C578FE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  <w:hideMark/>
          </w:tcPr>
          <w:p w14:paraId="3267E4FC" w14:textId="6638A54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tcBorders>
              <w:top w:val="double" w:sz="4" w:space="0" w:color="auto"/>
            </w:tcBorders>
            <w:vAlign w:val="center"/>
            <w:hideMark/>
          </w:tcPr>
          <w:p w14:paraId="56C854D6" w14:textId="2629612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  <w:hideMark/>
          </w:tcPr>
          <w:p w14:paraId="5E6B85E9" w14:textId="1C80A5C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4B52D993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0B26D47" w14:textId="0E658FC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68172DEF" w14:textId="6948904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5C4A0E4D" w14:textId="1FD360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0139011" w14:textId="0B2B4DD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98AABD4" w14:textId="17555A4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7EE9AB7" w14:textId="4074A88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7B228E3" w14:textId="567274B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8D74E19" w14:textId="7FF3C4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DC19C7" w14:textId="45BADC2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74D5DB81" w14:textId="2C9D89B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5B62204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471C407" w14:textId="32B9AD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B7A2266" w14:textId="1843627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786856F" w14:textId="6C257F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7EB9E01E" w14:textId="759ACB3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3BD7D536" w14:textId="4E71EC9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21B4B43" w14:textId="038E5C5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4C233097" w14:textId="07781B6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D0BF63B" w14:textId="25C08DB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EF22C6B" w14:textId="670AA2D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3B9EEFCB" w14:textId="1E16E74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4639AB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E7E16D8" w14:textId="6FB282D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63F3363" w14:textId="2E51CD2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1A32B6A" w14:textId="1338AF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BC5622A" w14:textId="00B0D8C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E53CB3C" w14:textId="1B781A2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1FA89ECE" w14:textId="698F89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2E10ECB" w14:textId="428CA93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F013FF0" w14:textId="29448C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DFEAAE2" w14:textId="45D3DA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DEE91FF" w14:textId="6B78DEA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65A40C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C32FF00" w14:textId="1703D67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5B6D7665" w14:textId="0948371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163E0E7" w14:textId="3275C08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FB7BA16" w14:textId="6A68A3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66AB25E" w14:textId="4B4B0F9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649617E" w14:textId="19A2B33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82DF219" w14:textId="11C1C27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65AD5BF5" w14:textId="514CEF6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6ADACA8" w14:textId="0F89C69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FC57D07" w14:textId="33939BB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4B8E8D3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6F73AD7D" w14:textId="40C8A82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3D39224" w14:textId="6CE875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69A4120" w14:textId="2CFB2C4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6C13E7F" w14:textId="3ADFA4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3E8747C2" w14:textId="30B489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6D8AB1A" w14:textId="19163B0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128E52E" w14:textId="04E3946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8ECDC4B" w14:textId="29C0D58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1CC0721" w14:textId="65CBCED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3B3A6DAE" w14:textId="56CBF10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525730A1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6CD65FB" w14:textId="68EAF7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0CE1B97" w14:textId="1913C50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E051551" w14:textId="267B40B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40FBDBD" w14:textId="616E80C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AEEBDAD" w14:textId="674F13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3EF4A4D" w14:textId="5F99F15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E022525" w14:textId="2FCCBC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357C6A0" w14:textId="5C5CB45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96B94DB" w14:textId="6B7F2FD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F3A8043" w14:textId="095B3A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D2B338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5F1635B" w14:textId="0BEC83E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87D9637" w14:textId="0B8CE0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4F89513" w14:textId="3699E96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1F7BAC42" w14:textId="499CCE3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68C15D9" w14:textId="1FA0091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72F16AD" w14:textId="5989B3E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485B374" w14:textId="12C6E0F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842435B" w14:textId="72B0FA8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11EC836" w14:textId="0A872F7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4F38466" w14:textId="7F347A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9F2027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D642F76" w14:textId="1B49F9D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7D99E8" w14:textId="0002C7B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8864388" w14:textId="05B353D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1D981C3" w14:textId="4BA48C6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053E902" w14:textId="02ABAB5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3E1EE365" w14:textId="0ED96B3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42066239" w14:textId="45F22C4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9F2F7F5" w14:textId="7699FC8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91F1DE9" w14:textId="0C79CB9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9CB5E6B" w14:textId="3784462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CFFE5EB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4566A85" w14:textId="68835D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2416CD9" w14:textId="12B4ED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2F9967A" w14:textId="42076DB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C0E9167" w14:textId="3209AE4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5ECD00C" w14:textId="386F794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8F6159C" w14:textId="278BE44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63A7AC74" w14:textId="3CC0F83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28FD37B" w14:textId="52003FC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2B0DA64" w14:textId="6E9CC78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5B71DD2" w14:textId="0F9EA1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0AAF5FF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024400A" w14:textId="53B47AD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9B9870A" w14:textId="4DD8947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D7E6871" w14:textId="08C492B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579A0C7" w14:textId="783C54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4619B128" w14:textId="3D87BDD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62AE3494" w14:textId="1B8BC09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02404EE" w14:textId="5B6863F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0DDFF46" w14:textId="4ED0691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2F96C79E" w14:textId="2C5BF66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674D22A" w14:textId="5F0810C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07B082F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5013DE2" w14:textId="537964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BAFAE97" w14:textId="730B053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3DC9A621" w14:textId="08D4F8B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7BF72091" w14:textId="6D571CA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2A9600C" w14:textId="41F278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6D6927D" w14:textId="0E17C7B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30BE8EFE" w14:textId="4154A5F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98067FD" w14:textId="676FFE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6E2213D9" w14:textId="4E89F5A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2C605BDA" w14:textId="1DA3155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7B301FC3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99C8C6E" w14:textId="147576A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5C41DDF" w14:textId="7954CCC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6FBAB98B" w14:textId="4541341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96CF8EA" w14:textId="7178B7A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149606BF" w14:textId="3F2AD6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A8D89C7" w14:textId="6961289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2EB8092" w14:textId="4F5F6AE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1FB01C62" w14:textId="1A95A47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23DB00C" w14:textId="79D272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5397A209" w14:textId="198123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62BE22E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03F7CA5" w14:textId="0A2D5A5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E9D82B6" w14:textId="08F0968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BAC3F83" w14:textId="10CB6C5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A0D39B7" w14:textId="67093C3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86BF301" w14:textId="68591E8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05638D1" w14:textId="3DF4A1C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16CE8065" w14:textId="6CEFBB8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B206DB3" w14:textId="43FA925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1D18AE" w14:textId="7ECC30E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5548D54E" w14:textId="7A7DC57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30339C9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C90FE8A" w14:textId="460D70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2181C954" w14:textId="0CA6707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0B156327" w14:textId="68360E0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E897528" w14:textId="7CC4F9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0A605CE5" w14:textId="2B9A52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DD87D1B" w14:textId="5A63B06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65444C53" w14:textId="3D73910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0830EBFD" w14:textId="158E733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57DA0899" w14:textId="14E699A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288BE8E" w14:textId="6DA1C75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03BDFD6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1DCC9296" w14:textId="7268C0A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4C2051AB" w14:textId="37B47A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0EE9EA69" w14:textId="21D3F46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ED27717" w14:textId="5B52EE6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B2F88FF" w14:textId="1791A67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9A757BB" w14:textId="49ACC98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3DD8A83" w14:textId="04BCEC4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65177471" w14:textId="5EC159A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4FDAFD60" w14:textId="3A98364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1F371C0D" w14:textId="7C68066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6132F4D5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3406E8AA" w14:textId="3DC9B25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8188605" w14:textId="7DCBC49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FDA3380" w14:textId="0D41C0E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0F68C7D" w14:textId="2E92351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D789330" w14:textId="3A0A63C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45B39B56" w14:textId="3BA3AA2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165B18AC" w14:textId="10C29B1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FCE3D93" w14:textId="14C498C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661D07FE" w14:textId="5526A2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2C88214" w14:textId="464714A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8F2495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7AE778BA" w14:textId="2FEF4D1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D0F7740" w14:textId="0A6D34B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755E9981" w14:textId="1A8BFD4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933E01A" w14:textId="0780CB3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6291132" w14:textId="72FFB8F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0859D81" w14:textId="5767D55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30F83EBF" w14:textId="45703CF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E8BF9E8" w14:textId="7DDF28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AFF0EED" w14:textId="750F175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5EC652D" w14:textId="5EFE4DA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2E7619ED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1F447DA" w14:textId="5CF4CCD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3754758" w14:textId="366231A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353EC9F2" w14:textId="7018020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44D60DA0" w14:textId="6412940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2D57C41" w14:textId="37C556C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330CAE3E" w14:textId="289E539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8855831" w14:textId="5CFA0FD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E951734" w14:textId="003E7D3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38A82A11" w14:textId="7856F6E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2662918A" w14:textId="3B4AFE2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7AEF27BA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03CD54D2" w14:textId="4704ADD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773BA6D8" w14:textId="198D76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467CB344" w14:textId="630540B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38F608DA" w14:textId="5B8F7AE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1BE622B" w14:textId="2A6AB70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0FC8F6B2" w14:textId="5AFC497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BACD3CC" w14:textId="1B9BC78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2045F761" w14:textId="424269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372FF58B" w14:textId="08DDC1D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45EB9CE7" w14:textId="3E61DEF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9CFD2D7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43D3F44B" w14:textId="4BB4B59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354FC67A" w14:textId="6EA6B98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507DF901" w14:textId="0D28EDFA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0BC68E88" w14:textId="763E599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5B56B1D9" w14:textId="510125BE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27F1C5BF" w14:textId="3411C2F7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013C0A28" w14:textId="2871488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75E44DE" w14:textId="1CF787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7684FC85" w14:textId="5F1DF47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66D87A11" w14:textId="1B3908B3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249AF84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54D854D3" w14:textId="760F71B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0A3B10E0" w14:textId="498AB6F9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17031C45" w14:textId="699A5688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6D605410" w14:textId="60F684B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2385D137" w14:textId="6C4E03C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5FB7F7EE" w14:textId="07F38B9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2FAF5435" w14:textId="253FC101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743E3A8F" w14:textId="19DC1B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25980D4" w14:textId="2C1148C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EB008AE" w14:textId="2E228770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E2770C" w:rsidRPr="00E2770C" w14:paraId="767F2103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03D92A2B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</w:tcPr>
          <w:p w14:paraId="3D3376AF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</w:tcPr>
          <w:p w14:paraId="7A5CE0DA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</w:tcPr>
          <w:p w14:paraId="582AFDC2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</w:tcPr>
          <w:p w14:paraId="0455F158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</w:tcPr>
          <w:p w14:paraId="701865BA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</w:tcPr>
          <w:p w14:paraId="73038994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</w:tcPr>
          <w:p w14:paraId="69C1DA17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</w:tcPr>
          <w:p w14:paraId="4CD890C7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</w:tcPr>
          <w:p w14:paraId="2B36F5C4" w14:textId="77777777" w:rsidR="00E2770C" w:rsidRPr="00E2770C" w:rsidRDefault="00E2770C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15126148" w14:textId="77777777" w:rsidTr="00A96457">
        <w:trPr>
          <w:trHeight w:val="495"/>
        </w:trPr>
        <w:tc>
          <w:tcPr>
            <w:tcW w:w="656" w:type="dxa"/>
            <w:vAlign w:val="center"/>
            <w:hideMark/>
          </w:tcPr>
          <w:p w14:paraId="2FDF0630" w14:textId="7DB2988B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31" w:type="dxa"/>
            <w:vAlign w:val="center"/>
            <w:hideMark/>
          </w:tcPr>
          <w:p w14:paraId="19FD31DC" w14:textId="479309ED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711" w:type="dxa"/>
            <w:vAlign w:val="center"/>
            <w:hideMark/>
          </w:tcPr>
          <w:p w14:paraId="216E9745" w14:textId="6EF0A5A2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06" w:type="dxa"/>
            <w:vAlign w:val="center"/>
            <w:hideMark/>
          </w:tcPr>
          <w:p w14:paraId="2AADFD72" w14:textId="210F1E3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131" w:type="dxa"/>
            <w:vAlign w:val="center"/>
            <w:hideMark/>
          </w:tcPr>
          <w:p w14:paraId="6FE0CDE9" w14:textId="5C068F86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204" w:type="dxa"/>
            <w:vAlign w:val="center"/>
            <w:hideMark/>
          </w:tcPr>
          <w:p w14:paraId="1E485922" w14:textId="02BCF155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424" w:type="dxa"/>
            <w:vAlign w:val="center"/>
            <w:hideMark/>
          </w:tcPr>
          <w:p w14:paraId="58903FFF" w14:textId="258301B4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1701" w:type="dxa"/>
            <w:vAlign w:val="center"/>
            <w:hideMark/>
          </w:tcPr>
          <w:p w14:paraId="30F400E4" w14:textId="2DE5163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868" w:type="dxa"/>
            <w:vAlign w:val="center"/>
            <w:hideMark/>
          </w:tcPr>
          <w:p w14:paraId="1BD2E9D8" w14:textId="4892BCFC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  <w:tc>
          <w:tcPr>
            <w:tcW w:w="975" w:type="dxa"/>
            <w:vAlign w:val="center"/>
            <w:hideMark/>
          </w:tcPr>
          <w:p w14:paraId="0561D418" w14:textId="4068EA6F" w:rsidR="00F04AB9" w:rsidRPr="00E2770C" w:rsidRDefault="00F04AB9" w:rsidP="00E2770C">
            <w:pPr>
              <w:pStyle w:val="aff3"/>
              <w:framePr w:wrap="around"/>
              <w:jc w:val="center"/>
            </w:pPr>
          </w:p>
        </w:tc>
      </w:tr>
      <w:tr w:rsidR="00F04AB9" w:rsidRPr="00E2770C" w14:paraId="362DAEF3" w14:textId="77777777" w:rsidTr="00A96457">
        <w:trPr>
          <w:trHeight w:val="495"/>
        </w:trPr>
        <w:tc>
          <w:tcPr>
            <w:tcW w:w="656" w:type="dxa"/>
            <w:vAlign w:val="center"/>
          </w:tcPr>
          <w:p w14:paraId="418FD08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31" w:type="dxa"/>
            <w:vAlign w:val="center"/>
          </w:tcPr>
          <w:p w14:paraId="45402396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711" w:type="dxa"/>
            <w:vAlign w:val="center"/>
          </w:tcPr>
          <w:p w14:paraId="48A2091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06" w:type="dxa"/>
            <w:vAlign w:val="center"/>
          </w:tcPr>
          <w:p w14:paraId="0B43516F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131" w:type="dxa"/>
            <w:vAlign w:val="center"/>
          </w:tcPr>
          <w:p w14:paraId="3097CAE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204" w:type="dxa"/>
            <w:vAlign w:val="center"/>
          </w:tcPr>
          <w:p w14:paraId="4A4F762D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424" w:type="dxa"/>
            <w:vAlign w:val="center"/>
          </w:tcPr>
          <w:p w14:paraId="65758505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1701" w:type="dxa"/>
            <w:vAlign w:val="center"/>
          </w:tcPr>
          <w:p w14:paraId="687D0780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868" w:type="dxa"/>
            <w:vAlign w:val="center"/>
          </w:tcPr>
          <w:p w14:paraId="1F95AEEA" w14:textId="77777777" w:rsidR="00F04AB9" w:rsidRPr="00E2770C" w:rsidRDefault="00F04AB9" w:rsidP="00E2770C">
            <w:pPr>
              <w:pStyle w:val="aff3"/>
              <w:framePr w:wrap="around"/>
            </w:pPr>
          </w:p>
        </w:tc>
        <w:tc>
          <w:tcPr>
            <w:tcW w:w="975" w:type="dxa"/>
            <w:vAlign w:val="center"/>
          </w:tcPr>
          <w:p w14:paraId="4C6412AF" w14:textId="77777777" w:rsidR="00F04AB9" w:rsidRPr="00E2770C" w:rsidRDefault="00F04AB9" w:rsidP="00E2770C">
            <w:pPr>
              <w:pStyle w:val="aff3"/>
              <w:framePr w:wrap="around"/>
            </w:pPr>
          </w:p>
        </w:tc>
      </w:tr>
    </w:tbl>
    <w:p w14:paraId="0E374E04" w14:textId="5E50D903" w:rsidR="002F01BF" w:rsidRPr="002F01BF" w:rsidRDefault="002F01BF" w:rsidP="00391ED9"/>
    <w:sectPr w:rsidR="002F01BF" w:rsidRPr="002F01BF" w:rsidSect="005A443F">
      <w:headerReference w:type="default" r:id="rId69"/>
      <w:footerReference w:type="default" r:id="rId70"/>
      <w:pgSz w:w="11906" w:h="16838"/>
      <w:pgMar w:top="851" w:right="707" w:bottom="284" w:left="16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C5871" w14:textId="77777777" w:rsidR="005063D8" w:rsidRDefault="005063D8" w:rsidP="009A6156">
      <w:r>
        <w:separator/>
      </w:r>
    </w:p>
  </w:endnote>
  <w:endnote w:type="continuationSeparator" w:id="0">
    <w:p w14:paraId="70B9EE29" w14:textId="77777777" w:rsidR="005063D8" w:rsidRDefault="005063D8" w:rsidP="009A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altName w:val="Times New Roman"/>
    <w:charset w:val="00"/>
    <w:family w:val="auto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G Times (WR)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0"/>
      <w:tblW w:w="10346" w:type="dxa"/>
      <w:tblInd w:w="-45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445"/>
      <w:gridCol w:w="1470"/>
      <w:gridCol w:w="2039"/>
      <w:gridCol w:w="1580"/>
      <w:gridCol w:w="1447"/>
      <w:gridCol w:w="2729"/>
      <w:gridCol w:w="473"/>
      <w:gridCol w:w="473"/>
      <w:gridCol w:w="474"/>
      <w:gridCol w:w="1470"/>
      <w:gridCol w:w="1723"/>
    </w:tblGrid>
    <w:tr w:rsidR="00557C6E" w:rsidRPr="004F18CD" w14:paraId="4F69C384" w14:textId="77777777" w:rsidTr="00557C6E">
      <w:trPr>
        <w:trHeight w:val="283"/>
      </w:trPr>
      <w:tc>
        <w:tcPr>
          <w:tcW w:w="508" w:type="dxa"/>
          <w:vAlign w:val="center"/>
        </w:tcPr>
        <w:p w14:paraId="796A7BAA" w14:textId="77777777" w:rsidR="00557C6E" w:rsidRPr="004F18CD" w:rsidRDefault="00557C6E" w:rsidP="009A6156"/>
      </w:tc>
      <w:tc>
        <w:tcPr>
          <w:tcW w:w="570" w:type="dxa"/>
          <w:vAlign w:val="center"/>
        </w:tcPr>
        <w:p w14:paraId="05171B07" w14:textId="77777777" w:rsidR="00557C6E" w:rsidRPr="004F18CD" w:rsidRDefault="00557C6E" w:rsidP="009A6156"/>
      </w:tc>
      <w:tc>
        <w:tcPr>
          <w:tcW w:w="1287" w:type="dxa"/>
          <w:vAlign w:val="center"/>
        </w:tcPr>
        <w:p w14:paraId="62748F2B" w14:textId="77777777" w:rsidR="00557C6E" w:rsidRPr="004F18CD" w:rsidRDefault="00557C6E" w:rsidP="009A6156"/>
      </w:tc>
      <w:tc>
        <w:tcPr>
          <w:tcW w:w="843" w:type="dxa"/>
          <w:vAlign w:val="center"/>
        </w:tcPr>
        <w:p w14:paraId="2CA5443B" w14:textId="77777777" w:rsidR="00557C6E" w:rsidRPr="004F18CD" w:rsidRDefault="00557C6E" w:rsidP="009A6156"/>
      </w:tc>
      <w:tc>
        <w:tcPr>
          <w:tcW w:w="597" w:type="dxa"/>
          <w:vAlign w:val="center"/>
        </w:tcPr>
        <w:p w14:paraId="5B375C94" w14:textId="77777777" w:rsidR="00557C6E" w:rsidRPr="004F18CD" w:rsidRDefault="00557C6E" w:rsidP="009A6156"/>
      </w:tc>
      <w:tc>
        <w:tcPr>
          <w:tcW w:w="6541" w:type="dxa"/>
          <w:gridSpan w:val="6"/>
          <w:vMerge w:val="restart"/>
          <w:vAlign w:val="center"/>
        </w:tcPr>
        <w:p w14:paraId="75E78F1A" w14:textId="6FF09A10" w:rsidR="00557C6E" w:rsidRPr="004F18CD" w:rsidRDefault="00557C6E" w:rsidP="009A6156">
          <w:bookmarkStart w:id="4" w:name="_Hlk171002927"/>
          <w:r w:rsidRPr="004F18CD">
            <w:t>БЛИЖ.401270.001.018</w:t>
          </w:r>
          <w:bookmarkEnd w:id="4"/>
          <w:r>
            <w:t>ФО</w:t>
          </w:r>
        </w:p>
      </w:tc>
    </w:tr>
    <w:tr w:rsidR="00557C6E" w:rsidRPr="004F18CD" w14:paraId="3C4A70DD" w14:textId="77777777" w:rsidTr="00557C6E">
      <w:trPr>
        <w:trHeight w:val="283"/>
      </w:trPr>
      <w:tc>
        <w:tcPr>
          <w:tcW w:w="508" w:type="dxa"/>
          <w:vAlign w:val="center"/>
        </w:tcPr>
        <w:p w14:paraId="277E8E86" w14:textId="77777777" w:rsidR="00557C6E" w:rsidRPr="004F18CD" w:rsidRDefault="00557C6E" w:rsidP="009A6156"/>
      </w:tc>
      <w:tc>
        <w:tcPr>
          <w:tcW w:w="570" w:type="dxa"/>
          <w:vAlign w:val="center"/>
        </w:tcPr>
        <w:p w14:paraId="3D2E6FEA" w14:textId="77777777" w:rsidR="00557C6E" w:rsidRPr="004F18CD" w:rsidRDefault="00557C6E" w:rsidP="009A6156"/>
      </w:tc>
      <w:tc>
        <w:tcPr>
          <w:tcW w:w="1287" w:type="dxa"/>
          <w:vAlign w:val="center"/>
        </w:tcPr>
        <w:p w14:paraId="3988378E" w14:textId="77777777" w:rsidR="00557C6E" w:rsidRPr="004F18CD" w:rsidRDefault="00557C6E" w:rsidP="009A6156"/>
      </w:tc>
      <w:tc>
        <w:tcPr>
          <w:tcW w:w="843" w:type="dxa"/>
          <w:vAlign w:val="center"/>
        </w:tcPr>
        <w:p w14:paraId="39C80A5E" w14:textId="77777777" w:rsidR="00557C6E" w:rsidRPr="004F18CD" w:rsidRDefault="00557C6E" w:rsidP="009A6156"/>
      </w:tc>
      <w:tc>
        <w:tcPr>
          <w:tcW w:w="597" w:type="dxa"/>
          <w:vAlign w:val="center"/>
        </w:tcPr>
        <w:p w14:paraId="4A429270" w14:textId="77777777" w:rsidR="00557C6E" w:rsidRPr="004F18CD" w:rsidRDefault="00557C6E" w:rsidP="009A6156"/>
      </w:tc>
      <w:tc>
        <w:tcPr>
          <w:tcW w:w="6541" w:type="dxa"/>
          <w:gridSpan w:val="6"/>
          <w:vMerge/>
        </w:tcPr>
        <w:p w14:paraId="76F8A7CE" w14:textId="77777777" w:rsidR="00557C6E" w:rsidRPr="004F18CD" w:rsidRDefault="00557C6E" w:rsidP="009A6156"/>
      </w:tc>
    </w:tr>
    <w:tr w:rsidR="00557C6E" w:rsidRPr="004F18CD" w14:paraId="62286037" w14:textId="77777777" w:rsidTr="00557C6E">
      <w:trPr>
        <w:trHeight w:val="283"/>
      </w:trPr>
      <w:tc>
        <w:tcPr>
          <w:tcW w:w="508" w:type="dxa"/>
          <w:vAlign w:val="center"/>
        </w:tcPr>
        <w:p w14:paraId="0ED89ED6" w14:textId="77777777" w:rsidR="00557C6E" w:rsidRPr="004F18CD" w:rsidRDefault="00557C6E" w:rsidP="009A6156">
          <w:r w:rsidRPr="004F18CD">
            <w:t>Изм.</w:t>
          </w:r>
        </w:p>
      </w:tc>
      <w:tc>
        <w:tcPr>
          <w:tcW w:w="570" w:type="dxa"/>
          <w:vAlign w:val="center"/>
        </w:tcPr>
        <w:p w14:paraId="27523556" w14:textId="77777777" w:rsidR="00557C6E" w:rsidRPr="004F18CD" w:rsidRDefault="00557C6E" w:rsidP="009A6156">
          <w:r w:rsidRPr="004F18CD">
            <w:t>Лист</w:t>
          </w:r>
        </w:p>
      </w:tc>
      <w:tc>
        <w:tcPr>
          <w:tcW w:w="1287" w:type="dxa"/>
          <w:vAlign w:val="center"/>
        </w:tcPr>
        <w:p w14:paraId="17D4E38F" w14:textId="77777777" w:rsidR="00557C6E" w:rsidRPr="004F18CD" w:rsidRDefault="00557C6E" w:rsidP="009A6156">
          <w:r w:rsidRPr="004F18CD">
            <w:t>№ докум.</w:t>
          </w:r>
        </w:p>
      </w:tc>
      <w:tc>
        <w:tcPr>
          <w:tcW w:w="843" w:type="dxa"/>
          <w:vAlign w:val="center"/>
        </w:tcPr>
        <w:p w14:paraId="5D2AAB15" w14:textId="77777777" w:rsidR="00557C6E" w:rsidRPr="004F18CD" w:rsidRDefault="00557C6E" w:rsidP="009A6156">
          <w:r w:rsidRPr="004F18CD">
            <w:t>Подп.</w:t>
          </w:r>
        </w:p>
      </w:tc>
      <w:tc>
        <w:tcPr>
          <w:tcW w:w="597" w:type="dxa"/>
          <w:vAlign w:val="center"/>
        </w:tcPr>
        <w:p w14:paraId="48F21F11" w14:textId="77777777" w:rsidR="00557C6E" w:rsidRPr="004F18CD" w:rsidRDefault="00557C6E" w:rsidP="009A6156">
          <w:r w:rsidRPr="004F18CD">
            <w:t>Дата</w:t>
          </w:r>
        </w:p>
      </w:tc>
      <w:tc>
        <w:tcPr>
          <w:tcW w:w="6541" w:type="dxa"/>
          <w:gridSpan w:val="6"/>
          <w:vMerge/>
        </w:tcPr>
        <w:p w14:paraId="0B9EB23C" w14:textId="77777777" w:rsidR="00557C6E" w:rsidRPr="004F18CD" w:rsidRDefault="00557C6E" w:rsidP="009A6156"/>
      </w:tc>
    </w:tr>
    <w:tr w:rsidR="00557C6E" w:rsidRPr="004F18CD" w14:paraId="7AC5EDCF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42001591" w14:textId="77777777" w:rsidR="00557C6E" w:rsidRPr="004F18CD" w:rsidRDefault="00557C6E" w:rsidP="009A6156">
          <w:proofErr w:type="spellStart"/>
          <w:r w:rsidRPr="004F18CD">
            <w:t>Разраб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1848319F" w14:textId="77777777" w:rsidR="00557C6E" w:rsidRPr="004F18CD" w:rsidRDefault="00557C6E" w:rsidP="009A6156">
          <w:r w:rsidRPr="004F18CD">
            <w:t>Гончаров.</w:t>
          </w:r>
        </w:p>
      </w:tc>
      <w:tc>
        <w:tcPr>
          <w:tcW w:w="843" w:type="dxa"/>
          <w:vAlign w:val="center"/>
        </w:tcPr>
        <w:p w14:paraId="24A4615A" w14:textId="77777777" w:rsidR="00557C6E" w:rsidRPr="004F18CD" w:rsidRDefault="00557C6E" w:rsidP="009A6156"/>
      </w:tc>
      <w:tc>
        <w:tcPr>
          <w:tcW w:w="597" w:type="dxa"/>
          <w:vAlign w:val="center"/>
        </w:tcPr>
        <w:p w14:paraId="51378333" w14:textId="77777777" w:rsidR="00557C6E" w:rsidRPr="004F18CD" w:rsidRDefault="00557C6E" w:rsidP="009A6156"/>
      </w:tc>
      <w:tc>
        <w:tcPr>
          <w:tcW w:w="3734" w:type="dxa"/>
          <w:vMerge w:val="restart"/>
          <w:vAlign w:val="center"/>
        </w:tcPr>
        <w:p w14:paraId="59B11CA2" w14:textId="77777777" w:rsidR="00557C6E" w:rsidRPr="004F18CD" w:rsidRDefault="00557C6E" w:rsidP="009A6156">
          <w:r w:rsidRPr="004F18CD">
            <w:t>Приемная станция</w:t>
          </w:r>
        </w:p>
        <w:p w14:paraId="7AA45C46" w14:textId="77777777" w:rsidR="00557C6E" w:rsidRPr="004F18CD" w:rsidRDefault="00557C6E" w:rsidP="009A6156">
          <w:r w:rsidRPr="004F18CD">
            <w:t>информационно телеметрических данных с антенной системой.</w:t>
          </w:r>
        </w:p>
        <w:p w14:paraId="0E74D914" w14:textId="2B0A6E50" w:rsidR="00557C6E" w:rsidRPr="004F18CD" w:rsidRDefault="00557C6E" w:rsidP="009A6156">
          <w:r w:rsidRPr="004F18CD">
            <w:t xml:space="preserve">Программа обеспечения </w:t>
          </w:r>
          <w:r>
            <w:t xml:space="preserve">надежности </w:t>
          </w:r>
        </w:p>
      </w:tc>
      <w:tc>
        <w:tcPr>
          <w:tcW w:w="844" w:type="dxa"/>
          <w:gridSpan w:val="3"/>
          <w:vAlign w:val="center"/>
        </w:tcPr>
        <w:p w14:paraId="33B87A41" w14:textId="77777777" w:rsidR="00557C6E" w:rsidRPr="004F18CD" w:rsidRDefault="00557C6E" w:rsidP="009A6156">
          <w:r w:rsidRPr="004F18CD">
            <w:t>Лит.</w:t>
          </w:r>
        </w:p>
      </w:tc>
      <w:tc>
        <w:tcPr>
          <w:tcW w:w="844" w:type="dxa"/>
          <w:vAlign w:val="center"/>
        </w:tcPr>
        <w:p w14:paraId="4736ECF9" w14:textId="77777777" w:rsidR="00557C6E" w:rsidRPr="004F18CD" w:rsidRDefault="00557C6E" w:rsidP="009A6156">
          <w:r w:rsidRPr="004F18CD">
            <w:t>Лист</w:t>
          </w:r>
        </w:p>
      </w:tc>
      <w:tc>
        <w:tcPr>
          <w:tcW w:w="1119" w:type="dxa"/>
          <w:vAlign w:val="center"/>
        </w:tcPr>
        <w:p w14:paraId="212DF2BD" w14:textId="77777777" w:rsidR="00557C6E" w:rsidRPr="004F18CD" w:rsidRDefault="00557C6E" w:rsidP="009A6156">
          <w:r w:rsidRPr="004F18CD">
            <w:t>Листов</w:t>
          </w:r>
        </w:p>
      </w:tc>
    </w:tr>
    <w:tr w:rsidR="00557C6E" w:rsidRPr="004F18CD" w14:paraId="5F44250C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16412466" w14:textId="77777777" w:rsidR="00557C6E" w:rsidRPr="004F18CD" w:rsidRDefault="00557C6E" w:rsidP="009A6156">
          <w:proofErr w:type="spellStart"/>
          <w:r w:rsidRPr="004F18CD">
            <w:t>Провер</w:t>
          </w:r>
          <w:proofErr w:type="spellEnd"/>
          <w:r w:rsidRPr="004F18CD">
            <w:t>.</w:t>
          </w:r>
        </w:p>
      </w:tc>
      <w:tc>
        <w:tcPr>
          <w:tcW w:w="1287" w:type="dxa"/>
          <w:vAlign w:val="center"/>
        </w:tcPr>
        <w:p w14:paraId="5C1E1CD1" w14:textId="77777777" w:rsidR="00557C6E" w:rsidRPr="004F18CD" w:rsidRDefault="00557C6E" w:rsidP="009A6156">
          <w:pPr>
            <w:rPr>
              <w:spacing w:val="-24"/>
            </w:rPr>
          </w:pPr>
          <w:r w:rsidRPr="004F18CD">
            <w:t>Филатов</w:t>
          </w:r>
        </w:p>
      </w:tc>
      <w:tc>
        <w:tcPr>
          <w:tcW w:w="843" w:type="dxa"/>
          <w:vAlign w:val="center"/>
        </w:tcPr>
        <w:p w14:paraId="0A446DDF" w14:textId="77777777" w:rsidR="00557C6E" w:rsidRPr="004F18CD" w:rsidRDefault="00557C6E" w:rsidP="009A6156"/>
      </w:tc>
      <w:tc>
        <w:tcPr>
          <w:tcW w:w="597" w:type="dxa"/>
          <w:vAlign w:val="center"/>
        </w:tcPr>
        <w:p w14:paraId="7E37C5B8" w14:textId="77777777" w:rsidR="00557C6E" w:rsidRPr="004F18CD" w:rsidRDefault="00557C6E" w:rsidP="009A6156"/>
      </w:tc>
      <w:tc>
        <w:tcPr>
          <w:tcW w:w="3734" w:type="dxa"/>
          <w:vMerge/>
        </w:tcPr>
        <w:p w14:paraId="3CA92F83" w14:textId="77777777" w:rsidR="00557C6E" w:rsidRPr="004F18CD" w:rsidRDefault="00557C6E" w:rsidP="009A6156"/>
      </w:tc>
      <w:tc>
        <w:tcPr>
          <w:tcW w:w="281" w:type="dxa"/>
          <w:vAlign w:val="center"/>
        </w:tcPr>
        <w:p w14:paraId="41907E3F" w14:textId="77777777" w:rsidR="00557C6E" w:rsidRPr="004F18CD" w:rsidRDefault="00557C6E" w:rsidP="009A6156"/>
      </w:tc>
      <w:tc>
        <w:tcPr>
          <w:tcW w:w="281" w:type="dxa"/>
          <w:vAlign w:val="center"/>
        </w:tcPr>
        <w:p w14:paraId="5F47FF91" w14:textId="77777777" w:rsidR="00557C6E" w:rsidRPr="004F18CD" w:rsidRDefault="00557C6E" w:rsidP="009A6156"/>
      </w:tc>
      <w:tc>
        <w:tcPr>
          <w:tcW w:w="282" w:type="dxa"/>
          <w:vAlign w:val="center"/>
        </w:tcPr>
        <w:p w14:paraId="68243EDB" w14:textId="77777777" w:rsidR="00557C6E" w:rsidRPr="004F18CD" w:rsidRDefault="00557C6E" w:rsidP="009A6156"/>
      </w:tc>
      <w:tc>
        <w:tcPr>
          <w:tcW w:w="844" w:type="dxa"/>
          <w:vAlign w:val="center"/>
        </w:tcPr>
        <w:p w14:paraId="518C47F3" w14:textId="77777777" w:rsidR="00557C6E" w:rsidRPr="004F18CD" w:rsidRDefault="00557C6E" w:rsidP="009A6156">
          <w:r w:rsidRPr="004F18CD">
            <w:t>2</w:t>
          </w:r>
        </w:p>
      </w:tc>
      <w:tc>
        <w:tcPr>
          <w:tcW w:w="1119" w:type="dxa"/>
          <w:vAlign w:val="center"/>
        </w:tcPr>
        <w:p w14:paraId="0DB120CE" w14:textId="77777777" w:rsidR="00557C6E" w:rsidRPr="004F18CD" w:rsidRDefault="00557C6E" w:rsidP="009A6156">
          <w:r w:rsidRPr="004F18CD">
            <w:t>2</w:t>
          </w:r>
          <w:r>
            <w:t>2</w:t>
          </w:r>
        </w:p>
      </w:tc>
    </w:tr>
    <w:tr w:rsidR="00557C6E" w:rsidRPr="004F18CD" w14:paraId="48386E94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544E2FA0" w14:textId="77777777" w:rsidR="00557C6E" w:rsidRPr="004F18CD" w:rsidRDefault="00557C6E" w:rsidP="009A6156">
          <w:r w:rsidRPr="004F18CD">
            <w:t>Т. контр.</w:t>
          </w:r>
        </w:p>
      </w:tc>
      <w:tc>
        <w:tcPr>
          <w:tcW w:w="1287" w:type="dxa"/>
          <w:vAlign w:val="center"/>
        </w:tcPr>
        <w:p w14:paraId="5685E70A" w14:textId="77777777" w:rsidR="00557C6E" w:rsidRPr="004F18CD" w:rsidRDefault="00557C6E" w:rsidP="009A6156">
          <w:r w:rsidRPr="004F18CD">
            <w:t>Андрейко</w:t>
          </w:r>
        </w:p>
      </w:tc>
      <w:tc>
        <w:tcPr>
          <w:tcW w:w="843" w:type="dxa"/>
          <w:vAlign w:val="center"/>
        </w:tcPr>
        <w:p w14:paraId="69FD4345" w14:textId="77777777" w:rsidR="00557C6E" w:rsidRPr="004F18CD" w:rsidRDefault="00557C6E" w:rsidP="009A6156"/>
      </w:tc>
      <w:tc>
        <w:tcPr>
          <w:tcW w:w="597" w:type="dxa"/>
          <w:vAlign w:val="center"/>
        </w:tcPr>
        <w:p w14:paraId="340AA9B3" w14:textId="77777777" w:rsidR="00557C6E" w:rsidRPr="004F18CD" w:rsidRDefault="00557C6E" w:rsidP="009A6156"/>
      </w:tc>
      <w:tc>
        <w:tcPr>
          <w:tcW w:w="3734" w:type="dxa"/>
          <w:vMerge/>
        </w:tcPr>
        <w:p w14:paraId="181D06A1" w14:textId="77777777" w:rsidR="00557C6E" w:rsidRPr="004F18CD" w:rsidRDefault="00557C6E" w:rsidP="009A6156"/>
      </w:tc>
      <w:tc>
        <w:tcPr>
          <w:tcW w:w="2807" w:type="dxa"/>
          <w:gridSpan w:val="5"/>
          <w:vMerge w:val="restart"/>
          <w:vAlign w:val="center"/>
        </w:tcPr>
        <w:p w14:paraId="2C9416B8" w14:textId="77777777" w:rsidR="00557C6E" w:rsidRPr="004F18CD" w:rsidRDefault="00557C6E" w:rsidP="009A6156">
          <w:r w:rsidRPr="004F18CD">
            <w:t>АО «НПЦ «МЕРА»</w:t>
          </w:r>
        </w:p>
      </w:tc>
    </w:tr>
    <w:tr w:rsidR="00557C6E" w:rsidRPr="004F18CD" w14:paraId="4D2C0EC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37F70686" w14:textId="77777777" w:rsidR="00557C6E" w:rsidRPr="004F18CD" w:rsidRDefault="00557C6E" w:rsidP="009A6156">
          <w:r w:rsidRPr="004F18CD">
            <w:t>Н. контр.</w:t>
          </w:r>
        </w:p>
      </w:tc>
      <w:tc>
        <w:tcPr>
          <w:tcW w:w="1287" w:type="dxa"/>
          <w:vAlign w:val="center"/>
        </w:tcPr>
        <w:p w14:paraId="1AC20598" w14:textId="77777777" w:rsidR="00557C6E" w:rsidRPr="004F18CD" w:rsidRDefault="00557C6E" w:rsidP="009A6156">
          <w:r>
            <w:t>Барсуков</w:t>
          </w:r>
        </w:p>
      </w:tc>
      <w:tc>
        <w:tcPr>
          <w:tcW w:w="843" w:type="dxa"/>
          <w:vAlign w:val="center"/>
        </w:tcPr>
        <w:p w14:paraId="205D5390" w14:textId="77777777" w:rsidR="00557C6E" w:rsidRPr="004F18CD" w:rsidRDefault="00557C6E" w:rsidP="009A6156"/>
      </w:tc>
      <w:tc>
        <w:tcPr>
          <w:tcW w:w="597" w:type="dxa"/>
          <w:vAlign w:val="center"/>
        </w:tcPr>
        <w:p w14:paraId="375B8FC2" w14:textId="77777777" w:rsidR="00557C6E" w:rsidRPr="004F18CD" w:rsidRDefault="00557C6E" w:rsidP="009A6156"/>
      </w:tc>
      <w:tc>
        <w:tcPr>
          <w:tcW w:w="3734" w:type="dxa"/>
          <w:vMerge/>
        </w:tcPr>
        <w:p w14:paraId="4EA6D427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7125AB5D" w14:textId="77777777" w:rsidR="00557C6E" w:rsidRPr="004F18CD" w:rsidRDefault="00557C6E" w:rsidP="009A6156"/>
      </w:tc>
    </w:tr>
    <w:tr w:rsidR="00557C6E" w:rsidRPr="004F18CD" w14:paraId="697E7463" w14:textId="77777777" w:rsidTr="00557C6E">
      <w:trPr>
        <w:trHeight w:val="283"/>
      </w:trPr>
      <w:tc>
        <w:tcPr>
          <w:tcW w:w="1078" w:type="dxa"/>
          <w:gridSpan w:val="2"/>
          <w:vAlign w:val="center"/>
        </w:tcPr>
        <w:p w14:paraId="2E3F31F9" w14:textId="77777777" w:rsidR="00557C6E" w:rsidRPr="004F18CD" w:rsidRDefault="00557C6E" w:rsidP="009A6156">
          <w:r w:rsidRPr="004F18CD">
            <w:t>Утв.</w:t>
          </w:r>
        </w:p>
      </w:tc>
      <w:tc>
        <w:tcPr>
          <w:tcW w:w="1287" w:type="dxa"/>
          <w:vAlign w:val="center"/>
        </w:tcPr>
        <w:p w14:paraId="496CDCD9" w14:textId="77777777" w:rsidR="00557C6E" w:rsidRPr="004F18CD" w:rsidRDefault="00557C6E" w:rsidP="009A6156">
          <w:pPr>
            <w:rPr>
              <w:spacing w:val="-14"/>
            </w:rPr>
          </w:pPr>
          <w:r w:rsidRPr="004F18CD">
            <w:t>Загребин</w:t>
          </w:r>
        </w:p>
      </w:tc>
      <w:tc>
        <w:tcPr>
          <w:tcW w:w="843" w:type="dxa"/>
          <w:vAlign w:val="center"/>
        </w:tcPr>
        <w:p w14:paraId="70613DEE" w14:textId="77777777" w:rsidR="00557C6E" w:rsidRPr="004F18CD" w:rsidRDefault="00557C6E" w:rsidP="009A6156"/>
      </w:tc>
      <w:tc>
        <w:tcPr>
          <w:tcW w:w="597" w:type="dxa"/>
          <w:vAlign w:val="center"/>
        </w:tcPr>
        <w:p w14:paraId="5D91D024" w14:textId="77777777" w:rsidR="00557C6E" w:rsidRPr="004F18CD" w:rsidRDefault="00557C6E" w:rsidP="009A6156"/>
      </w:tc>
      <w:tc>
        <w:tcPr>
          <w:tcW w:w="3734" w:type="dxa"/>
          <w:vMerge/>
        </w:tcPr>
        <w:p w14:paraId="3DEAD882" w14:textId="77777777" w:rsidR="00557C6E" w:rsidRPr="004F18CD" w:rsidRDefault="00557C6E" w:rsidP="009A6156"/>
      </w:tc>
      <w:tc>
        <w:tcPr>
          <w:tcW w:w="2807" w:type="dxa"/>
          <w:gridSpan w:val="5"/>
          <w:vMerge/>
        </w:tcPr>
        <w:p w14:paraId="7580CE7C" w14:textId="77777777" w:rsidR="00557C6E" w:rsidRPr="004F18CD" w:rsidRDefault="00557C6E" w:rsidP="009A6156"/>
      </w:tc>
    </w:tr>
  </w:tbl>
  <w:p w14:paraId="3343F838" w14:textId="77777777" w:rsidR="00557C6E" w:rsidRDefault="00557C6E" w:rsidP="009A615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71"/>
      <w:tblpPr w:leftFromText="181" w:rightFromText="181" w:horzAnchor="page" w:tblpX="523" w:tblpY="7259"/>
      <w:tblW w:w="0" w:type="auto"/>
      <w:tblLayout w:type="fixed"/>
      <w:tblLook w:val="04A0" w:firstRow="1" w:lastRow="0" w:firstColumn="1" w:lastColumn="0" w:noHBand="0" w:noVBand="1"/>
    </w:tblPr>
    <w:tblGrid>
      <w:gridCol w:w="421"/>
      <w:gridCol w:w="397"/>
    </w:tblGrid>
    <w:tr w:rsidR="00557C6E" w:rsidRPr="00847E6E" w14:paraId="0B04F937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0FD3F67B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Подп. дата</w:t>
          </w:r>
        </w:p>
      </w:tc>
      <w:tc>
        <w:tcPr>
          <w:tcW w:w="397" w:type="dxa"/>
          <w:textDirection w:val="btLr"/>
          <w:vAlign w:val="center"/>
        </w:tcPr>
        <w:p w14:paraId="51A3912B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619F67EE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8D9573F" w14:textId="77777777" w:rsidR="00557C6E" w:rsidRPr="00847E6E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sz w:val="20"/>
              <w:szCs w:val="20"/>
            </w:rPr>
          </w:pPr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Инв. № </w:t>
          </w:r>
          <w:proofErr w:type="spellStart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дубл</w:t>
          </w:r>
          <w:proofErr w:type="spellEnd"/>
          <w:r w:rsidRPr="00847E6E">
            <w:rPr>
              <w:rFonts w:ascii="GOST type B" w:hAnsi="GOST type B" w:cstheme="majorBidi"/>
              <w:i/>
              <w:iCs/>
              <w:sz w:val="20"/>
              <w:szCs w:val="20"/>
            </w:rPr>
            <w:t>.</w:t>
          </w:r>
        </w:p>
      </w:tc>
      <w:tc>
        <w:tcPr>
          <w:tcW w:w="397" w:type="dxa"/>
          <w:textDirection w:val="btLr"/>
          <w:vAlign w:val="center"/>
        </w:tcPr>
        <w:p w14:paraId="24F4E26E" w14:textId="77777777" w:rsidR="00557C6E" w:rsidRPr="00847E6E" w:rsidRDefault="00557C6E" w:rsidP="009A6156">
          <w:pPr>
            <w:pStyle w:val="ac"/>
            <w:rPr>
              <w:rFonts w:ascii="GOST type B" w:hAnsi="GOST type B" w:cstheme="majorBidi"/>
              <w:i/>
              <w:iCs/>
              <w:sz w:val="20"/>
              <w:szCs w:val="20"/>
            </w:rPr>
          </w:pPr>
        </w:p>
      </w:tc>
    </w:tr>
    <w:tr w:rsidR="00557C6E" w:rsidRPr="00847E6E" w14:paraId="354CAD51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3B630AB9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proofErr w:type="spellStart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Взам</w:t>
          </w:r>
          <w:proofErr w:type="spellEnd"/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. инв. №</w:t>
          </w:r>
        </w:p>
      </w:tc>
      <w:tc>
        <w:tcPr>
          <w:tcW w:w="397" w:type="dxa"/>
          <w:textDirection w:val="btLr"/>
          <w:vAlign w:val="center"/>
        </w:tcPr>
        <w:p w14:paraId="619F3F4F" w14:textId="77777777" w:rsidR="00557C6E" w:rsidRPr="00D47FA8" w:rsidRDefault="00557C6E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</w:p>
      </w:tc>
    </w:tr>
    <w:tr w:rsidR="00557C6E" w:rsidRPr="00847E6E" w14:paraId="3539B30C" w14:textId="77777777" w:rsidTr="006801D4">
      <w:trPr>
        <w:trHeight w:val="1638"/>
      </w:trPr>
      <w:tc>
        <w:tcPr>
          <w:tcW w:w="421" w:type="dxa"/>
          <w:textDirection w:val="btLr"/>
          <w:vAlign w:val="center"/>
        </w:tcPr>
        <w:p w14:paraId="59A1BA51" w14:textId="63A90454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2C75909D" w14:textId="0B3CE368" w:rsidR="00557C6E" w:rsidRPr="00D47FA8" w:rsidRDefault="00D47FA8" w:rsidP="009A6156">
          <w:pPr>
            <w:pStyle w:val="ac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28.11.</w:t>
          </w:r>
          <w:r w:rsidR="00557C6E"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2025</w:t>
          </w:r>
        </w:p>
      </w:tc>
    </w:tr>
    <w:tr w:rsidR="00557C6E" w:rsidRPr="00847E6E" w14:paraId="1AC1C5DC" w14:textId="77777777" w:rsidTr="007F26A3">
      <w:trPr>
        <w:trHeight w:val="1638"/>
      </w:trPr>
      <w:tc>
        <w:tcPr>
          <w:tcW w:w="421" w:type="dxa"/>
          <w:textDirection w:val="btLr"/>
          <w:vAlign w:val="center"/>
        </w:tcPr>
        <w:p w14:paraId="0196AF4D" w14:textId="77777777" w:rsidR="00557C6E" w:rsidRPr="00D47FA8" w:rsidRDefault="00557C6E" w:rsidP="006801D4">
          <w:pPr>
            <w:pStyle w:val="ac"/>
            <w:ind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Инв. № подл.</w:t>
          </w:r>
        </w:p>
      </w:tc>
      <w:tc>
        <w:tcPr>
          <w:tcW w:w="397" w:type="dxa"/>
          <w:textDirection w:val="btLr"/>
          <w:vAlign w:val="center"/>
        </w:tcPr>
        <w:p w14:paraId="0CCFCB95" w14:textId="25F2F6AC" w:rsidR="00557C6E" w:rsidRPr="00D47FA8" w:rsidRDefault="00D47FA8" w:rsidP="00847E6E">
          <w:pPr>
            <w:pStyle w:val="ac"/>
            <w:ind w:left="113" w:firstLine="0"/>
            <w:jc w:val="center"/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</w:pPr>
          <w:r w:rsidRPr="00D47FA8">
            <w:rPr>
              <w:rFonts w:ascii="GOST type B" w:hAnsi="GOST type B" w:cstheme="majorBidi"/>
              <w:i/>
              <w:iCs/>
              <w:color w:val="000000" w:themeColor="text1"/>
              <w:sz w:val="20"/>
              <w:szCs w:val="20"/>
            </w:rPr>
            <w:t>25602</w:t>
          </w:r>
        </w:p>
      </w:tc>
    </w:tr>
  </w:tbl>
  <w:p w14:paraId="16D046C7" w14:textId="77777777" w:rsidR="00557C6E" w:rsidRDefault="00557C6E" w:rsidP="009A615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0803028"/>
      <w:docPartObj>
        <w:docPartGallery w:val="Page Numbers (Bottom of Page)"/>
        <w:docPartUnique/>
      </w:docPartObj>
    </w:sdtPr>
    <w:sdtEndPr/>
    <w:sdtContent>
      <w:p w14:paraId="0B94D63F" w14:textId="6D9D6DC5" w:rsidR="00557C6E" w:rsidRDefault="00557C6E" w:rsidP="002A35EE">
        <w:pPr>
          <w:pStyle w:val="ae"/>
          <w:ind w:left="-284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73A4">
          <w:rPr>
            <w:noProof/>
          </w:rPr>
          <w:t>8</w:t>
        </w:r>
        <w:r>
          <w:fldChar w:fldCharType="end"/>
        </w:r>
      </w:p>
    </w:sdtContent>
  </w:sdt>
  <w:p w14:paraId="5A8BD080" w14:textId="77777777" w:rsidR="00557C6E" w:rsidRDefault="00557C6E" w:rsidP="009A6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D32DFF" w14:textId="77777777" w:rsidR="005063D8" w:rsidRDefault="005063D8" w:rsidP="009A6156">
      <w:r>
        <w:separator/>
      </w:r>
    </w:p>
  </w:footnote>
  <w:footnote w:type="continuationSeparator" w:id="0">
    <w:p w14:paraId="4C9E3DD8" w14:textId="77777777" w:rsidR="005063D8" w:rsidRDefault="005063D8" w:rsidP="009A61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0"/>
      <w:tblpPr w:leftFromText="181" w:rightFromText="181" w:vertAnchor="page" w:horzAnchor="page" w:tblpX="523" w:tblpY="330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557C6E" w14:paraId="4DB09F71" w14:textId="77777777" w:rsidTr="00557C6E">
      <w:trPr>
        <w:cantSplit/>
        <w:trHeight w:val="3402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1305D272" w14:textId="77777777" w:rsidR="00557C6E" w:rsidRPr="000910A7" w:rsidRDefault="00557C6E" w:rsidP="009A6156">
          <w:pPr>
            <w:pStyle w:val="ac"/>
          </w:pPr>
          <w:proofErr w:type="spellStart"/>
          <w:r>
            <w:t>Перв</w:t>
          </w:r>
          <w:proofErr w:type="spellEnd"/>
          <w:r>
            <w:t>. </w:t>
          </w:r>
          <w:proofErr w:type="spellStart"/>
          <w:r>
            <w:t>примен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1672984" w14:textId="77777777" w:rsidR="00557C6E" w:rsidRPr="00065848" w:rsidRDefault="00557C6E" w:rsidP="009A6156">
          <w:pPr>
            <w:pStyle w:val="ac"/>
          </w:pPr>
          <w:r w:rsidRPr="00065848">
            <w:t>БЛИЖ.401270.001.018</w:t>
          </w:r>
        </w:p>
      </w:tc>
    </w:tr>
    <w:tr w:rsidR="00557C6E" w14:paraId="1E528847" w14:textId="77777777" w:rsidTr="00557C6E">
      <w:trPr>
        <w:cantSplit/>
        <w:trHeight w:val="3402"/>
      </w:trPr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BE1A0E0" w14:textId="77777777" w:rsidR="00557C6E" w:rsidRPr="000910A7" w:rsidRDefault="00557C6E" w:rsidP="009A6156">
          <w:pPr>
            <w:pStyle w:val="ac"/>
          </w:pPr>
          <w:r>
            <w:t>Справ.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9E55749" w14:textId="77777777" w:rsidR="00557C6E" w:rsidRPr="000910A7" w:rsidRDefault="00557C6E" w:rsidP="009A6156">
          <w:pPr>
            <w:pStyle w:val="ac"/>
          </w:pPr>
        </w:p>
      </w:tc>
    </w:tr>
    <w:tr w:rsidR="00557C6E" w14:paraId="28B714E3" w14:textId="77777777" w:rsidTr="00557C6E">
      <w:trPr>
        <w:cantSplit/>
        <w:trHeight w:val="805"/>
      </w:trPr>
      <w:tc>
        <w:tcPr>
          <w:tcW w:w="283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5F42CFD4" w14:textId="77777777" w:rsidR="00557C6E" w:rsidRPr="000910A7" w:rsidRDefault="00557C6E" w:rsidP="009A6156">
          <w:pPr>
            <w:pStyle w:val="ac"/>
          </w:pPr>
        </w:p>
      </w:tc>
      <w:tc>
        <w:tcPr>
          <w:tcW w:w="397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textDirection w:val="btLr"/>
          <w:vAlign w:val="center"/>
        </w:tcPr>
        <w:p w14:paraId="212BCF29" w14:textId="77777777" w:rsidR="00557C6E" w:rsidRPr="000910A7" w:rsidRDefault="00557C6E" w:rsidP="009A6156">
          <w:pPr>
            <w:pStyle w:val="ac"/>
          </w:pPr>
        </w:p>
      </w:tc>
    </w:tr>
    <w:tr w:rsidR="00557C6E" w14:paraId="18CB7636" w14:textId="77777777" w:rsidTr="00557C6E">
      <w:trPr>
        <w:cantSplit/>
        <w:trHeight w:val="1984"/>
      </w:trPr>
      <w:tc>
        <w:tcPr>
          <w:tcW w:w="283" w:type="dxa"/>
          <w:tcBorders>
            <w:top w:val="single" w:sz="12" w:space="0" w:color="auto"/>
            <w:right w:val="single" w:sz="12" w:space="0" w:color="auto"/>
          </w:tcBorders>
          <w:textDirection w:val="btLr"/>
          <w:vAlign w:val="center"/>
        </w:tcPr>
        <w:p w14:paraId="12A91CC3" w14:textId="77777777" w:rsidR="00557C6E" w:rsidRPr="000910A7" w:rsidRDefault="00557C6E" w:rsidP="009A6156">
          <w:pPr>
            <w:pStyle w:val="ac"/>
          </w:pPr>
          <w:r>
            <w:t>Подп. 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7CC12593" w14:textId="77777777" w:rsidR="00557C6E" w:rsidRPr="000910A7" w:rsidRDefault="00557C6E" w:rsidP="009A6156">
          <w:pPr>
            <w:pStyle w:val="ac"/>
          </w:pPr>
        </w:p>
      </w:tc>
    </w:tr>
    <w:tr w:rsidR="00557C6E" w14:paraId="78DD1207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082A831" w14:textId="77777777" w:rsidR="00557C6E" w:rsidRPr="000910A7" w:rsidRDefault="00557C6E" w:rsidP="009A6156">
          <w:pPr>
            <w:pStyle w:val="ac"/>
          </w:pPr>
          <w:r>
            <w:t>Инв. № 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3F7B50F1" w14:textId="77777777" w:rsidR="00557C6E" w:rsidRPr="000910A7" w:rsidRDefault="00557C6E" w:rsidP="009A6156">
          <w:pPr>
            <w:pStyle w:val="ac"/>
          </w:pPr>
        </w:p>
      </w:tc>
    </w:tr>
    <w:tr w:rsidR="00557C6E" w14:paraId="7C04FD58" w14:textId="77777777" w:rsidTr="00557C6E">
      <w:trPr>
        <w:cantSplit/>
        <w:trHeight w:val="1417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540986A3" w14:textId="77777777" w:rsidR="00557C6E" w:rsidRPr="000910A7" w:rsidRDefault="00557C6E" w:rsidP="009A6156">
          <w:pPr>
            <w:pStyle w:val="ac"/>
          </w:pPr>
          <w:proofErr w:type="spellStart"/>
          <w:r>
            <w:t>Взам</w:t>
          </w:r>
          <w:proofErr w:type="spellEnd"/>
          <w:r>
            <w:t>. инв. 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C7EEADE" w14:textId="77777777" w:rsidR="00557C6E" w:rsidRPr="000910A7" w:rsidRDefault="00557C6E" w:rsidP="009A6156">
          <w:pPr>
            <w:pStyle w:val="ac"/>
          </w:pPr>
        </w:p>
      </w:tc>
    </w:tr>
    <w:tr w:rsidR="00557C6E" w14:paraId="5BE376D0" w14:textId="77777777" w:rsidTr="00557C6E">
      <w:trPr>
        <w:cantSplit/>
        <w:trHeight w:val="1984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667809BC" w14:textId="77777777" w:rsidR="00557C6E" w:rsidRPr="000910A7" w:rsidRDefault="00557C6E" w:rsidP="009A6156">
          <w:pPr>
            <w:pStyle w:val="ac"/>
          </w:pPr>
          <w:r>
            <w:rPr>
              <w:lang w:val="en-US"/>
            </w:rPr>
            <w:t xml:space="preserve">    </w:t>
          </w:r>
          <w:r>
            <w:t>Подп.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61A5960" w14:textId="77777777" w:rsidR="00557C6E" w:rsidRPr="00572710" w:rsidRDefault="00557C6E" w:rsidP="009A6156">
          <w:pPr>
            <w:pStyle w:val="ac"/>
          </w:pPr>
          <w:r>
            <w:t>27.06.2024</w:t>
          </w:r>
        </w:p>
      </w:tc>
    </w:tr>
    <w:tr w:rsidR="00557C6E" w14:paraId="79469361" w14:textId="77777777" w:rsidTr="00557C6E">
      <w:trPr>
        <w:cantSplit/>
        <w:trHeight w:val="1531"/>
      </w:trPr>
      <w:tc>
        <w:tcPr>
          <w:tcW w:w="283" w:type="dxa"/>
          <w:tcBorders>
            <w:right w:val="single" w:sz="12" w:space="0" w:color="auto"/>
          </w:tcBorders>
          <w:textDirection w:val="btLr"/>
          <w:vAlign w:val="center"/>
        </w:tcPr>
        <w:p w14:paraId="4051F995" w14:textId="77777777" w:rsidR="00557C6E" w:rsidRPr="000910A7" w:rsidRDefault="00557C6E" w:rsidP="009A6156">
          <w:pPr>
            <w:pStyle w:val="ac"/>
          </w:pPr>
          <w:r>
            <w:t>Инв. № подл.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23E091D0" w14:textId="77777777" w:rsidR="00557C6E" w:rsidRPr="00572710" w:rsidRDefault="00557C6E" w:rsidP="009A6156">
          <w:pPr>
            <w:pStyle w:val="ac"/>
          </w:pPr>
          <w:r>
            <w:t>23977</w:t>
          </w:r>
        </w:p>
      </w:tc>
    </w:tr>
  </w:tbl>
  <w:p w14:paraId="2390E0A2" w14:textId="77777777" w:rsidR="00557C6E" w:rsidRDefault="00557C6E" w:rsidP="009A615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EE5147" w14:textId="77777777" w:rsidR="00557C6E" w:rsidRDefault="00557C6E" w:rsidP="00E03E8B">
    <w:pPr>
      <w:ind w:left="-426" w:firstLine="0"/>
      <w:jc w:val="center"/>
    </w:pPr>
  </w:p>
  <w:p w14:paraId="40434330" w14:textId="108F832F" w:rsidR="00557C6E" w:rsidRPr="00BC62B4" w:rsidRDefault="008120DA" w:rsidP="00881995">
    <w:pPr>
      <w:ind w:left="-284" w:right="-85" w:firstLine="0"/>
      <w:jc w:val="center"/>
      <w:rPr>
        <w:lang w:val="en-US"/>
      </w:rPr>
    </w:pPr>
    <w:bookmarkStart w:id="78" w:name="_Hlk215491346"/>
    <w:r w:rsidRPr="008120DA">
      <w:t>БЛИЖ.409801.100.23</w:t>
    </w:r>
    <w:r w:rsidR="00881995">
      <w:t>6</w:t>
    </w:r>
    <w:r w:rsidRPr="008120DA">
      <w:t>-01</w:t>
    </w:r>
    <w:bookmarkEnd w:id="78"/>
    <w:r w:rsidRPr="008120DA">
      <w:t xml:space="preserve"> 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BADE74D6"/>
    <w:lvl w:ilvl="0">
      <w:start w:val="1"/>
      <w:numFmt w:val="bullet"/>
      <w:pStyle w:val="2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BA0820"/>
    <w:multiLevelType w:val="multilevel"/>
    <w:tmpl w:val="B7C8E3A8"/>
    <w:lvl w:ilvl="0">
      <w:start w:val="1"/>
      <w:numFmt w:val="decimal"/>
      <w:pStyle w:val="a"/>
      <w:lvlText w:val="%1"/>
      <w:lvlJc w:val="left"/>
      <w:pPr>
        <w:tabs>
          <w:tab w:val="num" w:pos="0"/>
        </w:tabs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97" w:hanging="397"/>
      </w:pPr>
      <w:rPr>
        <w:rFonts w:hint="default"/>
        <w:b w:val="0"/>
        <w:i w:val="0"/>
        <w:sz w:val="28"/>
        <w:szCs w:val="28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76"/>
        </w:tabs>
        <w:ind w:left="-284" w:firstLine="0"/>
      </w:pPr>
      <w:rPr>
        <w:rFonts w:hint="default"/>
      </w:rPr>
    </w:lvl>
  </w:abstractNum>
  <w:abstractNum w:abstractNumId="2" w15:restartNumberingAfterBreak="0">
    <w:nsid w:val="0EC25F5F"/>
    <w:multiLevelType w:val="hybridMultilevel"/>
    <w:tmpl w:val="CFE077F8"/>
    <w:lvl w:ilvl="0" w:tplc="DDFA6E92">
      <w:start w:val="1"/>
      <w:numFmt w:val="decimal"/>
      <w:pStyle w:val="a0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E4C96"/>
    <w:multiLevelType w:val="hybridMultilevel"/>
    <w:tmpl w:val="84B0CCFA"/>
    <w:lvl w:ilvl="0" w:tplc="0A6C326A">
      <w:start w:val="1"/>
      <w:numFmt w:val="decimal"/>
      <w:pStyle w:val="4"/>
      <w:lvlText w:val="3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" w15:restartNumberingAfterBreak="0">
    <w:nsid w:val="170845F1"/>
    <w:multiLevelType w:val="hybridMultilevel"/>
    <w:tmpl w:val="7AD2669E"/>
    <w:lvl w:ilvl="0" w:tplc="4EF0D89A">
      <w:start w:val="1"/>
      <w:numFmt w:val="decimal"/>
      <w:pStyle w:val="3"/>
      <w:lvlText w:val="2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" w15:restartNumberingAfterBreak="0">
    <w:nsid w:val="1CB9202F"/>
    <w:multiLevelType w:val="multilevel"/>
    <w:tmpl w:val="8BB42146"/>
    <w:lvl w:ilvl="0">
      <w:start w:val="5"/>
      <w:numFmt w:val="decimal"/>
      <w:lvlText w:val="%1"/>
      <w:lvlJc w:val="left"/>
      <w:pPr>
        <w:tabs>
          <w:tab w:val="num" w:pos="1417"/>
        </w:tabs>
        <w:ind w:left="567" w:firstLine="283"/>
      </w:pPr>
      <w:rPr>
        <w:rFonts w:hint="default"/>
      </w:rPr>
    </w:lvl>
    <w:lvl w:ilvl="1">
      <w:start w:val="1"/>
      <w:numFmt w:val="decimal"/>
      <w:lvlRestart w:val="0"/>
      <w:pStyle w:val="14pt"/>
      <w:suff w:val="space"/>
      <w:lvlText w:val="5.%2"/>
      <w:lvlJc w:val="left"/>
      <w:pPr>
        <w:ind w:left="284" w:firstLine="283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3">
      <w:start w:val="1"/>
      <w:numFmt w:val="decimal"/>
      <w:lvlText w:val="3.1.2.%4"/>
      <w:lvlJc w:val="left"/>
      <w:pPr>
        <w:tabs>
          <w:tab w:val="num" w:pos="1814"/>
        </w:tabs>
        <w:ind w:left="567" w:firstLine="283"/>
      </w:pPr>
      <w:rPr>
        <w:rFonts w:hint="default"/>
      </w:rPr>
    </w:lvl>
    <w:lvl w:ilvl="4">
      <w:start w:val="1"/>
      <w:numFmt w:val="decimal"/>
      <w:suff w:val="space"/>
      <w:lvlText w:val="%1.%2.%3.%5"/>
      <w:lvlJc w:val="left"/>
      <w:pPr>
        <w:ind w:left="567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163"/>
        </w:tabs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3"/>
        </w:tabs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3"/>
        </w:tabs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3"/>
        </w:tabs>
        <w:ind w:left="4603" w:hanging="1440"/>
      </w:pPr>
      <w:rPr>
        <w:rFonts w:hint="default"/>
      </w:rPr>
    </w:lvl>
  </w:abstractNum>
  <w:abstractNum w:abstractNumId="6" w15:restartNumberingAfterBreak="0">
    <w:nsid w:val="2590342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6623C25"/>
    <w:multiLevelType w:val="hybridMultilevel"/>
    <w:tmpl w:val="F44CC086"/>
    <w:lvl w:ilvl="0" w:tplc="8D207D1C">
      <w:start w:val="1"/>
      <w:numFmt w:val="bullet"/>
      <w:pStyle w:val="20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63680"/>
    <w:multiLevelType w:val="multilevel"/>
    <w:tmpl w:val="6F521562"/>
    <w:styleLink w:val="1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>
      <w:start w:val="1"/>
      <w:numFmt w:val="decimal"/>
      <w:lvlText w:val="%2)"/>
      <w:lvlJc w:val="left"/>
      <w:pPr>
        <w:tabs>
          <w:tab w:val="num" w:pos="737"/>
        </w:tabs>
        <w:ind w:left="851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1.1.1.%4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4">
      <w:start w:val="1"/>
      <w:numFmt w:val="decimal"/>
      <w:suff w:val="space"/>
      <w:lvlText w:val="%1.%2.%3.%5"/>
      <w:lvlJc w:val="left"/>
      <w:pPr>
        <w:ind w:left="284" w:firstLine="283"/>
      </w:pPr>
      <w:rPr>
        <w:rFonts w:hint="default"/>
        <w:b w:val="0"/>
        <w:bCs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16414A4"/>
    <w:multiLevelType w:val="hybridMultilevel"/>
    <w:tmpl w:val="BDBEC87A"/>
    <w:lvl w:ilvl="0" w:tplc="8BBE74B2">
      <w:start w:val="1"/>
      <w:numFmt w:val="decimal"/>
      <w:pStyle w:val="a1"/>
      <w:lvlText w:val="6.1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64C4A67"/>
    <w:multiLevelType w:val="hybridMultilevel"/>
    <w:tmpl w:val="14AC5570"/>
    <w:lvl w:ilvl="0" w:tplc="1694A27C">
      <w:start w:val="1"/>
      <w:numFmt w:val="decimal"/>
      <w:pStyle w:val="1121"/>
      <w:lvlText w:val="1.2.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1" w15:restartNumberingAfterBreak="0">
    <w:nsid w:val="37E174AF"/>
    <w:multiLevelType w:val="hybridMultilevel"/>
    <w:tmpl w:val="F7BA6356"/>
    <w:lvl w:ilvl="0" w:tplc="6762BB86">
      <w:numFmt w:val="bullet"/>
      <w:pStyle w:val="-"/>
      <w:lvlText w:val="-"/>
      <w:lvlJc w:val="left"/>
      <w:pPr>
        <w:ind w:left="1571" w:hanging="360"/>
      </w:pPr>
    </w:lvl>
    <w:lvl w:ilvl="1" w:tplc="04190019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00703EF"/>
    <w:multiLevelType w:val="hybridMultilevel"/>
    <w:tmpl w:val="D1400F66"/>
    <w:lvl w:ilvl="0" w:tplc="2C5E6E18">
      <w:start w:val="1"/>
      <w:numFmt w:val="decimal"/>
      <w:pStyle w:val="30"/>
      <w:lvlText w:val="6.2.%1"/>
      <w:lvlJc w:val="left"/>
      <w:pPr>
        <w:ind w:left="157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3DB62F7"/>
    <w:multiLevelType w:val="hybridMultilevel"/>
    <w:tmpl w:val="E63406BC"/>
    <w:lvl w:ilvl="0" w:tplc="C89A535E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5547C07"/>
    <w:multiLevelType w:val="hybridMultilevel"/>
    <w:tmpl w:val="E6668E5C"/>
    <w:lvl w:ilvl="0" w:tplc="29920B4C">
      <w:start w:val="1"/>
      <w:numFmt w:val="decimal"/>
      <w:lvlText w:val="6.3.%1"/>
      <w:lvlJc w:val="left"/>
      <w:pPr>
        <w:ind w:left="1571" w:hanging="360"/>
      </w:pPr>
      <w:rPr>
        <w:rFonts w:hint="default"/>
      </w:rPr>
    </w:lvl>
    <w:lvl w:ilvl="1" w:tplc="CACA4FA6">
      <w:start w:val="1"/>
      <w:numFmt w:val="decimal"/>
      <w:pStyle w:val="40"/>
      <w:lvlText w:val="6.4.%2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B08B8"/>
    <w:multiLevelType w:val="hybridMultilevel"/>
    <w:tmpl w:val="4224DD1A"/>
    <w:lvl w:ilvl="0" w:tplc="81622DDC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35AF"/>
    <w:multiLevelType w:val="hybridMultilevel"/>
    <w:tmpl w:val="E702D25A"/>
    <w:lvl w:ilvl="0" w:tplc="6F4082B2">
      <w:start w:val="1"/>
      <w:numFmt w:val="decimal"/>
      <w:pStyle w:val="5"/>
      <w:lvlText w:val="4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83A6FEE"/>
    <w:multiLevelType w:val="hybridMultilevel"/>
    <w:tmpl w:val="99CE139C"/>
    <w:lvl w:ilvl="0" w:tplc="24A07430">
      <w:start w:val="1"/>
      <w:numFmt w:val="bullet"/>
      <w:pStyle w:val="a3"/>
      <w:lvlText w:val="˗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46903"/>
    <w:multiLevelType w:val="hybridMultilevel"/>
    <w:tmpl w:val="74F445DC"/>
    <w:lvl w:ilvl="0" w:tplc="92B6BBAC">
      <w:start w:val="1"/>
      <w:numFmt w:val="decimal"/>
      <w:pStyle w:val="21"/>
      <w:lvlText w:val="1.%1"/>
      <w:lvlJc w:val="left"/>
      <w:pPr>
        <w:ind w:left="1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9" w15:restartNumberingAfterBreak="0">
    <w:nsid w:val="700C5BC6"/>
    <w:multiLevelType w:val="multilevel"/>
    <w:tmpl w:val="7CCAD6F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0" w15:restartNumberingAfterBreak="0">
    <w:nsid w:val="775A08D9"/>
    <w:multiLevelType w:val="multilevel"/>
    <w:tmpl w:val="4EB27A1E"/>
    <w:lvl w:ilvl="0">
      <w:start w:val="1"/>
      <w:numFmt w:val="bullet"/>
      <w:pStyle w:val="a5"/>
      <w:lvlText w:val=""/>
      <w:lvlJc w:val="left"/>
      <w:pPr>
        <w:tabs>
          <w:tab w:val="num" w:pos="991"/>
        </w:tabs>
        <w:ind w:left="991" w:hanging="283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351"/>
        </w:tabs>
        <w:ind w:left="1351" w:hanging="360"/>
      </w:pPr>
      <w:rPr>
        <w:rFonts w:ascii="Courier New" w:hAnsi="Courier New" w:hint="default"/>
        <w:sz w:val="18"/>
      </w:rPr>
    </w:lvl>
    <w:lvl w:ilvl="2">
      <w:start w:val="1"/>
      <w:numFmt w:val="bullet"/>
      <w:lvlText w:val=""/>
      <w:lvlJc w:val="left"/>
      <w:pPr>
        <w:tabs>
          <w:tab w:val="num" w:pos="1557"/>
        </w:tabs>
        <w:ind w:left="1557" w:hanging="283"/>
      </w:pPr>
      <w:rPr>
        <w:rFonts w:ascii="Symbol" w:hAnsi="Symbol" w:hint="default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40"/>
        </w:tabs>
        <w:ind w:left="1840" w:hanging="283"/>
      </w:pPr>
      <w:rPr>
        <w:rFonts w:ascii="Symbol" w:hAnsi="Symbol" w:cs="StarSymbol" w:hint="default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2123"/>
        </w:tabs>
        <w:ind w:left="2123" w:hanging="283"/>
      </w:pPr>
      <w:rPr>
        <w:rFonts w:ascii="Symbol" w:hAnsi="Symbol" w:hint="default"/>
        <w:sz w:val="18"/>
      </w:rPr>
    </w:lvl>
    <w:lvl w:ilvl="5">
      <w:start w:val="1"/>
      <w:numFmt w:val="bullet"/>
      <w:lvlText w:val=""/>
      <w:lvlJc w:val="left"/>
      <w:pPr>
        <w:tabs>
          <w:tab w:val="num" w:pos="2406"/>
        </w:tabs>
        <w:ind w:left="2406" w:hanging="283"/>
      </w:pPr>
      <w:rPr>
        <w:rFonts w:ascii="Symbol" w:hAnsi="Symbol" w:hint="default"/>
        <w:sz w:val="18"/>
        <w:szCs w:val="18"/>
      </w:rPr>
    </w:lvl>
    <w:lvl w:ilvl="6">
      <w:start w:val="1"/>
      <w:numFmt w:val="bullet"/>
      <w:lvlText w:val="o"/>
      <w:lvlJc w:val="left"/>
      <w:pPr>
        <w:tabs>
          <w:tab w:val="num" w:pos="2689"/>
        </w:tabs>
        <w:ind w:left="2689" w:hanging="283"/>
      </w:pPr>
      <w:rPr>
        <w:rFonts w:ascii="Courier New" w:hAnsi="Courier New" w:hint="default"/>
        <w:sz w:val="18"/>
      </w:rPr>
    </w:lvl>
    <w:lvl w:ilvl="7">
      <w:start w:val="1"/>
      <w:numFmt w:val="bullet"/>
      <w:lvlText w:val=""/>
      <w:lvlJc w:val="left"/>
      <w:pPr>
        <w:tabs>
          <w:tab w:val="num" w:pos="2972"/>
        </w:tabs>
        <w:ind w:left="2972" w:hanging="283"/>
      </w:pPr>
      <w:rPr>
        <w:rFonts w:ascii="Symbol" w:hAnsi="Symbol" w:hint="default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55"/>
        </w:tabs>
        <w:ind w:left="3255" w:hanging="283"/>
      </w:pPr>
      <w:rPr>
        <w:rFonts w:ascii="Symbol" w:hAnsi="Symbol" w:hint="default"/>
        <w:sz w:val="18"/>
        <w:szCs w:val="18"/>
      </w:r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14"/>
  </w:num>
  <w:num w:numId="5">
    <w:abstractNumId w:val="17"/>
  </w:num>
  <w:num w:numId="6">
    <w:abstractNumId w:val="18"/>
  </w:num>
  <w:num w:numId="7">
    <w:abstractNumId w:val="10"/>
  </w:num>
  <w:num w:numId="8">
    <w:abstractNumId w:val="4"/>
  </w:num>
  <w:num w:numId="9">
    <w:abstractNumId w:val="3"/>
  </w:num>
  <w:num w:numId="10">
    <w:abstractNumId w:val="16"/>
  </w:num>
  <w:num w:numId="11">
    <w:abstractNumId w:val="7"/>
  </w:num>
  <w:num w:numId="12">
    <w:abstractNumId w:val="19"/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5">
    <w:abstractNumId w:val="11"/>
  </w:num>
  <w:num w:numId="16">
    <w:abstractNumId w:val="2"/>
    <w:lvlOverride w:ilvl="0">
      <w:startOverride w:val="1"/>
    </w:lvlOverride>
  </w:num>
  <w:num w:numId="17">
    <w:abstractNumId w:val="20"/>
  </w:num>
  <w:num w:numId="18">
    <w:abstractNumId w:val="6"/>
  </w:num>
  <w:num w:numId="19">
    <w:abstractNumId w:val="15"/>
  </w:num>
  <w:num w:numId="20">
    <w:abstractNumId w:val="5"/>
  </w:num>
  <w:num w:numId="21">
    <w:abstractNumId w:val="8"/>
  </w:num>
  <w:numIdMacAtCleanup w:val="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kripnikAA">
    <w15:presenceInfo w15:providerId="None" w15:userId="Skripnik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bordersDoNotSurroundHeader/>
  <w:bordersDoNotSurroundFooter/>
  <w:gutterAtTop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trackRevisions/>
  <w:defaultTabStop w:val="0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87"/>
    <w:rsid w:val="000006D0"/>
    <w:rsid w:val="000013EE"/>
    <w:rsid w:val="00001E33"/>
    <w:rsid w:val="0000207F"/>
    <w:rsid w:val="00004803"/>
    <w:rsid w:val="000049B3"/>
    <w:rsid w:val="00005C23"/>
    <w:rsid w:val="0000636D"/>
    <w:rsid w:val="000065E0"/>
    <w:rsid w:val="0000713E"/>
    <w:rsid w:val="0000741C"/>
    <w:rsid w:val="00007514"/>
    <w:rsid w:val="000116A9"/>
    <w:rsid w:val="00011DA0"/>
    <w:rsid w:val="00011EA6"/>
    <w:rsid w:val="00011EEE"/>
    <w:rsid w:val="00012CE6"/>
    <w:rsid w:val="0001350F"/>
    <w:rsid w:val="00013AB9"/>
    <w:rsid w:val="00013E4A"/>
    <w:rsid w:val="00013F51"/>
    <w:rsid w:val="0001470B"/>
    <w:rsid w:val="000151AD"/>
    <w:rsid w:val="00015608"/>
    <w:rsid w:val="00016462"/>
    <w:rsid w:val="00020569"/>
    <w:rsid w:val="00021348"/>
    <w:rsid w:val="00022146"/>
    <w:rsid w:val="00022884"/>
    <w:rsid w:val="00022EEC"/>
    <w:rsid w:val="000231CF"/>
    <w:rsid w:val="00023522"/>
    <w:rsid w:val="00023C34"/>
    <w:rsid w:val="00023DC5"/>
    <w:rsid w:val="0002520E"/>
    <w:rsid w:val="0002539A"/>
    <w:rsid w:val="00025561"/>
    <w:rsid w:val="00025589"/>
    <w:rsid w:val="00025912"/>
    <w:rsid w:val="00025F04"/>
    <w:rsid w:val="0002621B"/>
    <w:rsid w:val="000263A3"/>
    <w:rsid w:val="00026451"/>
    <w:rsid w:val="000267B0"/>
    <w:rsid w:val="00026DEF"/>
    <w:rsid w:val="00031441"/>
    <w:rsid w:val="000314B3"/>
    <w:rsid w:val="0003169A"/>
    <w:rsid w:val="00031A80"/>
    <w:rsid w:val="000323FA"/>
    <w:rsid w:val="00032889"/>
    <w:rsid w:val="00032B75"/>
    <w:rsid w:val="00034339"/>
    <w:rsid w:val="00034A5D"/>
    <w:rsid w:val="00034D00"/>
    <w:rsid w:val="00034EAD"/>
    <w:rsid w:val="00035320"/>
    <w:rsid w:val="00035E70"/>
    <w:rsid w:val="000360B9"/>
    <w:rsid w:val="000365EF"/>
    <w:rsid w:val="0003690D"/>
    <w:rsid w:val="00036C7B"/>
    <w:rsid w:val="000416E6"/>
    <w:rsid w:val="00041979"/>
    <w:rsid w:val="00041DFA"/>
    <w:rsid w:val="00042373"/>
    <w:rsid w:val="000429CC"/>
    <w:rsid w:val="00043042"/>
    <w:rsid w:val="00043659"/>
    <w:rsid w:val="00044013"/>
    <w:rsid w:val="000441B4"/>
    <w:rsid w:val="0004450A"/>
    <w:rsid w:val="00044729"/>
    <w:rsid w:val="0004474A"/>
    <w:rsid w:val="0004587B"/>
    <w:rsid w:val="000458C3"/>
    <w:rsid w:val="00045DC6"/>
    <w:rsid w:val="00046D0C"/>
    <w:rsid w:val="00050083"/>
    <w:rsid w:val="000500DC"/>
    <w:rsid w:val="000500E3"/>
    <w:rsid w:val="000510F8"/>
    <w:rsid w:val="00051179"/>
    <w:rsid w:val="00052A6F"/>
    <w:rsid w:val="00052A78"/>
    <w:rsid w:val="00053AD7"/>
    <w:rsid w:val="000543F1"/>
    <w:rsid w:val="00054926"/>
    <w:rsid w:val="000549FD"/>
    <w:rsid w:val="00055145"/>
    <w:rsid w:val="000553D0"/>
    <w:rsid w:val="000555A0"/>
    <w:rsid w:val="0005588A"/>
    <w:rsid w:val="00055904"/>
    <w:rsid w:val="0005722A"/>
    <w:rsid w:val="000575A5"/>
    <w:rsid w:val="00060313"/>
    <w:rsid w:val="000607DD"/>
    <w:rsid w:val="00060DD6"/>
    <w:rsid w:val="00061178"/>
    <w:rsid w:val="00061416"/>
    <w:rsid w:val="00061A80"/>
    <w:rsid w:val="00061CA2"/>
    <w:rsid w:val="00062C1E"/>
    <w:rsid w:val="00062DA4"/>
    <w:rsid w:val="00063046"/>
    <w:rsid w:val="00063876"/>
    <w:rsid w:val="000645E0"/>
    <w:rsid w:val="00064B81"/>
    <w:rsid w:val="00066ACA"/>
    <w:rsid w:val="00066EBB"/>
    <w:rsid w:val="00066F99"/>
    <w:rsid w:val="0006770B"/>
    <w:rsid w:val="000677BB"/>
    <w:rsid w:val="00067CDD"/>
    <w:rsid w:val="00070666"/>
    <w:rsid w:val="00070898"/>
    <w:rsid w:val="000709EA"/>
    <w:rsid w:val="00071B94"/>
    <w:rsid w:val="00071D62"/>
    <w:rsid w:val="00071D6B"/>
    <w:rsid w:val="000722F2"/>
    <w:rsid w:val="00072431"/>
    <w:rsid w:val="00073057"/>
    <w:rsid w:val="000736A8"/>
    <w:rsid w:val="00073C19"/>
    <w:rsid w:val="000740DF"/>
    <w:rsid w:val="00074222"/>
    <w:rsid w:val="00074243"/>
    <w:rsid w:val="00074442"/>
    <w:rsid w:val="00074757"/>
    <w:rsid w:val="00075F4A"/>
    <w:rsid w:val="000761A5"/>
    <w:rsid w:val="00076789"/>
    <w:rsid w:val="000771E9"/>
    <w:rsid w:val="000772AE"/>
    <w:rsid w:val="00077702"/>
    <w:rsid w:val="00080210"/>
    <w:rsid w:val="000807D4"/>
    <w:rsid w:val="00080E47"/>
    <w:rsid w:val="00081B01"/>
    <w:rsid w:val="00081FD3"/>
    <w:rsid w:val="000821E0"/>
    <w:rsid w:val="00082367"/>
    <w:rsid w:val="00082AB3"/>
    <w:rsid w:val="00082BF1"/>
    <w:rsid w:val="000835D4"/>
    <w:rsid w:val="00083A5B"/>
    <w:rsid w:val="00083E6D"/>
    <w:rsid w:val="00084165"/>
    <w:rsid w:val="00084612"/>
    <w:rsid w:val="00084EC3"/>
    <w:rsid w:val="00086157"/>
    <w:rsid w:val="00086F49"/>
    <w:rsid w:val="0009020E"/>
    <w:rsid w:val="0009078D"/>
    <w:rsid w:val="000910A7"/>
    <w:rsid w:val="00091739"/>
    <w:rsid w:val="00091845"/>
    <w:rsid w:val="00091E9D"/>
    <w:rsid w:val="00093AF0"/>
    <w:rsid w:val="000941D0"/>
    <w:rsid w:val="000946B1"/>
    <w:rsid w:val="0009531C"/>
    <w:rsid w:val="00096440"/>
    <w:rsid w:val="000964A7"/>
    <w:rsid w:val="000975CB"/>
    <w:rsid w:val="00097DDA"/>
    <w:rsid w:val="00097E34"/>
    <w:rsid w:val="000A0091"/>
    <w:rsid w:val="000A075A"/>
    <w:rsid w:val="000A0838"/>
    <w:rsid w:val="000A19C5"/>
    <w:rsid w:val="000A220B"/>
    <w:rsid w:val="000A23DD"/>
    <w:rsid w:val="000A275C"/>
    <w:rsid w:val="000A2FC9"/>
    <w:rsid w:val="000A3817"/>
    <w:rsid w:val="000A3AA4"/>
    <w:rsid w:val="000A3CC1"/>
    <w:rsid w:val="000A3E03"/>
    <w:rsid w:val="000A40EA"/>
    <w:rsid w:val="000A5913"/>
    <w:rsid w:val="000A61BD"/>
    <w:rsid w:val="000A7EA7"/>
    <w:rsid w:val="000B00C6"/>
    <w:rsid w:val="000B018C"/>
    <w:rsid w:val="000B1692"/>
    <w:rsid w:val="000B19C9"/>
    <w:rsid w:val="000B274F"/>
    <w:rsid w:val="000B27B0"/>
    <w:rsid w:val="000B2860"/>
    <w:rsid w:val="000B2EF7"/>
    <w:rsid w:val="000B390C"/>
    <w:rsid w:val="000B3AF5"/>
    <w:rsid w:val="000B3C96"/>
    <w:rsid w:val="000B42C2"/>
    <w:rsid w:val="000B46A8"/>
    <w:rsid w:val="000B5863"/>
    <w:rsid w:val="000B5915"/>
    <w:rsid w:val="000B5F6E"/>
    <w:rsid w:val="000B6591"/>
    <w:rsid w:val="000B7447"/>
    <w:rsid w:val="000B7D51"/>
    <w:rsid w:val="000C0609"/>
    <w:rsid w:val="000C060C"/>
    <w:rsid w:val="000C0BAD"/>
    <w:rsid w:val="000C0DB5"/>
    <w:rsid w:val="000C13EF"/>
    <w:rsid w:val="000C24F3"/>
    <w:rsid w:val="000C2798"/>
    <w:rsid w:val="000C27D4"/>
    <w:rsid w:val="000C2979"/>
    <w:rsid w:val="000C29C4"/>
    <w:rsid w:val="000C2B52"/>
    <w:rsid w:val="000C30FE"/>
    <w:rsid w:val="000C3858"/>
    <w:rsid w:val="000C4F9F"/>
    <w:rsid w:val="000C5329"/>
    <w:rsid w:val="000C53CA"/>
    <w:rsid w:val="000C5809"/>
    <w:rsid w:val="000C587D"/>
    <w:rsid w:val="000C5C36"/>
    <w:rsid w:val="000C5CF6"/>
    <w:rsid w:val="000C5D22"/>
    <w:rsid w:val="000C611C"/>
    <w:rsid w:val="000C625F"/>
    <w:rsid w:val="000C6719"/>
    <w:rsid w:val="000C6BE5"/>
    <w:rsid w:val="000C6C15"/>
    <w:rsid w:val="000C74C1"/>
    <w:rsid w:val="000C79C6"/>
    <w:rsid w:val="000C7A3B"/>
    <w:rsid w:val="000D03AB"/>
    <w:rsid w:val="000D1AD5"/>
    <w:rsid w:val="000D1EFC"/>
    <w:rsid w:val="000D1F5F"/>
    <w:rsid w:val="000D2166"/>
    <w:rsid w:val="000D232D"/>
    <w:rsid w:val="000D3283"/>
    <w:rsid w:val="000D364D"/>
    <w:rsid w:val="000D3B54"/>
    <w:rsid w:val="000D3E1D"/>
    <w:rsid w:val="000D45F4"/>
    <w:rsid w:val="000D4A3C"/>
    <w:rsid w:val="000D578F"/>
    <w:rsid w:val="000D5B1D"/>
    <w:rsid w:val="000D6107"/>
    <w:rsid w:val="000D6312"/>
    <w:rsid w:val="000D63E3"/>
    <w:rsid w:val="000D659F"/>
    <w:rsid w:val="000D720B"/>
    <w:rsid w:val="000D7301"/>
    <w:rsid w:val="000D7342"/>
    <w:rsid w:val="000E0469"/>
    <w:rsid w:val="000E0AC0"/>
    <w:rsid w:val="000E0BE5"/>
    <w:rsid w:val="000E0E60"/>
    <w:rsid w:val="000E0EE8"/>
    <w:rsid w:val="000E2210"/>
    <w:rsid w:val="000E2810"/>
    <w:rsid w:val="000E2FAF"/>
    <w:rsid w:val="000E38F9"/>
    <w:rsid w:val="000E3F06"/>
    <w:rsid w:val="000E45F2"/>
    <w:rsid w:val="000E4C22"/>
    <w:rsid w:val="000E5201"/>
    <w:rsid w:val="000E5351"/>
    <w:rsid w:val="000E5CB8"/>
    <w:rsid w:val="000E7362"/>
    <w:rsid w:val="000E76A1"/>
    <w:rsid w:val="000E76D3"/>
    <w:rsid w:val="000F02F5"/>
    <w:rsid w:val="000F0A7A"/>
    <w:rsid w:val="000F0D7B"/>
    <w:rsid w:val="000F2347"/>
    <w:rsid w:val="000F249E"/>
    <w:rsid w:val="000F25A0"/>
    <w:rsid w:val="000F267F"/>
    <w:rsid w:val="000F2781"/>
    <w:rsid w:val="000F3E4C"/>
    <w:rsid w:val="000F416D"/>
    <w:rsid w:val="000F422A"/>
    <w:rsid w:val="000F5317"/>
    <w:rsid w:val="000F538C"/>
    <w:rsid w:val="000F5DA3"/>
    <w:rsid w:val="000F60D2"/>
    <w:rsid w:val="000F62FE"/>
    <w:rsid w:val="000F6545"/>
    <w:rsid w:val="000F729A"/>
    <w:rsid w:val="000F72A9"/>
    <w:rsid w:val="000F7F70"/>
    <w:rsid w:val="00100505"/>
    <w:rsid w:val="00100ABA"/>
    <w:rsid w:val="001014C0"/>
    <w:rsid w:val="00102516"/>
    <w:rsid w:val="0010265C"/>
    <w:rsid w:val="00102ABD"/>
    <w:rsid w:val="00102FCE"/>
    <w:rsid w:val="00103215"/>
    <w:rsid w:val="00103AE7"/>
    <w:rsid w:val="0010456D"/>
    <w:rsid w:val="001047DE"/>
    <w:rsid w:val="001049A4"/>
    <w:rsid w:val="00104A90"/>
    <w:rsid w:val="00104F15"/>
    <w:rsid w:val="001050E5"/>
    <w:rsid w:val="00105394"/>
    <w:rsid w:val="00105766"/>
    <w:rsid w:val="001058F9"/>
    <w:rsid w:val="00105942"/>
    <w:rsid w:val="00105D96"/>
    <w:rsid w:val="001069CC"/>
    <w:rsid w:val="00106E62"/>
    <w:rsid w:val="00110CC9"/>
    <w:rsid w:val="00110E0F"/>
    <w:rsid w:val="00110F0C"/>
    <w:rsid w:val="00111140"/>
    <w:rsid w:val="001111B2"/>
    <w:rsid w:val="0011143A"/>
    <w:rsid w:val="00111891"/>
    <w:rsid w:val="00111D22"/>
    <w:rsid w:val="00111F8A"/>
    <w:rsid w:val="0011239C"/>
    <w:rsid w:val="0011298B"/>
    <w:rsid w:val="00112B1D"/>
    <w:rsid w:val="00112EA4"/>
    <w:rsid w:val="00113206"/>
    <w:rsid w:val="00113BF7"/>
    <w:rsid w:val="00113EE9"/>
    <w:rsid w:val="0011401F"/>
    <w:rsid w:val="00114472"/>
    <w:rsid w:val="00114F38"/>
    <w:rsid w:val="00114FD8"/>
    <w:rsid w:val="00115610"/>
    <w:rsid w:val="00115BB7"/>
    <w:rsid w:val="00117B56"/>
    <w:rsid w:val="001216B1"/>
    <w:rsid w:val="00121DC8"/>
    <w:rsid w:val="001225BE"/>
    <w:rsid w:val="001227AF"/>
    <w:rsid w:val="00123563"/>
    <w:rsid w:val="00123FEF"/>
    <w:rsid w:val="001240D2"/>
    <w:rsid w:val="001241E2"/>
    <w:rsid w:val="00124746"/>
    <w:rsid w:val="00125225"/>
    <w:rsid w:val="00125880"/>
    <w:rsid w:val="001259A9"/>
    <w:rsid w:val="00125D0A"/>
    <w:rsid w:val="00125D79"/>
    <w:rsid w:val="00126E78"/>
    <w:rsid w:val="001278CC"/>
    <w:rsid w:val="00130AB5"/>
    <w:rsid w:val="00130E27"/>
    <w:rsid w:val="00131A9E"/>
    <w:rsid w:val="00132271"/>
    <w:rsid w:val="001328F7"/>
    <w:rsid w:val="001336CA"/>
    <w:rsid w:val="00133A0C"/>
    <w:rsid w:val="00133B50"/>
    <w:rsid w:val="00133DBF"/>
    <w:rsid w:val="0013444C"/>
    <w:rsid w:val="00134D5E"/>
    <w:rsid w:val="00134E45"/>
    <w:rsid w:val="001350F8"/>
    <w:rsid w:val="0013666B"/>
    <w:rsid w:val="001373A4"/>
    <w:rsid w:val="001373F2"/>
    <w:rsid w:val="00137E04"/>
    <w:rsid w:val="001401D2"/>
    <w:rsid w:val="0014047C"/>
    <w:rsid w:val="001412AA"/>
    <w:rsid w:val="0014159D"/>
    <w:rsid w:val="00141A09"/>
    <w:rsid w:val="0014222D"/>
    <w:rsid w:val="0014368A"/>
    <w:rsid w:val="00143818"/>
    <w:rsid w:val="001448DA"/>
    <w:rsid w:val="0014499B"/>
    <w:rsid w:val="0014605E"/>
    <w:rsid w:val="0014633E"/>
    <w:rsid w:val="00147ADD"/>
    <w:rsid w:val="00147AE1"/>
    <w:rsid w:val="001503D7"/>
    <w:rsid w:val="00150852"/>
    <w:rsid w:val="00150D47"/>
    <w:rsid w:val="00151B90"/>
    <w:rsid w:val="001526E9"/>
    <w:rsid w:val="00152747"/>
    <w:rsid w:val="001527FB"/>
    <w:rsid w:val="00152AB6"/>
    <w:rsid w:val="00152C75"/>
    <w:rsid w:val="00153CA1"/>
    <w:rsid w:val="00154025"/>
    <w:rsid w:val="0015488A"/>
    <w:rsid w:val="00154A68"/>
    <w:rsid w:val="00154F49"/>
    <w:rsid w:val="00155A76"/>
    <w:rsid w:val="0015612C"/>
    <w:rsid w:val="00156757"/>
    <w:rsid w:val="00156AA5"/>
    <w:rsid w:val="001601A0"/>
    <w:rsid w:val="0016110A"/>
    <w:rsid w:val="00163590"/>
    <w:rsid w:val="00163A0B"/>
    <w:rsid w:val="00163A36"/>
    <w:rsid w:val="001646F5"/>
    <w:rsid w:val="001652D5"/>
    <w:rsid w:val="001658C7"/>
    <w:rsid w:val="00165BFB"/>
    <w:rsid w:val="00165DAF"/>
    <w:rsid w:val="00165DBB"/>
    <w:rsid w:val="00167641"/>
    <w:rsid w:val="00167848"/>
    <w:rsid w:val="00167AEF"/>
    <w:rsid w:val="0017019E"/>
    <w:rsid w:val="00171025"/>
    <w:rsid w:val="001719D7"/>
    <w:rsid w:val="0017212C"/>
    <w:rsid w:val="001729A2"/>
    <w:rsid w:val="001733AD"/>
    <w:rsid w:val="0017365A"/>
    <w:rsid w:val="00174BAB"/>
    <w:rsid w:val="00175692"/>
    <w:rsid w:val="00175A17"/>
    <w:rsid w:val="001760C6"/>
    <w:rsid w:val="00176F0F"/>
    <w:rsid w:val="00177313"/>
    <w:rsid w:val="001773CF"/>
    <w:rsid w:val="00177B79"/>
    <w:rsid w:val="001800F7"/>
    <w:rsid w:val="00180134"/>
    <w:rsid w:val="001802A8"/>
    <w:rsid w:val="001804A9"/>
    <w:rsid w:val="0018077A"/>
    <w:rsid w:val="0018179F"/>
    <w:rsid w:val="0018186B"/>
    <w:rsid w:val="001819EE"/>
    <w:rsid w:val="00181CC9"/>
    <w:rsid w:val="001822F5"/>
    <w:rsid w:val="001825B9"/>
    <w:rsid w:val="0018278F"/>
    <w:rsid w:val="00182EDE"/>
    <w:rsid w:val="001831C1"/>
    <w:rsid w:val="001836C4"/>
    <w:rsid w:val="00183744"/>
    <w:rsid w:val="001838B2"/>
    <w:rsid w:val="00183C8D"/>
    <w:rsid w:val="00184446"/>
    <w:rsid w:val="00185DC3"/>
    <w:rsid w:val="001861B7"/>
    <w:rsid w:val="001868B1"/>
    <w:rsid w:val="00187573"/>
    <w:rsid w:val="0018786E"/>
    <w:rsid w:val="00187DDC"/>
    <w:rsid w:val="001901B7"/>
    <w:rsid w:val="001909A5"/>
    <w:rsid w:val="00190F6E"/>
    <w:rsid w:val="001915FA"/>
    <w:rsid w:val="00191B68"/>
    <w:rsid w:val="001933F6"/>
    <w:rsid w:val="00194071"/>
    <w:rsid w:val="001941E8"/>
    <w:rsid w:val="00194305"/>
    <w:rsid w:val="001947EC"/>
    <w:rsid w:val="00194DA6"/>
    <w:rsid w:val="001951E0"/>
    <w:rsid w:val="0019539D"/>
    <w:rsid w:val="00195724"/>
    <w:rsid w:val="0019608B"/>
    <w:rsid w:val="00197924"/>
    <w:rsid w:val="00197B3D"/>
    <w:rsid w:val="001A0519"/>
    <w:rsid w:val="001A0D41"/>
    <w:rsid w:val="001A0DAF"/>
    <w:rsid w:val="001A1AEA"/>
    <w:rsid w:val="001A1AF6"/>
    <w:rsid w:val="001A1F24"/>
    <w:rsid w:val="001A230B"/>
    <w:rsid w:val="001A2455"/>
    <w:rsid w:val="001A25E0"/>
    <w:rsid w:val="001A2EDE"/>
    <w:rsid w:val="001A3C0A"/>
    <w:rsid w:val="001A461B"/>
    <w:rsid w:val="001A48C5"/>
    <w:rsid w:val="001A574E"/>
    <w:rsid w:val="001A5A1C"/>
    <w:rsid w:val="001A61FF"/>
    <w:rsid w:val="001A7047"/>
    <w:rsid w:val="001A7676"/>
    <w:rsid w:val="001A7806"/>
    <w:rsid w:val="001A78A1"/>
    <w:rsid w:val="001A79CC"/>
    <w:rsid w:val="001A7D28"/>
    <w:rsid w:val="001B1A04"/>
    <w:rsid w:val="001B1E3D"/>
    <w:rsid w:val="001B28EB"/>
    <w:rsid w:val="001B29FA"/>
    <w:rsid w:val="001B2B05"/>
    <w:rsid w:val="001B378C"/>
    <w:rsid w:val="001B4156"/>
    <w:rsid w:val="001B4BE1"/>
    <w:rsid w:val="001B54F5"/>
    <w:rsid w:val="001B5656"/>
    <w:rsid w:val="001B5A23"/>
    <w:rsid w:val="001B7121"/>
    <w:rsid w:val="001B7580"/>
    <w:rsid w:val="001B7D83"/>
    <w:rsid w:val="001C054B"/>
    <w:rsid w:val="001C0E2B"/>
    <w:rsid w:val="001C0E5A"/>
    <w:rsid w:val="001C15B7"/>
    <w:rsid w:val="001C175F"/>
    <w:rsid w:val="001C18F1"/>
    <w:rsid w:val="001C2A03"/>
    <w:rsid w:val="001C2E29"/>
    <w:rsid w:val="001C388F"/>
    <w:rsid w:val="001C4D24"/>
    <w:rsid w:val="001C6770"/>
    <w:rsid w:val="001C7623"/>
    <w:rsid w:val="001C7940"/>
    <w:rsid w:val="001D066E"/>
    <w:rsid w:val="001D1029"/>
    <w:rsid w:val="001D14A3"/>
    <w:rsid w:val="001D15A3"/>
    <w:rsid w:val="001D2C5D"/>
    <w:rsid w:val="001D309A"/>
    <w:rsid w:val="001D347E"/>
    <w:rsid w:val="001D3785"/>
    <w:rsid w:val="001D3E67"/>
    <w:rsid w:val="001D3F6E"/>
    <w:rsid w:val="001D4206"/>
    <w:rsid w:val="001D4FEF"/>
    <w:rsid w:val="001D5595"/>
    <w:rsid w:val="001D5812"/>
    <w:rsid w:val="001D5875"/>
    <w:rsid w:val="001D5A74"/>
    <w:rsid w:val="001D5DE3"/>
    <w:rsid w:val="001D603C"/>
    <w:rsid w:val="001D68A4"/>
    <w:rsid w:val="001D73D8"/>
    <w:rsid w:val="001D7C70"/>
    <w:rsid w:val="001D7C95"/>
    <w:rsid w:val="001E02E2"/>
    <w:rsid w:val="001E0826"/>
    <w:rsid w:val="001E112D"/>
    <w:rsid w:val="001E1A58"/>
    <w:rsid w:val="001E1AE0"/>
    <w:rsid w:val="001E28C8"/>
    <w:rsid w:val="001E2CA0"/>
    <w:rsid w:val="001E3827"/>
    <w:rsid w:val="001E3D32"/>
    <w:rsid w:val="001E4740"/>
    <w:rsid w:val="001E4B21"/>
    <w:rsid w:val="001E4F52"/>
    <w:rsid w:val="001E568C"/>
    <w:rsid w:val="001E66D3"/>
    <w:rsid w:val="001E7AB3"/>
    <w:rsid w:val="001E7B5D"/>
    <w:rsid w:val="001F0347"/>
    <w:rsid w:val="001F0F63"/>
    <w:rsid w:val="001F1CB3"/>
    <w:rsid w:val="001F21A8"/>
    <w:rsid w:val="001F269F"/>
    <w:rsid w:val="001F2705"/>
    <w:rsid w:val="001F32E3"/>
    <w:rsid w:val="001F3A3E"/>
    <w:rsid w:val="001F3E43"/>
    <w:rsid w:val="001F3E8B"/>
    <w:rsid w:val="001F41F5"/>
    <w:rsid w:val="001F603A"/>
    <w:rsid w:val="001F653F"/>
    <w:rsid w:val="001F68CA"/>
    <w:rsid w:val="001F694F"/>
    <w:rsid w:val="001F6E55"/>
    <w:rsid w:val="001F6EF9"/>
    <w:rsid w:val="001F7137"/>
    <w:rsid w:val="001F7733"/>
    <w:rsid w:val="001F7C72"/>
    <w:rsid w:val="00200152"/>
    <w:rsid w:val="00200396"/>
    <w:rsid w:val="00200792"/>
    <w:rsid w:val="00200EC2"/>
    <w:rsid w:val="00200F4A"/>
    <w:rsid w:val="00201151"/>
    <w:rsid w:val="0020122F"/>
    <w:rsid w:val="0020188E"/>
    <w:rsid w:val="0020239D"/>
    <w:rsid w:val="0020240B"/>
    <w:rsid w:val="00203312"/>
    <w:rsid w:val="00203A63"/>
    <w:rsid w:val="00203BB6"/>
    <w:rsid w:val="002040F6"/>
    <w:rsid w:val="00204BA7"/>
    <w:rsid w:val="00205654"/>
    <w:rsid w:val="002060DE"/>
    <w:rsid w:val="00206225"/>
    <w:rsid w:val="002065CB"/>
    <w:rsid w:val="0020685B"/>
    <w:rsid w:val="0020689D"/>
    <w:rsid w:val="00206A10"/>
    <w:rsid w:val="00207654"/>
    <w:rsid w:val="0021045C"/>
    <w:rsid w:val="0021066E"/>
    <w:rsid w:val="00210EE7"/>
    <w:rsid w:val="00211579"/>
    <w:rsid w:val="00211BEC"/>
    <w:rsid w:val="00211E14"/>
    <w:rsid w:val="002129F9"/>
    <w:rsid w:val="00212CC3"/>
    <w:rsid w:val="0021331F"/>
    <w:rsid w:val="002139E0"/>
    <w:rsid w:val="00213F97"/>
    <w:rsid w:val="00214438"/>
    <w:rsid w:val="00214442"/>
    <w:rsid w:val="0021459E"/>
    <w:rsid w:val="002146AD"/>
    <w:rsid w:val="00214A23"/>
    <w:rsid w:val="00214CDA"/>
    <w:rsid w:val="00215164"/>
    <w:rsid w:val="002151E1"/>
    <w:rsid w:val="00215482"/>
    <w:rsid w:val="00216980"/>
    <w:rsid w:val="00217D0D"/>
    <w:rsid w:val="00220464"/>
    <w:rsid w:val="00220685"/>
    <w:rsid w:val="002208BA"/>
    <w:rsid w:val="0022213E"/>
    <w:rsid w:val="00222BB6"/>
    <w:rsid w:val="00222BEC"/>
    <w:rsid w:val="0022321D"/>
    <w:rsid w:val="0022361B"/>
    <w:rsid w:val="00223BD6"/>
    <w:rsid w:val="00224525"/>
    <w:rsid w:val="00224814"/>
    <w:rsid w:val="00224D57"/>
    <w:rsid w:val="00224F47"/>
    <w:rsid w:val="00225399"/>
    <w:rsid w:val="002258E5"/>
    <w:rsid w:val="00225927"/>
    <w:rsid w:val="00225D81"/>
    <w:rsid w:val="002275CE"/>
    <w:rsid w:val="002276AF"/>
    <w:rsid w:val="002304EA"/>
    <w:rsid w:val="0023376F"/>
    <w:rsid w:val="00234345"/>
    <w:rsid w:val="00234E59"/>
    <w:rsid w:val="0023594B"/>
    <w:rsid w:val="00235A33"/>
    <w:rsid w:val="002362D1"/>
    <w:rsid w:val="002365F6"/>
    <w:rsid w:val="0023738E"/>
    <w:rsid w:val="00237D6C"/>
    <w:rsid w:val="00237F16"/>
    <w:rsid w:val="00237FCD"/>
    <w:rsid w:val="0024042C"/>
    <w:rsid w:val="00240628"/>
    <w:rsid w:val="00241408"/>
    <w:rsid w:val="00242316"/>
    <w:rsid w:val="00242FA9"/>
    <w:rsid w:val="00243B93"/>
    <w:rsid w:val="00244039"/>
    <w:rsid w:val="0024415C"/>
    <w:rsid w:val="00244B4E"/>
    <w:rsid w:val="00244E1B"/>
    <w:rsid w:val="00245126"/>
    <w:rsid w:val="002451BD"/>
    <w:rsid w:val="00245C9A"/>
    <w:rsid w:val="00245F82"/>
    <w:rsid w:val="00246164"/>
    <w:rsid w:val="0024635C"/>
    <w:rsid w:val="00246839"/>
    <w:rsid w:val="0025077C"/>
    <w:rsid w:val="00250B5A"/>
    <w:rsid w:val="00252D0A"/>
    <w:rsid w:val="00252E48"/>
    <w:rsid w:val="00255037"/>
    <w:rsid w:val="002558E1"/>
    <w:rsid w:val="00255BCC"/>
    <w:rsid w:val="002560EE"/>
    <w:rsid w:val="0025705B"/>
    <w:rsid w:val="002574DA"/>
    <w:rsid w:val="002576D0"/>
    <w:rsid w:val="0025780B"/>
    <w:rsid w:val="0025787D"/>
    <w:rsid w:val="00257C92"/>
    <w:rsid w:val="002602FA"/>
    <w:rsid w:val="00260BB4"/>
    <w:rsid w:val="002616A3"/>
    <w:rsid w:val="002616CC"/>
    <w:rsid w:val="00261ED1"/>
    <w:rsid w:val="002626F1"/>
    <w:rsid w:val="0026295A"/>
    <w:rsid w:val="00262B88"/>
    <w:rsid w:val="00264654"/>
    <w:rsid w:val="00265C6C"/>
    <w:rsid w:val="00266022"/>
    <w:rsid w:val="0026605C"/>
    <w:rsid w:val="0026681F"/>
    <w:rsid w:val="00266CE8"/>
    <w:rsid w:val="002670AB"/>
    <w:rsid w:val="002675A6"/>
    <w:rsid w:val="00267936"/>
    <w:rsid w:val="00267FD9"/>
    <w:rsid w:val="002705A1"/>
    <w:rsid w:val="002708CD"/>
    <w:rsid w:val="00270904"/>
    <w:rsid w:val="002709E8"/>
    <w:rsid w:val="00270B4C"/>
    <w:rsid w:val="00270E76"/>
    <w:rsid w:val="00271076"/>
    <w:rsid w:val="002718DA"/>
    <w:rsid w:val="00271BFD"/>
    <w:rsid w:val="00272834"/>
    <w:rsid w:val="00272D36"/>
    <w:rsid w:val="0027313A"/>
    <w:rsid w:val="002733D7"/>
    <w:rsid w:val="002735E4"/>
    <w:rsid w:val="00274D1B"/>
    <w:rsid w:val="002754A7"/>
    <w:rsid w:val="00275B35"/>
    <w:rsid w:val="00275E59"/>
    <w:rsid w:val="0027622A"/>
    <w:rsid w:val="00276978"/>
    <w:rsid w:val="00276FDE"/>
    <w:rsid w:val="00277EEC"/>
    <w:rsid w:val="0028003E"/>
    <w:rsid w:val="00280B13"/>
    <w:rsid w:val="00282165"/>
    <w:rsid w:val="00282260"/>
    <w:rsid w:val="00282368"/>
    <w:rsid w:val="002828CB"/>
    <w:rsid w:val="00283224"/>
    <w:rsid w:val="002833A3"/>
    <w:rsid w:val="00283657"/>
    <w:rsid w:val="002839AA"/>
    <w:rsid w:val="002839E9"/>
    <w:rsid w:val="002840B8"/>
    <w:rsid w:val="002844F5"/>
    <w:rsid w:val="0028565D"/>
    <w:rsid w:val="00285EB3"/>
    <w:rsid w:val="00286765"/>
    <w:rsid w:val="00286A71"/>
    <w:rsid w:val="00286BBA"/>
    <w:rsid w:val="00286C4E"/>
    <w:rsid w:val="002874A9"/>
    <w:rsid w:val="00287760"/>
    <w:rsid w:val="00287AA0"/>
    <w:rsid w:val="00287EA0"/>
    <w:rsid w:val="00290D89"/>
    <w:rsid w:val="00291681"/>
    <w:rsid w:val="00292791"/>
    <w:rsid w:val="00293276"/>
    <w:rsid w:val="00293519"/>
    <w:rsid w:val="002939C3"/>
    <w:rsid w:val="00294A4D"/>
    <w:rsid w:val="00295859"/>
    <w:rsid w:val="002958ED"/>
    <w:rsid w:val="00295E25"/>
    <w:rsid w:val="00295EA2"/>
    <w:rsid w:val="00296493"/>
    <w:rsid w:val="0029667D"/>
    <w:rsid w:val="00296713"/>
    <w:rsid w:val="002976B2"/>
    <w:rsid w:val="002A019E"/>
    <w:rsid w:val="002A05A8"/>
    <w:rsid w:val="002A11F4"/>
    <w:rsid w:val="002A171D"/>
    <w:rsid w:val="002A252B"/>
    <w:rsid w:val="002A2589"/>
    <w:rsid w:val="002A2B57"/>
    <w:rsid w:val="002A2DF7"/>
    <w:rsid w:val="002A2E3B"/>
    <w:rsid w:val="002A2FC1"/>
    <w:rsid w:val="002A35EE"/>
    <w:rsid w:val="002A3AD0"/>
    <w:rsid w:val="002A3C13"/>
    <w:rsid w:val="002A432D"/>
    <w:rsid w:val="002A505A"/>
    <w:rsid w:val="002A52C9"/>
    <w:rsid w:val="002A597C"/>
    <w:rsid w:val="002A5EB8"/>
    <w:rsid w:val="002A6059"/>
    <w:rsid w:val="002A60F2"/>
    <w:rsid w:val="002A6555"/>
    <w:rsid w:val="002A6A38"/>
    <w:rsid w:val="002A6E16"/>
    <w:rsid w:val="002A7A6D"/>
    <w:rsid w:val="002B0431"/>
    <w:rsid w:val="002B0486"/>
    <w:rsid w:val="002B0723"/>
    <w:rsid w:val="002B0D78"/>
    <w:rsid w:val="002B1168"/>
    <w:rsid w:val="002B131B"/>
    <w:rsid w:val="002B1D03"/>
    <w:rsid w:val="002B1F89"/>
    <w:rsid w:val="002B3592"/>
    <w:rsid w:val="002B3599"/>
    <w:rsid w:val="002B3796"/>
    <w:rsid w:val="002B3A48"/>
    <w:rsid w:val="002B470E"/>
    <w:rsid w:val="002B4C87"/>
    <w:rsid w:val="002B5403"/>
    <w:rsid w:val="002B5859"/>
    <w:rsid w:val="002B5D80"/>
    <w:rsid w:val="002B61A3"/>
    <w:rsid w:val="002B6314"/>
    <w:rsid w:val="002B6358"/>
    <w:rsid w:val="002B6850"/>
    <w:rsid w:val="002B6B2B"/>
    <w:rsid w:val="002B6CA9"/>
    <w:rsid w:val="002B75CC"/>
    <w:rsid w:val="002B7789"/>
    <w:rsid w:val="002B7DF2"/>
    <w:rsid w:val="002B7E1A"/>
    <w:rsid w:val="002C02CE"/>
    <w:rsid w:val="002C0924"/>
    <w:rsid w:val="002C0C01"/>
    <w:rsid w:val="002C10D4"/>
    <w:rsid w:val="002C1CE8"/>
    <w:rsid w:val="002C2CF9"/>
    <w:rsid w:val="002C2E4A"/>
    <w:rsid w:val="002C5289"/>
    <w:rsid w:val="002C598A"/>
    <w:rsid w:val="002C6298"/>
    <w:rsid w:val="002C6954"/>
    <w:rsid w:val="002C6A95"/>
    <w:rsid w:val="002C6DD4"/>
    <w:rsid w:val="002C6EDD"/>
    <w:rsid w:val="002C737F"/>
    <w:rsid w:val="002C751C"/>
    <w:rsid w:val="002C79F3"/>
    <w:rsid w:val="002D008C"/>
    <w:rsid w:val="002D0CE2"/>
    <w:rsid w:val="002D0E20"/>
    <w:rsid w:val="002D12E6"/>
    <w:rsid w:val="002D18DB"/>
    <w:rsid w:val="002D19C1"/>
    <w:rsid w:val="002D1A0F"/>
    <w:rsid w:val="002D1CE9"/>
    <w:rsid w:val="002D1E6D"/>
    <w:rsid w:val="002D23EB"/>
    <w:rsid w:val="002D2711"/>
    <w:rsid w:val="002D377F"/>
    <w:rsid w:val="002D45F2"/>
    <w:rsid w:val="002D4764"/>
    <w:rsid w:val="002D4B28"/>
    <w:rsid w:val="002D4CB9"/>
    <w:rsid w:val="002D59CC"/>
    <w:rsid w:val="002D5BBE"/>
    <w:rsid w:val="002D60DA"/>
    <w:rsid w:val="002D63F1"/>
    <w:rsid w:val="002D65ED"/>
    <w:rsid w:val="002D68A2"/>
    <w:rsid w:val="002D6F26"/>
    <w:rsid w:val="002D74D9"/>
    <w:rsid w:val="002E0AE2"/>
    <w:rsid w:val="002E16B2"/>
    <w:rsid w:val="002E1912"/>
    <w:rsid w:val="002E1EBC"/>
    <w:rsid w:val="002E1FA7"/>
    <w:rsid w:val="002E2C73"/>
    <w:rsid w:val="002E2C8E"/>
    <w:rsid w:val="002E3099"/>
    <w:rsid w:val="002E3149"/>
    <w:rsid w:val="002E321E"/>
    <w:rsid w:val="002E419A"/>
    <w:rsid w:val="002E4FDB"/>
    <w:rsid w:val="002E6071"/>
    <w:rsid w:val="002E68E1"/>
    <w:rsid w:val="002E7667"/>
    <w:rsid w:val="002E793E"/>
    <w:rsid w:val="002E7BA2"/>
    <w:rsid w:val="002E7D89"/>
    <w:rsid w:val="002E7FB8"/>
    <w:rsid w:val="002F01BF"/>
    <w:rsid w:val="002F0482"/>
    <w:rsid w:val="002F04EE"/>
    <w:rsid w:val="002F1751"/>
    <w:rsid w:val="002F1799"/>
    <w:rsid w:val="002F1998"/>
    <w:rsid w:val="002F27E2"/>
    <w:rsid w:val="002F27F8"/>
    <w:rsid w:val="002F2A38"/>
    <w:rsid w:val="002F363E"/>
    <w:rsid w:val="002F46C4"/>
    <w:rsid w:val="002F4941"/>
    <w:rsid w:val="002F4FCE"/>
    <w:rsid w:val="002F513E"/>
    <w:rsid w:val="002F6423"/>
    <w:rsid w:val="002F6A30"/>
    <w:rsid w:val="002F7BED"/>
    <w:rsid w:val="002F7CD2"/>
    <w:rsid w:val="002F7D18"/>
    <w:rsid w:val="002F7D39"/>
    <w:rsid w:val="0030053D"/>
    <w:rsid w:val="00300721"/>
    <w:rsid w:val="003014F7"/>
    <w:rsid w:val="0030197F"/>
    <w:rsid w:val="00302DFD"/>
    <w:rsid w:val="00303160"/>
    <w:rsid w:val="003032D9"/>
    <w:rsid w:val="0030379D"/>
    <w:rsid w:val="003038F5"/>
    <w:rsid w:val="00303AA6"/>
    <w:rsid w:val="00303BAA"/>
    <w:rsid w:val="00304261"/>
    <w:rsid w:val="003050E1"/>
    <w:rsid w:val="00305598"/>
    <w:rsid w:val="003058CF"/>
    <w:rsid w:val="003067F7"/>
    <w:rsid w:val="0030686C"/>
    <w:rsid w:val="0030688F"/>
    <w:rsid w:val="00306CB9"/>
    <w:rsid w:val="003074C9"/>
    <w:rsid w:val="00307F0E"/>
    <w:rsid w:val="0031002C"/>
    <w:rsid w:val="0031020E"/>
    <w:rsid w:val="00310A8D"/>
    <w:rsid w:val="00311008"/>
    <w:rsid w:val="003113B4"/>
    <w:rsid w:val="00311519"/>
    <w:rsid w:val="00311EA6"/>
    <w:rsid w:val="003124B0"/>
    <w:rsid w:val="00312681"/>
    <w:rsid w:val="00314026"/>
    <w:rsid w:val="0031431D"/>
    <w:rsid w:val="003153DC"/>
    <w:rsid w:val="003161C2"/>
    <w:rsid w:val="00316851"/>
    <w:rsid w:val="0031699D"/>
    <w:rsid w:val="00316A25"/>
    <w:rsid w:val="00317793"/>
    <w:rsid w:val="003204AD"/>
    <w:rsid w:val="00321189"/>
    <w:rsid w:val="0032150A"/>
    <w:rsid w:val="003219ED"/>
    <w:rsid w:val="00321CEF"/>
    <w:rsid w:val="00323D02"/>
    <w:rsid w:val="003245E6"/>
    <w:rsid w:val="00325A5E"/>
    <w:rsid w:val="00325B32"/>
    <w:rsid w:val="003261A3"/>
    <w:rsid w:val="00327075"/>
    <w:rsid w:val="0032734D"/>
    <w:rsid w:val="00327469"/>
    <w:rsid w:val="0032748F"/>
    <w:rsid w:val="00327D16"/>
    <w:rsid w:val="00331794"/>
    <w:rsid w:val="00331F61"/>
    <w:rsid w:val="00332DA3"/>
    <w:rsid w:val="00333742"/>
    <w:rsid w:val="00333798"/>
    <w:rsid w:val="00333ABC"/>
    <w:rsid w:val="00334EC5"/>
    <w:rsid w:val="00335D55"/>
    <w:rsid w:val="00335E3E"/>
    <w:rsid w:val="00335F7A"/>
    <w:rsid w:val="003369DD"/>
    <w:rsid w:val="00336F74"/>
    <w:rsid w:val="003373FF"/>
    <w:rsid w:val="003400A0"/>
    <w:rsid w:val="0034103B"/>
    <w:rsid w:val="003411A0"/>
    <w:rsid w:val="00342663"/>
    <w:rsid w:val="00343019"/>
    <w:rsid w:val="0034302D"/>
    <w:rsid w:val="00343340"/>
    <w:rsid w:val="00343753"/>
    <w:rsid w:val="00343B68"/>
    <w:rsid w:val="00344338"/>
    <w:rsid w:val="00344990"/>
    <w:rsid w:val="003452DF"/>
    <w:rsid w:val="00347081"/>
    <w:rsid w:val="0034745B"/>
    <w:rsid w:val="003475F4"/>
    <w:rsid w:val="00350EE2"/>
    <w:rsid w:val="00351514"/>
    <w:rsid w:val="00351680"/>
    <w:rsid w:val="003516B3"/>
    <w:rsid w:val="00351880"/>
    <w:rsid w:val="00352DCB"/>
    <w:rsid w:val="00352E2C"/>
    <w:rsid w:val="003534FF"/>
    <w:rsid w:val="003536AF"/>
    <w:rsid w:val="003536D9"/>
    <w:rsid w:val="00353CCF"/>
    <w:rsid w:val="0035401A"/>
    <w:rsid w:val="0035423E"/>
    <w:rsid w:val="00354392"/>
    <w:rsid w:val="003545BD"/>
    <w:rsid w:val="003556DF"/>
    <w:rsid w:val="00355F65"/>
    <w:rsid w:val="00356670"/>
    <w:rsid w:val="003566FB"/>
    <w:rsid w:val="00356794"/>
    <w:rsid w:val="00356D20"/>
    <w:rsid w:val="00357DAF"/>
    <w:rsid w:val="003600A6"/>
    <w:rsid w:val="00360259"/>
    <w:rsid w:val="00361983"/>
    <w:rsid w:val="00361D46"/>
    <w:rsid w:val="0036208D"/>
    <w:rsid w:val="00362B16"/>
    <w:rsid w:val="00363016"/>
    <w:rsid w:val="0036322D"/>
    <w:rsid w:val="00364220"/>
    <w:rsid w:val="00364544"/>
    <w:rsid w:val="003649B0"/>
    <w:rsid w:val="00364E70"/>
    <w:rsid w:val="00365B1E"/>
    <w:rsid w:val="00366C4F"/>
    <w:rsid w:val="00366E2B"/>
    <w:rsid w:val="00366ED9"/>
    <w:rsid w:val="00370395"/>
    <w:rsid w:val="0037075C"/>
    <w:rsid w:val="003707EB"/>
    <w:rsid w:val="003714CE"/>
    <w:rsid w:val="00371B65"/>
    <w:rsid w:val="00372C77"/>
    <w:rsid w:val="00372DE6"/>
    <w:rsid w:val="003730F6"/>
    <w:rsid w:val="00373535"/>
    <w:rsid w:val="00373A7D"/>
    <w:rsid w:val="00373B48"/>
    <w:rsid w:val="003749CC"/>
    <w:rsid w:val="00374CD0"/>
    <w:rsid w:val="00374D9F"/>
    <w:rsid w:val="00374F90"/>
    <w:rsid w:val="0037557D"/>
    <w:rsid w:val="00375E43"/>
    <w:rsid w:val="003764DF"/>
    <w:rsid w:val="00376DB0"/>
    <w:rsid w:val="00377D99"/>
    <w:rsid w:val="00380865"/>
    <w:rsid w:val="00380BCE"/>
    <w:rsid w:val="0038103A"/>
    <w:rsid w:val="003821F8"/>
    <w:rsid w:val="00382A35"/>
    <w:rsid w:val="003834D4"/>
    <w:rsid w:val="0038582A"/>
    <w:rsid w:val="00385F2B"/>
    <w:rsid w:val="0038646A"/>
    <w:rsid w:val="00386BB2"/>
    <w:rsid w:val="00387198"/>
    <w:rsid w:val="00387752"/>
    <w:rsid w:val="00387DAE"/>
    <w:rsid w:val="00387E3E"/>
    <w:rsid w:val="003900F8"/>
    <w:rsid w:val="0039038B"/>
    <w:rsid w:val="003906D2"/>
    <w:rsid w:val="00390A2C"/>
    <w:rsid w:val="00391407"/>
    <w:rsid w:val="00391ED9"/>
    <w:rsid w:val="00392507"/>
    <w:rsid w:val="003925FB"/>
    <w:rsid w:val="003928EB"/>
    <w:rsid w:val="00392A63"/>
    <w:rsid w:val="00392BEC"/>
    <w:rsid w:val="0039302C"/>
    <w:rsid w:val="00393E85"/>
    <w:rsid w:val="003942FA"/>
    <w:rsid w:val="003949A2"/>
    <w:rsid w:val="00395E46"/>
    <w:rsid w:val="00396FE6"/>
    <w:rsid w:val="0039737B"/>
    <w:rsid w:val="00397976"/>
    <w:rsid w:val="003A008B"/>
    <w:rsid w:val="003A0C26"/>
    <w:rsid w:val="003A109E"/>
    <w:rsid w:val="003A1494"/>
    <w:rsid w:val="003A1634"/>
    <w:rsid w:val="003A1E1C"/>
    <w:rsid w:val="003A2354"/>
    <w:rsid w:val="003A33C2"/>
    <w:rsid w:val="003A3AF5"/>
    <w:rsid w:val="003A3C78"/>
    <w:rsid w:val="003A4B49"/>
    <w:rsid w:val="003A5930"/>
    <w:rsid w:val="003A5A5F"/>
    <w:rsid w:val="003A604D"/>
    <w:rsid w:val="003A6202"/>
    <w:rsid w:val="003A64B7"/>
    <w:rsid w:val="003A64C2"/>
    <w:rsid w:val="003A687D"/>
    <w:rsid w:val="003A6CA4"/>
    <w:rsid w:val="003A7540"/>
    <w:rsid w:val="003A77E5"/>
    <w:rsid w:val="003B05DB"/>
    <w:rsid w:val="003B0C0C"/>
    <w:rsid w:val="003B0FC8"/>
    <w:rsid w:val="003B2039"/>
    <w:rsid w:val="003B298F"/>
    <w:rsid w:val="003B2CE4"/>
    <w:rsid w:val="003B4C44"/>
    <w:rsid w:val="003B4D38"/>
    <w:rsid w:val="003B55D8"/>
    <w:rsid w:val="003B57EE"/>
    <w:rsid w:val="003B5D05"/>
    <w:rsid w:val="003B6133"/>
    <w:rsid w:val="003B668C"/>
    <w:rsid w:val="003B6B40"/>
    <w:rsid w:val="003B6F68"/>
    <w:rsid w:val="003B6FA6"/>
    <w:rsid w:val="003B715A"/>
    <w:rsid w:val="003B718D"/>
    <w:rsid w:val="003B7AEB"/>
    <w:rsid w:val="003C0398"/>
    <w:rsid w:val="003C09CF"/>
    <w:rsid w:val="003C0FB2"/>
    <w:rsid w:val="003C166D"/>
    <w:rsid w:val="003C2E42"/>
    <w:rsid w:val="003C2EC7"/>
    <w:rsid w:val="003C3F42"/>
    <w:rsid w:val="003C450E"/>
    <w:rsid w:val="003C45F0"/>
    <w:rsid w:val="003C60B0"/>
    <w:rsid w:val="003C7123"/>
    <w:rsid w:val="003D03D4"/>
    <w:rsid w:val="003D042A"/>
    <w:rsid w:val="003D168B"/>
    <w:rsid w:val="003D174F"/>
    <w:rsid w:val="003D2570"/>
    <w:rsid w:val="003D3483"/>
    <w:rsid w:val="003D3FAB"/>
    <w:rsid w:val="003D4C9F"/>
    <w:rsid w:val="003D5CF0"/>
    <w:rsid w:val="003D6118"/>
    <w:rsid w:val="003D61FF"/>
    <w:rsid w:val="003D685B"/>
    <w:rsid w:val="003E0013"/>
    <w:rsid w:val="003E020A"/>
    <w:rsid w:val="003E05DD"/>
    <w:rsid w:val="003E05F6"/>
    <w:rsid w:val="003E0CF3"/>
    <w:rsid w:val="003E1024"/>
    <w:rsid w:val="003E1160"/>
    <w:rsid w:val="003E123A"/>
    <w:rsid w:val="003E1645"/>
    <w:rsid w:val="003E23B1"/>
    <w:rsid w:val="003E3431"/>
    <w:rsid w:val="003E3B3F"/>
    <w:rsid w:val="003E3E61"/>
    <w:rsid w:val="003E3E76"/>
    <w:rsid w:val="003E40A5"/>
    <w:rsid w:val="003E473E"/>
    <w:rsid w:val="003E4900"/>
    <w:rsid w:val="003E53BB"/>
    <w:rsid w:val="003E5513"/>
    <w:rsid w:val="003E5B8D"/>
    <w:rsid w:val="003E5C7E"/>
    <w:rsid w:val="003E5D5A"/>
    <w:rsid w:val="003E5E44"/>
    <w:rsid w:val="003E61F7"/>
    <w:rsid w:val="003E66FE"/>
    <w:rsid w:val="003E6BAA"/>
    <w:rsid w:val="003E6E61"/>
    <w:rsid w:val="003E73B4"/>
    <w:rsid w:val="003E7462"/>
    <w:rsid w:val="003F07D3"/>
    <w:rsid w:val="003F1B57"/>
    <w:rsid w:val="003F20E0"/>
    <w:rsid w:val="003F3302"/>
    <w:rsid w:val="003F3316"/>
    <w:rsid w:val="003F522A"/>
    <w:rsid w:val="003F588B"/>
    <w:rsid w:val="003F637D"/>
    <w:rsid w:val="003F71EA"/>
    <w:rsid w:val="003F7C5B"/>
    <w:rsid w:val="004000F1"/>
    <w:rsid w:val="00401476"/>
    <w:rsid w:val="004025B5"/>
    <w:rsid w:val="00402B73"/>
    <w:rsid w:val="00402E0A"/>
    <w:rsid w:val="00403548"/>
    <w:rsid w:val="00403B87"/>
    <w:rsid w:val="00403BCC"/>
    <w:rsid w:val="004040C6"/>
    <w:rsid w:val="0040424C"/>
    <w:rsid w:val="004049ED"/>
    <w:rsid w:val="0040533D"/>
    <w:rsid w:val="00405996"/>
    <w:rsid w:val="004068DB"/>
    <w:rsid w:val="004069A2"/>
    <w:rsid w:val="00407D35"/>
    <w:rsid w:val="0041015D"/>
    <w:rsid w:val="0041021D"/>
    <w:rsid w:val="0041075D"/>
    <w:rsid w:val="00410B48"/>
    <w:rsid w:val="00410C72"/>
    <w:rsid w:val="00410D73"/>
    <w:rsid w:val="00411634"/>
    <w:rsid w:val="00412E45"/>
    <w:rsid w:val="0041307D"/>
    <w:rsid w:val="00414398"/>
    <w:rsid w:val="00414F0F"/>
    <w:rsid w:val="00415486"/>
    <w:rsid w:val="004165B4"/>
    <w:rsid w:val="00416EA1"/>
    <w:rsid w:val="004206FD"/>
    <w:rsid w:val="0042096C"/>
    <w:rsid w:val="00420AEF"/>
    <w:rsid w:val="004219D6"/>
    <w:rsid w:val="00421F2D"/>
    <w:rsid w:val="0042343D"/>
    <w:rsid w:val="0042372C"/>
    <w:rsid w:val="00423951"/>
    <w:rsid w:val="00423A1A"/>
    <w:rsid w:val="004242CE"/>
    <w:rsid w:val="004243DE"/>
    <w:rsid w:val="004244D4"/>
    <w:rsid w:val="00424535"/>
    <w:rsid w:val="00424959"/>
    <w:rsid w:val="00424F75"/>
    <w:rsid w:val="0042502B"/>
    <w:rsid w:val="00425DAA"/>
    <w:rsid w:val="00426AF7"/>
    <w:rsid w:val="004273D9"/>
    <w:rsid w:val="00427A24"/>
    <w:rsid w:val="00430037"/>
    <w:rsid w:val="004302A6"/>
    <w:rsid w:val="00430853"/>
    <w:rsid w:val="00431142"/>
    <w:rsid w:val="004315CC"/>
    <w:rsid w:val="00431A3D"/>
    <w:rsid w:val="00431B04"/>
    <w:rsid w:val="00431E20"/>
    <w:rsid w:val="00431FB8"/>
    <w:rsid w:val="00432513"/>
    <w:rsid w:val="00432528"/>
    <w:rsid w:val="00432656"/>
    <w:rsid w:val="004327C5"/>
    <w:rsid w:val="00432801"/>
    <w:rsid w:val="004328D3"/>
    <w:rsid w:val="004329F7"/>
    <w:rsid w:val="004330EB"/>
    <w:rsid w:val="0043354E"/>
    <w:rsid w:val="004348CC"/>
    <w:rsid w:val="00434A0C"/>
    <w:rsid w:val="00434DE1"/>
    <w:rsid w:val="00435198"/>
    <w:rsid w:val="00436FFC"/>
    <w:rsid w:val="00440024"/>
    <w:rsid w:val="004403C8"/>
    <w:rsid w:val="004409EB"/>
    <w:rsid w:val="00440ABB"/>
    <w:rsid w:val="00440C97"/>
    <w:rsid w:val="00440E82"/>
    <w:rsid w:val="004414CD"/>
    <w:rsid w:val="00441CC5"/>
    <w:rsid w:val="00442559"/>
    <w:rsid w:val="00443042"/>
    <w:rsid w:val="00445580"/>
    <w:rsid w:val="0044579C"/>
    <w:rsid w:val="0044591E"/>
    <w:rsid w:val="0044594B"/>
    <w:rsid w:val="00446743"/>
    <w:rsid w:val="0044677C"/>
    <w:rsid w:val="004467C4"/>
    <w:rsid w:val="00446C69"/>
    <w:rsid w:val="00447A8B"/>
    <w:rsid w:val="00447C1C"/>
    <w:rsid w:val="00447D58"/>
    <w:rsid w:val="00451D33"/>
    <w:rsid w:val="00451FC2"/>
    <w:rsid w:val="00452D82"/>
    <w:rsid w:val="00452EBC"/>
    <w:rsid w:val="004531EC"/>
    <w:rsid w:val="00454275"/>
    <w:rsid w:val="00454305"/>
    <w:rsid w:val="0045434E"/>
    <w:rsid w:val="004543A7"/>
    <w:rsid w:val="00454671"/>
    <w:rsid w:val="00454C8E"/>
    <w:rsid w:val="00455C90"/>
    <w:rsid w:val="00455E6A"/>
    <w:rsid w:val="004566E5"/>
    <w:rsid w:val="00456772"/>
    <w:rsid w:val="00456F83"/>
    <w:rsid w:val="00457CDC"/>
    <w:rsid w:val="00460888"/>
    <w:rsid w:val="00461E00"/>
    <w:rsid w:val="004625D3"/>
    <w:rsid w:val="00462A26"/>
    <w:rsid w:val="00463DE1"/>
    <w:rsid w:val="00463F14"/>
    <w:rsid w:val="0046424E"/>
    <w:rsid w:val="00464A39"/>
    <w:rsid w:val="00465058"/>
    <w:rsid w:val="00465124"/>
    <w:rsid w:val="004652D6"/>
    <w:rsid w:val="004656DD"/>
    <w:rsid w:val="00466006"/>
    <w:rsid w:val="0046604C"/>
    <w:rsid w:val="004660A6"/>
    <w:rsid w:val="0046684A"/>
    <w:rsid w:val="00466A84"/>
    <w:rsid w:val="00466FEC"/>
    <w:rsid w:val="0046713E"/>
    <w:rsid w:val="0047032F"/>
    <w:rsid w:val="00470EB3"/>
    <w:rsid w:val="00471C24"/>
    <w:rsid w:val="004726B3"/>
    <w:rsid w:val="00473143"/>
    <w:rsid w:val="00474BB2"/>
    <w:rsid w:val="00475721"/>
    <w:rsid w:val="00476245"/>
    <w:rsid w:val="004766C2"/>
    <w:rsid w:val="00480446"/>
    <w:rsid w:val="00480461"/>
    <w:rsid w:val="0048157E"/>
    <w:rsid w:val="00481B2D"/>
    <w:rsid w:val="00482505"/>
    <w:rsid w:val="00482B45"/>
    <w:rsid w:val="0048347B"/>
    <w:rsid w:val="00483DD8"/>
    <w:rsid w:val="00483FE7"/>
    <w:rsid w:val="0048429F"/>
    <w:rsid w:val="00484707"/>
    <w:rsid w:val="00484830"/>
    <w:rsid w:val="00485078"/>
    <w:rsid w:val="00486019"/>
    <w:rsid w:val="00486914"/>
    <w:rsid w:val="0048760F"/>
    <w:rsid w:val="00490293"/>
    <w:rsid w:val="00490E8D"/>
    <w:rsid w:val="004919B8"/>
    <w:rsid w:val="004927D4"/>
    <w:rsid w:val="0049281A"/>
    <w:rsid w:val="0049290B"/>
    <w:rsid w:val="00492D45"/>
    <w:rsid w:val="00492D54"/>
    <w:rsid w:val="0049304B"/>
    <w:rsid w:val="00493664"/>
    <w:rsid w:val="00493CD1"/>
    <w:rsid w:val="004944DA"/>
    <w:rsid w:val="00495296"/>
    <w:rsid w:val="004953EF"/>
    <w:rsid w:val="00495DBC"/>
    <w:rsid w:val="00496C40"/>
    <w:rsid w:val="00496CD5"/>
    <w:rsid w:val="00496D41"/>
    <w:rsid w:val="00496EDB"/>
    <w:rsid w:val="00497154"/>
    <w:rsid w:val="00497576"/>
    <w:rsid w:val="0049798A"/>
    <w:rsid w:val="004A0688"/>
    <w:rsid w:val="004A2036"/>
    <w:rsid w:val="004A20F9"/>
    <w:rsid w:val="004A2646"/>
    <w:rsid w:val="004A2975"/>
    <w:rsid w:val="004A30E1"/>
    <w:rsid w:val="004A316B"/>
    <w:rsid w:val="004A36FB"/>
    <w:rsid w:val="004A4531"/>
    <w:rsid w:val="004A4ED1"/>
    <w:rsid w:val="004A58CD"/>
    <w:rsid w:val="004A5AA2"/>
    <w:rsid w:val="004A5C9D"/>
    <w:rsid w:val="004A5DF8"/>
    <w:rsid w:val="004A6F26"/>
    <w:rsid w:val="004A75AE"/>
    <w:rsid w:val="004A7920"/>
    <w:rsid w:val="004A798B"/>
    <w:rsid w:val="004B0A5B"/>
    <w:rsid w:val="004B0C6F"/>
    <w:rsid w:val="004B1366"/>
    <w:rsid w:val="004B155E"/>
    <w:rsid w:val="004B1894"/>
    <w:rsid w:val="004B19BE"/>
    <w:rsid w:val="004B2CDE"/>
    <w:rsid w:val="004B2E0A"/>
    <w:rsid w:val="004B2E80"/>
    <w:rsid w:val="004B30B8"/>
    <w:rsid w:val="004B342D"/>
    <w:rsid w:val="004B34F9"/>
    <w:rsid w:val="004B3ECE"/>
    <w:rsid w:val="004B540F"/>
    <w:rsid w:val="004B6064"/>
    <w:rsid w:val="004B6C66"/>
    <w:rsid w:val="004B6E8E"/>
    <w:rsid w:val="004B791B"/>
    <w:rsid w:val="004B7937"/>
    <w:rsid w:val="004B7B39"/>
    <w:rsid w:val="004B7BB3"/>
    <w:rsid w:val="004C015F"/>
    <w:rsid w:val="004C026E"/>
    <w:rsid w:val="004C069F"/>
    <w:rsid w:val="004C1677"/>
    <w:rsid w:val="004C1B48"/>
    <w:rsid w:val="004C1F81"/>
    <w:rsid w:val="004C262A"/>
    <w:rsid w:val="004C3035"/>
    <w:rsid w:val="004C367D"/>
    <w:rsid w:val="004C44F5"/>
    <w:rsid w:val="004C462C"/>
    <w:rsid w:val="004C4BF8"/>
    <w:rsid w:val="004C5250"/>
    <w:rsid w:val="004C5BB9"/>
    <w:rsid w:val="004C5C71"/>
    <w:rsid w:val="004C66B7"/>
    <w:rsid w:val="004C6A36"/>
    <w:rsid w:val="004C6C9B"/>
    <w:rsid w:val="004C6D5F"/>
    <w:rsid w:val="004C7307"/>
    <w:rsid w:val="004C7696"/>
    <w:rsid w:val="004C7BAA"/>
    <w:rsid w:val="004D0161"/>
    <w:rsid w:val="004D01CC"/>
    <w:rsid w:val="004D0BEE"/>
    <w:rsid w:val="004D166B"/>
    <w:rsid w:val="004D30F8"/>
    <w:rsid w:val="004D32AC"/>
    <w:rsid w:val="004D33D3"/>
    <w:rsid w:val="004D3F0A"/>
    <w:rsid w:val="004D4D48"/>
    <w:rsid w:val="004D4DA7"/>
    <w:rsid w:val="004D5CB4"/>
    <w:rsid w:val="004D6508"/>
    <w:rsid w:val="004D688B"/>
    <w:rsid w:val="004D6AAD"/>
    <w:rsid w:val="004D75A0"/>
    <w:rsid w:val="004D76A9"/>
    <w:rsid w:val="004D7CEF"/>
    <w:rsid w:val="004D7EB5"/>
    <w:rsid w:val="004E08CB"/>
    <w:rsid w:val="004E0CFD"/>
    <w:rsid w:val="004E1148"/>
    <w:rsid w:val="004E18E5"/>
    <w:rsid w:val="004E1993"/>
    <w:rsid w:val="004E1CEB"/>
    <w:rsid w:val="004E31A1"/>
    <w:rsid w:val="004E3D90"/>
    <w:rsid w:val="004E3E2E"/>
    <w:rsid w:val="004E4388"/>
    <w:rsid w:val="004E4EE5"/>
    <w:rsid w:val="004E52DD"/>
    <w:rsid w:val="004E56EB"/>
    <w:rsid w:val="004E79E7"/>
    <w:rsid w:val="004F00BB"/>
    <w:rsid w:val="004F0768"/>
    <w:rsid w:val="004F0ACA"/>
    <w:rsid w:val="004F13FF"/>
    <w:rsid w:val="004F25F6"/>
    <w:rsid w:val="004F37EF"/>
    <w:rsid w:val="004F3B4B"/>
    <w:rsid w:val="004F4BC8"/>
    <w:rsid w:val="004F5560"/>
    <w:rsid w:val="004F5868"/>
    <w:rsid w:val="004F5927"/>
    <w:rsid w:val="004F5D32"/>
    <w:rsid w:val="004F5D95"/>
    <w:rsid w:val="004F5DCB"/>
    <w:rsid w:val="0050027C"/>
    <w:rsid w:val="00500932"/>
    <w:rsid w:val="00500F59"/>
    <w:rsid w:val="0050105A"/>
    <w:rsid w:val="00501128"/>
    <w:rsid w:val="00501293"/>
    <w:rsid w:val="005024D9"/>
    <w:rsid w:val="005036B2"/>
    <w:rsid w:val="005039A2"/>
    <w:rsid w:val="00503B6A"/>
    <w:rsid w:val="005044F7"/>
    <w:rsid w:val="0050451B"/>
    <w:rsid w:val="0050471B"/>
    <w:rsid w:val="00504820"/>
    <w:rsid w:val="00505985"/>
    <w:rsid w:val="00505DF4"/>
    <w:rsid w:val="00505E50"/>
    <w:rsid w:val="005063D8"/>
    <w:rsid w:val="005070C1"/>
    <w:rsid w:val="00507632"/>
    <w:rsid w:val="00507C44"/>
    <w:rsid w:val="00507DE9"/>
    <w:rsid w:val="0051028A"/>
    <w:rsid w:val="0051076B"/>
    <w:rsid w:val="0051093C"/>
    <w:rsid w:val="005120D2"/>
    <w:rsid w:val="00512232"/>
    <w:rsid w:val="00512A27"/>
    <w:rsid w:val="00513C80"/>
    <w:rsid w:val="00513EB8"/>
    <w:rsid w:val="00514670"/>
    <w:rsid w:val="00514721"/>
    <w:rsid w:val="00514EB9"/>
    <w:rsid w:val="00514F32"/>
    <w:rsid w:val="00515E5B"/>
    <w:rsid w:val="00516463"/>
    <w:rsid w:val="00520789"/>
    <w:rsid w:val="00520904"/>
    <w:rsid w:val="0052095D"/>
    <w:rsid w:val="00520A15"/>
    <w:rsid w:val="0052153A"/>
    <w:rsid w:val="00521610"/>
    <w:rsid w:val="005223C0"/>
    <w:rsid w:val="00522481"/>
    <w:rsid w:val="00522882"/>
    <w:rsid w:val="00522A07"/>
    <w:rsid w:val="00522E50"/>
    <w:rsid w:val="005231CA"/>
    <w:rsid w:val="00523AD9"/>
    <w:rsid w:val="0052401E"/>
    <w:rsid w:val="00524265"/>
    <w:rsid w:val="00524321"/>
    <w:rsid w:val="005247DC"/>
    <w:rsid w:val="00524A1C"/>
    <w:rsid w:val="0052539F"/>
    <w:rsid w:val="00525B71"/>
    <w:rsid w:val="00526CA0"/>
    <w:rsid w:val="00526DF7"/>
    <w:rsid w:val="005271BF"/>
    <w:rsid w:val="00527361"/>
    <w:rsid w:val="005275D7"/>
    <w:rsid w:val="0052777F"/>
    <w:rsid w:val="00527AC6"/>
    <w:rsid w:val="00527E4B"/>
    <w:rsid w:val="00527E59"/>
    <w:rsid w:val="005302FE"/>
    <w:rsid w:val="005304B3"/>
    <w:rsid w:val="00530A6A"/>
    <w:rsid w:val="00530F22"/>
    <w:rsid w:val="005311E0"/>
    <w:rsid w:val="00531C9F"/>
    <w:rsid w:val="00531D18"/>
    <w:rsid w:val="0053321E"/>
    <w:rsid w:val="00533232"/>
    <w:rsid w:val="0053332D"/>
    <w:rsid w:val="005338C1"/>
    <w:rsid w:val="00533BF5"/>
    <w:rsid w:val="00534676"/>
    <w:rsid w:val="005352CD"/>
    <w:rsid w:val="0053566A"/>
    <w:rsid w:val="00535B16"/>
    <w:rsid w:val="00535F14"/>
    <w:rsid w:val="0053621E"/>
    <w:rsid w:val="0053635E"/>
    <w:rsid w:val="00537294"/>
    <w:rsid w:val="0054097F"/>
    <w:rsid w:val="00540B62"/>
    <w:rsid w:val="00540DB1"/>
    <w:rsid w:val="00540EB4"/>
    <w:rsid w:val="00540F0A"/>
    <w:rsid w:val="00541247"/>
    <w:rsid w:val="005421B6"/>
    <w:rsid w:val="0054233A"/>
    <w:rsid w:val="00542555"/>
    <w:rsid w:val="005426CD"/>
    <w:rsid w:val="005429A0"/>
    <w:rsid w:val="00542CC3"/>
    <w:rsid w:val="00544C00"/>
    <w:rsid w:val="00544C89"/>
    <w:rsid w:val="005450CB"/>
    <w:rsid w:val="005450D0"/>
    <w:rsid w:val="00545437"/>
    <w:rsid w:val="005456B8"/>
    <w:rsid w:val="005464E5"/>
    <w:rsid w:val="0054658E"/>
    <w:rsid w:val="005467CB"/>
    <w:rsid w:val="00547313"/>
    <w:rsid w:val="005477D7"/>
    <w:rsid w:val="0054797A"/>
    <w:rsid w:val="00547E25"/>
    <w:rsid w:val="005507F4"/>
    <w:rsid w:val="005511C7"/>
    <w:rsid w:val="0055211A"/>
    <w:rsid w:val="00552A2A"/>
    <w:rsid w:val="00552DA8"/>
    <w:rsid w:val="00553254"/>
    <w:rsid w:val="00553EBD"/>
    <w:rsid w:val="005541AB"/>
    <w:rsid w:val="005544C4"/>
    <w:rsid w:val="00554944"/>
    <w:rsid w:val="00554DED"/>
    <w:rsid w:val="005554E7"/>
    <w:rsid w:val="005557AA"/>
    <w:rsid w:val="0055632C"/>
    <w:rsid w:val="00556859"/>
    <w:rsid w:val="00556B82"/>
    <w:rsid w:val="00556C76"/>
    <w:rsid w:val="00557378"/>
    <w:rsid w:val="005578EB"/>
    <w:rsid w:val="00557C6E"/>
    <w:rsid w:val="00560CDE"/>
    <w:rsid w:val="005617EA"/>
    <w:rsid w:val="0056183D"/>
    <w:rsid w:val="00561AA3"/>
    <w:rsid w:val="00561DBE"/>
    <w:rsid w:val="0056248A"/>
    <w:rsid w:val="00562703"/>
    <w:rsid w:val="00562CC3"/>
    <w:rsid w:val="00562F3C"/>
    <w:rsid w:val="00563064"/>
    <w:rsid w:val="005637E2"/>
    <w:rsid w:val="00564579"/>
    <w:rsid w:val="0056487E"/>
    <w:rsid w:val="005648B7"/>
    <w:rsid w:val="00564F49"/>
    <w:rsid w:val="00565C56"/>
    <w:rsid w:val="00565C83"/>
    <w:rsid w:val="00565DCA"/>
    <w:rsid w:val="00566013"/>
    <w:rsid w:val="005675C0"/>
    <w:rsid w:val="00567D95"/>
    <w:rsid w:val="005707CF"/>
    <w:rsid w:val="00570AFD"/>
    <w:rsid w:val="0057146D"/>
    <w:rsid w:val="0057150D"/>
    <w:rsid w:val="00571AD4"/>
    <w:rsid w:val="00571E54"/>
    <w:rsid w:val="005720E9"/>
    <w:rsid w:val="005722DE"/>
    <w:rsid w:val="00572710"/>
    <w:rsid w:val="0057294F"/>
    <w:rsid w:val="00572B0E"/>
    <w:rsid w:val="00572CD7"/>
    <w:rsid w:val="00572EE9"/>
    <w:rsid w:val="0057336A"/>
    <w:rsid w:val="0057393D"/>
    <w:rsid w:val="00574206"/>
    <w:rsid w:val="00574DD1"/>
    <w:rsid w:val="005757CC"/>
    <w:rsid w:val="0057592D"/>
    <w:rsid w:val="005768D1"/>
    <w:rsid w:val="005768EE"/>
    <w:rsid w:val="00580309"/>
    <w:rsid w:val="00580B58"/>
    <w:rsid w:val="00580BD4"/>
    <w:rsid w:val="0058180C"/>
    <w:rsid w:val="00581EDB"/>
    <w:rsid w:val="00582001"/>
    <w:rsid w:val="005839E4"/>
    <w:rsid w:val="00583B8F"/>
    <w:rsid w:val="00583C93"/>
    <w:rsid w:val="005841B2"/>
    <w:rsid w:val="0058507F"/>
    <w:rsid w:val="0058535B"/>
    <w:rsid w:val="00585DC5"/>
    <w:rsid w:val="00586382"/>
    <w:rsid w:val="005867D0"/>
    <w:rsid w:val="005869EC"/>
    <w:rsid w:val="005870C2"/>
    <w:rsid w:val="005871C4"/>
    <w:rsid w:val="0058748A"/>
    <w:rsid w:val="005900C4"/>
    <w:rsid w:val="00590608"/>
    <w:rsid w:val="00590BB6"/>
    <w:rsid w:val="00591100"/>
    <w:rsid w:val="005935ED"/>
    <w:rsid w:val="005939AF"/>
    <w:rsid w:val="00594062"/>
    <w:rsid w:val="00594268"/>
    <w:rsid w:val="00594910"/>
    <w:rsid w:val="00595408"/>
    <w:rsid w:val="005961FA"/>
    <w:rsid w:val="0059640B"/>
    <w:rsid w:val="00596880"/>
    <w:rsid w:val="0059771D"/>
    <w:rsid w:val="00597FD0"/>
    <w:rsid w:val="005A021B"/>
    <w:rsid w:val="005A0551"/>
    <w:rsid w:val="005A08F5"/>
    <w:rsid w:val="005A0E94"/>
    <w:rsid w:val="005A19DB"/>
    <w:rsid w:val="005A1D19"/>
    <w:rsid w:val="005A1D99"/>
    <w:rsid w:val="005A1EEB"/>
    <w:rsid w:val="005A2EE4"/>
    <w:rsid w:val="005A326F"/>
    <w:rsid w:val="005A3637"/>
    <w:rsid w:val="005A392C"/>
    <w:rsid w:val="005A3B53"/>
    <w:rsid w:val="005A3DEA"/>
    <w:rsid w:val="005A443F"/>
    <w:rsid w:val="005A4ED4"/>
    <w:rsid w:val="005A50FA"/>
    <w:rsid w:val="005A55B6"/>
    <w:rsid w:val="005A6216"/>
    <w:rsid w:val="005A7985"/>
    <w:rsid w:val="005B0074"/>
    <w:rsid w:val="005B0FA6"/>
    <w:rsid w:val="005B1D66"/>
    <w:rsid w:val="005B2655"/>
    <w:rsid w:val="005B2A2C"/>
    <w:rsid w:val="005B2E5D"/>
    <w:rsid w:val="005B3268"/>
    <w:rsid w:val="005B3297"/>
    <w:rsid w:val="005B3344"/>
    <w:rsid w:val="005B395A"/>
    <w:rsid w:val="005B41F6"/>
    <w:rsid w:val="005B4A15"/>
    <w:rsid w:val="005B4BAC"/>
    <w:rsid w:val="005B55B0"/>
    <w:rsid w:val="005B55FB"/>
    <w:rsid w:val="005B612F"/>
    <w:rsid w:val="005B67AE"/>
    <w:rsid w:val="005B72FA"/>
    <w:rsid w:val="005B780B"/>
    <w:rsid w:val="005B79DB"/>
    <w:rsid w:val="005B7C22"/>
    <w:rsid w:val="005C0422"/>
    <w:rsid w:val="005C0954"/>
    <w:rsid w:val="005C0C4A"/>
    <w:rsid w:val="005C0E36"/>
    <w:rsid w:val="005C0E8B"/>
    <w:rsid w:val="005C2972"/>
    <w:rsid w:val="005C2CE2"/>
    <w:rsid w:val="005C3A38"/>
    <w:rsid w:val="005C4677"/>
    <w:rsid w:val="005C47CA"/>
    <w:rsid w:val="005C5333"/>
    <w:rsid w:val="005C641C"/>
    <w:rsid w:val="005C69FC"/>
    <w:rsid w:val="005C6A73"/>
    <w:rsid w:val="005C7572"/>
    <w:rsid w:val="005C779A"/>
    <w:rsid w:val="005C7C89"/>
    <w:rsid w:val="005D016A"/>
    <w:rsid w:val="005D05FE"/>
    <w:rsid w:val="005D087D"/>
    <w:rsid w:val="005D2CDB"/>
    <w:rsid w:val="005D344C"/>
    <w:rsid w:val="005D3537"/>
    <w:rsid w:val="005D39CE"/>
    <w:rsid w:val="005D43DE"/>
    <w:rsid w:val="005D4782"/>
    <w:rsid w:val="005D4B63"/>
    <w:rsid w:val="005D5417"/>
    <w:rsid w:val="005D5D86"/>
    <w:rsid w:val="005D6661"/>
    <w:rsid w:val="005D69B2"/>
    <w:rsid w:val="005D6A70"/>
    <w:rsid w:val="005E0574"/>
    <w:rsid w:val="005E0689"/>
    <w:rsid w:val="005E1728"/>
    <w:rsid w:val="005E1D69"/>
    <w:rsid w:val="005E213B"/>
    <w:rsid w:val="005E28CE"/>
    <w:rsid w:val="005E2F63"/>
    <w:rsid w:val="005E3088"/>
    <w:rsid w:val="005E4859"/>
    <w:rsid w:val="005E4AAE"/>
    <w:rsid w:val="005E5995"/>
    <w:rsid w:val="005E5EF7"/>
    <w:rsid w:val="005E600F"/>
    <w:rsid w:val="005E6057"/>
    <w:rsid w:val="005E60F5"/>
    <w:rsid w:val="005E6D53"/>
    <w:rsid w:val="005E7191"/>
    <w:rsid w:val="005E73A8"/>
    <w:rsid w:val="005E7C60"/>
    <w:rsid w:val="005F083B"/>
    <w:rsid w:val="005F0F85"/>
    <w:rsid w:val="005F13FC"/>
    <w:rsid w:val="005F1684"/>
    <w:rsid w:val="005F168E"/>
    <w:rsid w:val="005F16B6"/>
    <w:rsid w:val="005F1954"/>
    <w:rsid w:val="005F24E7"/>
    <w:rsid w:val="005F2FF5"/>
    <w:rsid w:val="005F341E"/>
    <w:rsid w:val="005F3434"/>
    <w:rsid w:val="005F3A7A"/>
    <w:rsid w:val="005F4547"/>
    <w:rsid w:val="005F4DA7"/>
    <w:rsid w:val="005F523E"/>
    <w:rsid w:val="005F5DE1"/>
    <w:rsid w:val="005F632A"/>
    <w:rsid w:val="005F6AE2"/>
    <w:rsid w:val="005F7979"/>
    <w:rsid w:val="00600098"/>
    <w:rsid w:val="00600AE6"/>
    <w:rsid w:val="00601078"/>
    <w:rsid w:val="00601518"/>
    <w:rsid w:val="00601732"/>
    <w:rsid w:val="0060199F"/>
    <w:rsid w:val="00603123"/>
    <w:rsid w:val="006032F2"/>
    <w:rsid w:val="00603379"/>
    <w:rsid w:val="00603C46"/>
    <w:rsid w:val="00603D71"/>
    <w:rsid w:val="00604130"/>
    <w:rsid w:val="0060481A"/>
    <w:rsid w:val="00604980"/>
    <w:rsid w:val="00604FB8"/>
    <w:rsid w:val="006056E0"/>
    <w:rsid w:val="00605B76"/>
    <w:rsid w:val="00605CC2"/>
    <w:rsid w:val="00606561"/>
    <w:rsid w:val="00607D17"/>
    <w:rsid w:val="00610585"/>
    <w:rsid w:val="0061099F"/>
    <w:rsid w:val="00610DEF"/>
    <w:rsid w:val="00610F79"/>
    <w:rsid w:val="006111F2"/>
    <w:rsid w:val="006118D6"/>
    <w:rsid w:val="00611BFE"/>
    <w:rsid w:val="00612ED2"/>
    <w:rsid w:val="00613D9F"/>
    <w:rsid w:val="006140C1"/>
    <w:rsid w:val="00614199"/>
    <w:rsid w:val="0061469F"/>
    <w:rsid w:val="0061492F"/>
    <w:rsid w:val="00614BCC"/>
    <w:rsid w:val="00615253"/>
    <w:rsid w:val="00615822"/>
    <w:rsid w:val="006167AD"/>
    <w:rsid w:val="0061713F"/>
    <w:rsid w:val="006176A5"/>
    <w:rsid w:val="00620033"/>
    <w:rsid w:val="006201C0"/>
    <w:rsid w:val="0062061D"/>
    <w:rsid w:val="00620BDE"/>
    <w:rsid w:val="00620DF8"/>
    <w:rsid w:val="0062101D"/>
    <w:rsid w:val="006212A5"/>
    <w:rsid w:val="006225CB"/>
    <w:rsid w:val="0062311C"/>
    <w:rsid w:val="006243A2"/>
    <w:rsid w:val="00624FD6"/>
    <w:rsid w:val="00625004"/>
    <w:rsid w:val="00625283"/>
    <w:rsid w:val="00625CAB"/>
    <w:rsid w:val="00626139"/>
    <w:rsid w:val="006300D8"/>
    <w:rsid w:val="006301FF"/>
    <w:rsid w:val="0063037C"/>
    <w:rsid w:val="00631369"/>
    <w:rsid w:val="0063204A"/>
    <w:rsid w:val="00632764"/>
    <w:rsid w:val="00632E3E"/>
    <w:rsid w:val="00632F63"/>
    <w:rsid w:val="006345C3"/>
    <w:rsid w:val="00634B2A"/>
    <w:rsid w:val="00634EC8"/>
    <w:rsid w:val="00634FAC"/>
    <w:rsid w:val="00634FF4"/>
    <w:rsid w:val="00635A7A"/>
    <w:rsid w:val="00635BEC"/>
    <w:rsid w:val="00635D77"/>
    <w:rsid w:val="00636004"/>
    <w:rsid w:val="00636AD5"/>
    <w:rsid w:val="006372FC"/>
    <w:rsid w:val="00637754"/>
    <w:rsid w:val="00637CA5"/>
    <w:rsid w:val="00637E4A"/>
    <w:rsid w:val="006404EC"/>
    <w:rsid w:val="006406D7"/>
    <w:rsid w:val="006416B0"/>
    <w:rsid w:val="00641B48"/>
    <w:rsid w:val="00641CB4"/>
    <w:rsid w:val="00641FF9"/>
    <w:rsid w:val="00642130"/>
    <w:rsid w:val="00642684"/>
    <w:rsid w:val="00642C11"/>
    <w:rsid w:val="00642CF4"/>
    <w:rsid w:val="006436B4"/>
    <w:rsid w:val="00643A8A"/>
    <w:rsid w:val="00643AFE"/>
    <w:rsid w:val="0064479B"/>
    <w:rsid w:val="0064500F"/>
    <w:rsid w:val="0064507F"/>
    <w:rsid w:val="0064651B"/>
    <w:rsid w:val="00646E96"/>
    <w:rsid w:val="00647331"/>
    <w:rsid w:val="00647B0A"/>
    <w:rsid w:val="006500DC"/>
    <w:rsid w:val="006501B4"/>
    <w:rsid w:val="0065026F"/>
    <w:rsid w:val="00650AE0"/>
    <w:rsid w:val="0065106F"/>
    <w:rsid w:val="0065151A"/>
    <w:rsid w:val="006524EE"/>
    <w:rsid w:val="0065286C"/>
    <w:rsid w:val="006530C3"/>
    <w:rsid w:val="006532DF"/>
    <w:rsid w:val="006541E7"/>
    <w:rsid w:val="00654383"/>
    <w:rsid w:val="0065440F"/>
    <w:rsid w:val="0065453A"/>
    <w:rsid w:val="006545E9"/>
    <w:rsid w:val="006547BC"/>
    <w:rsid w:val="0065492B"/>
    <w:rsid w:val="006550FD"/>
    <w:rsid w:val="00655355"/>
    <w:rsid w:val="00655C4F"/>
    <w:rsid w:val="00655FEC"/>
    <w:rsid w:val="0065740D"/>
    <w:rsid w:val="006578D2"/>
    <w:rsid w:val="006601E8"/>
    <w:rsid w:val="00660768"/>
    <w:rsid w:val="00661BDB"/>
    <w:rsid w:val="0066398C"/>
    <w:rsid w:val="00664993"/>
    <w:rsid w:val="00664BC1"/>
    <w:rsid w:val="0066555D"/>
    <w:rsid w:val="00666027"/>
    <w:rsid w:val="006660E7"/>
    <w:rsid w:val="00666548"/>
    <w:rsid w:val="00666758"/>
    <w:rsid w:val="00667CC2"/>
    <w:rsid w:val="00667EB3"/>
    <w:rsid w:val="0067002C"/>
    <w:rsid w:val="006702D4"/>
    <w:rsid w:val="00670F82"/>
    <w:rsid w:val="00670FC5"/>
    <w:rsid w:val="006715F8"/>
    <w:rsid w:val="00673E80"/>
    <w:rsid w:val="00674709"/>
    <w:rsid w:val="0067498B"/>
    <w:rsid w:val="00674EC3"/>
    <w:rsid w:val="00675306"/>
    <w:rsid w:val="006757E1"/>
    <w:rsid w:val="00677352"/>
    <w:rsid w:val="006778D5"/>
    <w:rsid w:val="00677ECA"/>
    <w:rsid w:val="006801D4"/>
    <w:rsid w:val="00680230"/>
    <w:rsid w:val="006808B1"/>
    <w:rsid w:val="006813C1"/>
    <w:rsid w:val="00681C76"/>
    <w:rsid w:val="00682217"/>
    <w:rsid w:val="006825E0"/>
    <w:rsid w:val="006828F9"/>
    <w:rsid w:val="00682F11"/>
    <w:rsid w:val="00683128"/>
    <w:rsid w:val="006837A6"/>
    <w:rsid w:val="006839B4"/>
    <w:rsid w:val="00683C73"/>
    <w:rsid w:val="00683C94"/>
    <w:rsid w:val="00684108"/>
    <w:rsid w:val="0068575F"/>
    <w:rsid w:val="00686378"/>
    <w:rsid w:val="00686C0F"/>
    <w:rsid w:val="00687721"/>
    <w:rsid w:val="00690444"/>
    <w:rsid w:val="00690482"/>
    <w:rsid w:val="00690EC4"/>
    <w:rsid w:val="00691702"/>
    <w:rsid w:val="00692002"/>
    <w:rsid w:val="006924F6"/>
    <w:rsid w:val="00693538"/>
    <w:rsid w:val="00693C09"/>
    <w:rsid w:val="006940AE"/>
    <w:rsid w:val="00694D9D"/>
    <w:rsid w:val="00695D80"/>
    <w:rsid w:val="00695F22"/>
    <w:rsid w:val="00696700"/>
    <w:rsid w:val="00696976"/>
    <w:rsid w:val="00696BDD"/>
    <w:rsid w:val="00696C4C"/>
    <w:rsid w:val="00697538"/>
    <w:rsid w:val="006A0372"/>
    <w:rsid w:val="006A053D"/>
    <w:rsid w:val="006A13E5"/>
    <w:rsid w:val="006A16B0"/>
    <w:rsid w:val="006A2325"/>
    <w:rsid w:val="006A2940"/>
    <w:rsid w:val="006A36B8"/>
    <w:rsid w:val="006A4518"/>
    <w:rsid w:val="006A5021"/>
    <w:rsid w:val="006A512C"/>
    <w:rsid w:val="006A547C"/>
    <w:rsid w:val="006A57BD"/>
    <w:rsid w:val="006A5C0D"/>
    <w:rsid w:val="006A6E75"/>
    <w:rsid w:val="006A713B"/>
    <w:rsid w:val="006A7769"/>
    <w:rsid w:val="006B0F14"/>
    <w:rsid w:val="006B1EA3"/>
    <w:rsid w:val="006B2A91"/>
    <w:rsid w:val="006B363E"/>
    <w:rsid w:val="006B422E"/>
    <w:rsid w:val="006B4665"/>
    <w:rsid w:val="006B46A3"/>
    <w:rsid w:val="006B49B0"/>
    <w:rsid w:val="006B4A1F"/>
    <w:rsid w:val="006B537C"/>
    <w:rsid w:val="006B53CB"/>
    <w:rsid w:val="006B5886"/>
    <w:rsid w:val="006B5D74"/>
    <w:rsid w:val="006B5F73"/>
    <w:rsid w:val="006B6669"/>
    <w:rsid w:val="006B67E6"/>
    <w:rsid w:val="006B696F"/>
    <w:rsid w:val="006B7EBD"/>
    <w:rsid w:val="006C053A"/>
    <w:rsid w:val="006C0642"/>
    <w:rsid w:val="006C06B8"/>
    <w:rsid w:val="006C0848"/>
    <w:rsid w:val="006C13F8"/>
    <w:rsid w:val="006C2283"/>
    <w:rsid w:val="006C2687"/>
    <w:rsid w:val="006C27AD"/>
    <w:rsid w:val="006C2FC4"/>
    <w:rsid w:val="006C348A"/>
    <w:rsid w:val="006C3EB0"/>
    <w:rsid w:val="006C415A"/>
    <w:rsid w:val="006C41BA"/>
    <w:rsid w:val="006C4507"/>
    <w:rsid w:val="006C5961"/>
    <w:rsid w:val="006C5B4E"/>
    <w:rsid w:val="006C6461"/>
    <w:rsid w:val="006C6E5A"/>
    <w:rsid w:val="006C7150"/>
    <w:rsid w:val="006C7CB0"/>
    <w:rsid w:val="006D12C7"/>
    <w:rsid w:val="006D180B"/>
    <w:rsid w:val="006D1CB3"/>
    <w:rsid w:val="006D22BF"/>
    <w:rsid w:val="006D289F"/>
    <w:rsid w:val="006D2B36"/>
    <w:rsid w:val="006D2B6D"/>
    <w:rsid w:val="006D31CD"/>
    <w:rsid w:val="006D3B5A"/>
    <w:rsid w:val="006D5404"/>
    <w:rsid w:val="006D5AC9"/>
    <w:rsid w:val="006D606E"/>
    <w:rsid w:val="006D6684"/>
    <w:rsid w:val="006D67E5"/>
    <w:rsid w:val="006D6BB5"/>
    <w:rsid w:val="006D6BD1"/>
    <w:rsid w:val="006D6CEC"/>
    <w:rsid w:val="006D6E60"/>
    <w:rsid w:val="006D7062"/>
    <w:rsid w:val="006D717D"/>
    <w:rsid w:val="006D748D"/>
    <w:rsid w:val="006E07D7"/>
    <w:rsid w:val="006E0C74"/>
    <w:rsid w:val="006E0E57"/>
    <w:rsid w:val="006E1928"/>
    <w:rsid w:val="006E21E9"/>
    <w:rsid w:val="006E5635"/>
    <w:rsid w:val="006E5BFA"/>
    <w:rsid w:val="006E6382"/>
    <w:rsid w:val="006E6E0E"/>
    <w:rsid w:val="006E70B7"/>
    <w:rsid w:val="006F0873"/>
    <w:rsid w:val="006F0990"/>
    <w:rsid w:val="006F10FE"/>
    <w:rsid w:val="006F1728"/>
    <w:rsid w:val="006F1C52"/>
    <w:rsid w:val="006F2103"/>
    <w:rsid w:val="006F22EB"/>
    <w:rsid w:val="006F23DE"/>
    <w:rsid w:val="006F3349"/>
    <w:rsid w:val="006F35A4"/>
    <w:rsid w:val="006F35C7"/>
    <w:rsid w:val="006F3B69"/>
    <w:rsid w:val="006F421D"/>
    <w:rsid w:val="006F50F5"/>
    <w:rsid w:val="006F57AB"/>
    <w:rsid w:val="006F62BA"/>
    <w:rsid w:val="006F7213"/>
    <w:rsid w:val="006F76C3"/>
    <w:rsid w:val="00700240"/>
    <w:rsid w:val="00701C1D"/>
    <w:rsid w:val="00702987"/>
    <w:rsid w:val="00702CDC"/>
    <w:rsid w:val="007033E9"/>
    <w:rsid w:val="0070394E"/>
    <w:rsid w:val="00703C07"/>
    <w:rsid w:val="00703CB8"/>
    <w:rsid w:val="00704759"/>
    <w:rsid w:val="007050DC"/>
    <w:rsid w:val="007052E1"/>
    <w:rsid w:val="0070546A"/>
    <w:rsid w:val="0070589B"/>
    <w:rsid w:val="00705D88"/>
    <w:rsid w:val="0070646C"/>
    <w:rsid w:val="007066A8"/>
    <w:rsid w:val="007068FB"/>
    <w:rsid w:val="00706A48"/>
    <w:rsid w:val="00706E9E"/>
    <w:rsid w:val="0070744B"/>
    <w:rsid w:val="00707A8D"/>
    <w:rsid w:val="00707ECB"/>
    <w:rsid w:val="007102F4"/>
    <w:rsid w:val="00710602"/>
    <w:rsid w:val="00711B10"/>
    <w:rsid w:val="007123EA"/>
    <w:rsid w:val="007124D9"/>
    <w:rsid w:val="007126C7"/>
    <w:rsid w:val="00713208"/>
    <w:rsid w:val="00713B4F"/>
    <w:rsid w:val="00713E9F"/>
    <w:rsid w:val="00714229"/>
    <w:rsid w:val="00715CCC"/>
    <w:rsid w:val="00715D68"/>
    <w:rsid w:val="00716114"/>
    <w:rsid w:val="00716377"/>
    <w:rsid w:val="0071695D"/>
    <w:rsid w:val="00716A88"/>
    <w:rsid w:val="00717E64"/>
    <w:rsid w:val="0072005F"/>
    <w:rsid w:val="00720163"/>
    <w:rsid w:val="00720A12"/>
    <w:rsid w:val="00720B24"/>
    <w:rsid w:val="0072171F"/>
    <w:rsid w:val="007217BA"/>
    <w:rsid w:val="00722024"/>
    <w:rsid w:val="007220C4"/>
    <w:rsid w:val="00722850"/>
    <w:rsid w:val="00722CD9"/>
    <w:rsid w:val="00722CDB"/>
    <w:rsid w:val="00723635"/>
    <w:rsid w:val="00723A4A"/>
    <w:rsid w:val="00724060"/>
    <w:rsid w:val="007244F9"/>
    <w:rsid w:val="00724984"/>
    <w:rsid w:val="00724F86"/>
    <w:rsid w:val="00725443"/>
    <w:rsid w:val="00725B6A"/>
    <w:rsid w:val="00726101"/>
    <w:rsid w:val="0072734C"/>
    <w:rsid w:val="00727608"/>
    <w:rsid w:val="0072771E"/>
    <w:rsid w:val="007305F6"/>
    <w:rsid w:val="00730705"/>
    <w:rsid w:val="00730D1F"/>
    <w:rsid w:val="00731011"/>
    <w:rsid w:val="00731EF0"/>
    <w:rsid w:val="00731FEA"/>
    <w:rsid w:val="00732EF5"/>
    <w:rsid w:val="007337CB"/>
    <w:rsid w:val="007346A3"/>
    <w:rsid w:val="007348CB"/>
    <w:rsid w:val="00734A8B"/>
    <w:rsid w:val="00734A94"/>
    <w:rsid w:val="00734BB7"/>
    <w:rsid w:val="00734D0B"/>
    <w:rsid w:val="00734D16"/>
    <w:rsid w:val="00735C33"/>
    <w:rsid w:val="00736633"/>
    <w:rsid w:val="0073673E"/>
    <w:rsid w:val="00736CD7"/>
    <w:rsid w:val="007370E9"/>
    <w:rsid w:val="0073788A"/>
    <w:rsid w:val="00737F48"/>
    <w:rsid w:val="00740901"/>
    <w:rsid w:val="00740AF8"/>
    <w:rsid w:val="007410EC"/>
    <w:rsid w:val="007410FE"/>
    <w:rsid w:val="00741707"/>
    <w:rsid w:val="0074364D"/>
    <w:rsid w:val="00743B5B"/>
    <w:rsid w:val="00744DCA"/>
    <w:rsid w:val="007450C3"/>
    <w:rsid w:val="007459A7"/>
    <w:rsid w:val="0074691A"/>
    <w:rsid w:val="00746DAB"/>
    <w:rsid w:val="007472DE"/>
    <w:rsid w:val="00747331"/>
    <w:rsid w:val="007475DB"/>
    <w:rsid w:val="0074782A"/>
    <w:rsid w:val="00747870"/>
    <w:rsid w:val="00747A59"/>
    <w:rsid w:val="00747D83"/>
    <w:rsid w:val="00750185"/>
    <w:rsid w:val="0075065E"/>
    <w:rsid w:val="00750742"/>
    <w:rsid w:val="00750AEA"/>
    <w:rsid w:val="00751539"/>
    <w:rsid w:val="00751F7A"/>
    <w:rsid w:val="00752E73"/>
    <w:rsid w:val="007533DE"/>
    <w:rsid w:val="00754A90"/>
    <w:rsid w:val="00755C8A"/>
    <w:rsid w:val="00755EB9"/>
    <w:rsid w:val="00756C86"/>
    <w:rsid w:val="00756E4F"/>
    <w:rsid w:val="0075704F"/>
    <w:rsid w:val="00757C38"/>
    <w:rsid w:val="00757F6C"/>
    <w:rsid w:val="007603D8"/>
    <w:rsid w:val="00760938"/>
    <w:rsid w:val="00761E07"/>
    <w:rsid w:val="007625EB"/>
    <w:rsid w:val="0076269D"/>
    <w:rsid w:val="00762798"/>
    <w:rsid w:val="00762B0B"/>
    <w:rsid w:val="0076356B"/>
    <w:rsid w:val="007639D5"/>
    <w:rsid w:val="00763CEF"/>
    <w:rsid w:val="0076587F"/>
    <w:rsid w:val="00766170"/>
    <w:rsid w:val="007674CF"/>
    <w:rsid w:val="00767A28"/>
    <w:rsid w:val="00767BE1"/>
    <w:rsid w:val="00767BED"/>
    <w:rsid w:val="007703A9"/>
    <w:rsid w:val="00770BE6"/>
    <w:rsid w:val="0077297B"/>
    <w:rsid w:val="00772B00"/>
    <w:rsid w:val="00773480"/>
    <w:rsid w:val="00774164"/>
    <w:rsid w:val="0077462C"/>
    <w:rsid w:val="007747E6"/>
    <w:rsid w:val="00774F35"/>
    <w:rsid w:val="0077505F"/>
    <w:rsid w:val="0077566C"/>
    <w:rsid w:val="00776687"/>
    <w:rsid w:val="00776B05"/>
    <w:rsid w:val="00776B40"/>
    <w:rsid w:val="00777AED"/>
    <w:rsid w:val="00780314"/>
    <w:rsid w:val="007803A1"/>
    <w:rsid w:val="007803D8"/>
    <w:rsid w:val="00780848"/>
    <w:rsid w:val="00780D8E"/>
    <w:rsid w:val="007812EC"/>
    <w:rsid w:val="007812F7"/>
    <w:rsid w:val="007823B9"/>
    <w:rsid w:val="00782C2A"/>
    <w:rsid w:val="00783659"/>
    <w:rsid w:val="00783940"/>
    <w:rsid w:val="00783C96"/>
    <w:rsid w:val="00783E74"/>
    <w:rsid w:val="007845FE"/>
    <w:rsid w:val="00784C50"/>
    <w:rsid w:val="007856D5"/>
    <w:rsid w:val="00786817"/>
    <w:rsid w:val="00786827"/>
    <w:rsid w:val="00790821"/>
    <w:rsid w:val="00790D2E"/>
    <w:rsid w:val="007913CB"/>
    <w:rsid w:val="0079256B"/>
    <w:rsid w:val="007925C6"/>
    <w:rsid w:val="00792AB5"/>
    <w:rsid w:val="0079311E"/>
    <w:rsid w:val="0079377F"/>
    <w:rsid w:val="007948AD"/>
    <w:rsid w:val="00794B60"/>
    <w:rsid w:val="00794C16"/>
    <w:rsid w:val="00795204"/>
    <w:rsid w:val="007953CF"/>
    <w:rsid w:val="007956E0"/>
    <w:rsid w:val="007957D0"/>
    <w:rsid w:val="00795FA2"/>
    <w:rsid w:val="00796425"/>
    <w:rsid w:val="00796820"/>
    <w:rsid w:val="007978F1"/>
    <w:rsid w:val="00797A5F"/>
    <w:rsid w:val="00797A77"/>
    <w:rsid w:val="007A1242"/>
    <w:rsid w:val="007A2470"/>
    <w:rsid w:val="007A27C6"/>
    <w:rsid w:val="007A366A"/>
    <w:rsid w:val="007A36F3"/>
    <w:rsid w:val="007A3998"/>
    <w:rsid w:val="007A49D2"/>
    <w:rsid w:val="007A4E16"/>
    <w:rsid w:val="007A5021"/>
    <w:rsid w:val="007A60E5"/>
    <w:rsid w:val="007A693D"/>
    <w:rsid w:val="007A70A0"/>
    <w:rsid w:val="007A769D"/>
    <w:rsid w:val="007B0C63"/>
    <w:rsid w:val="007B0E21"/>
    <w:rsid w:val="007B100B"/>
    <w:rsid w:val="007B2431"/>
    <w:rsid w:val="007B3E6D"/>
    <w:rsid w:val="007B469C"/>
    <w:rsid w:val="007B57F3"/>
    <w:rsid w:val="007B67E8"/>
    <w:rsid w:val="007B69BC"/>
    <w:rsid w:val="007B72C2"/>
    <w:rsid w:val="007C01E5"/>
    <w:rsid w:val="007C0691"/>
    <w:rsid w:val="007C18B5"/>
    <w:rsid w:val="007C1B51"/>
    <w:rsid w:val="007C231E"/>
    <w:rsid w:val="007C25E3"/>
    <w:rsid w:val="007C2733"/>
    <w:rsid w:val="007C2957"/>
    <w:rsid w:val="007C2AB0"/>
    <w:rsid w:val="007C30E1"/>
    <w:rsid w:val="007C313A"/>
    <w:rsid w:val="007C359C"/>
    <w:rsid w:val="007C390C"/>
    <w:rsid w:val="007C3B2D"/>
    <w:rsid w:val="007C3FB6"/>
    <w:rsid w:val="007C4E14"/>
    <w:rsid w:val="007C5247"/>
    <w:rsid w:val="007C6024"/>
    <w:rsid w:val="007C6483"/>
    <w:rsid w:val="007C6803"/>
    <w:rsid w:val="007C7B86"/>
    <w:rsid w:val="007D02A5"/>
    <w:rsid w:val="007D0B98"/>
    <w:rsid w:val="007D0F4F"/>
    <w:rsid w:val="007D2427"/>
    <w:rsid w:val="007D27D9"/>
    <w:rsid w:val="007D2E70"/>
    <w:rsid w:val="007D3ADB"/>
    <w:rsid w:val="007D3C29"/>
    <w:rsid w:val="007D4674"/>
    <w:rsid w:val="007D4D2F"/>
    <w:rsid w:val="007D52AB"/>
    <w:rsid w:val="007D54C0"/>
    <w:rsid w:val="007D5E67"/>
    <w:rsid w:val="007D6E97"/>
    <w:rsid w:val="007D7483"/>
    <w:rsid w:val="007D7807"/>
    <w:rsid w:val="007D7AE9"/>
    <w:rsid w:val="007E0607"/>
    <w:rsid w:val="007E0A67"/>
    <w:rsid w:val="007E23A4"/>
    <w:rsid w:val="007E2501"/>
    <w:rsid w:val="007E2C88"/>
    <w:rsid w:val="007E32F2"/>
    <w:rsid w:val="007E3CA5"/>
    <w:rsid w:val="007E3D8F"/>
    <w:rsid w:val="007E41EC"/>
    <w:rsid w:val="007E4B97"/>
    <w:rsid w:val="007E4FB6"/>
    <w:rsid w:val="007E5678"/>
    <w:rsid w:val="007E5F6D"/>
    <w:rsid w:val="007E6411"/>
    <w:rsid w:val="007E6735"/>
    <w:rsid w:val="007E6D84"/>
    <w:rsid w:val="007F03E0"/>
    <w:rsid w:val="007F0A3B"/>
    <w:rsid w:val="007F0B39"/>
    <w:rsid w:val="007F16EE"/>
    <w:rsid w:val="007F19D5"/>
    <w:rsid w:val="007F2672"/>
    <w:rsid w:val="007F26A3"/>
    <w:rsid w:val="007F289F"/>
    <w:rsid w:val="007F2E59"/>
    <w:rsid w:val="007F2EC0"/>
    <w:rsid w:val="007F30B1"/>
    <w:rsid w:val="007F3244"/>
    <w:rsid w:val="007F33E9"/>
    <w:rsid w:val="007F34EA"/>
    <w:rsid w:val="007F4137"/>
    <w:rsid w:val="007F4FCA"/>
    <w:rsid w:val="007F5275"/>
    <w:rsid w:val="007F5C3B"/>
    <w:rsid w:val="007F6323"/>
    <w:rsid w:val="007F6475"/>
    <w:rsid w:val="007F6DD0"/>
    <w:rsid w:val="007F7FF6"/>
    <w:rsid w:val="00800400"/>
    <w:rsid w:val="0080045E"/>
    <w:rsid w:val="00800AD3"/>
    <w:rsid w:val="00802069"/>
    <w:rsid w:val="0080230F"/>
    <w:rsid w:val="00802977"/>
    <w:rsid w:val="00802F25"/>
    <w:rsid w:val="00803467"/>
    <w:rsid w:val="00803B0F"/>
    <w:rsid w:val="00804C27"/>
    <w:rsid w:val="008063EC"/>
    <w:rsid w:val="0081002A"/>
    <w:rsid w:val="00810A5E"/>
    <w:rsid w:val="00810A7D"/>
    <w:rsid w:val="00810D15"/>
    <w:rsid w:val="00810E82"/>
    <w:rsid w:val="00811157"/>
    <w:rsid w:val="008112A5"/>
    <w:rsid w:val="008113C5"/>
    <w:rsid w:val="008115FE"/>
    <w:rsid w:val="008120DA"/>
    <w:rsid w:val="0081225F"/>
    <w:rsid w:val="00813A78"/>
    <w:rsid w:val="00813E94"/>
    <w:rsid w:val="0081431E"/>
    <w:rsid w:val="008143F1"/>
    <w:rsid w:val="008147B1"/>
    <w:rsid w:val="0081491D"/>
    <w:rsid w:val="00814927"/>
    <w:rsid w:val="00814ABA"/>
    <w:rsid w:val="008155E9"/>
    <w:rsid w:val="00815A38"/>
    <w:rsid w:val="00815E15"/>
    <w:rsid w:val="008161DD"/>
    <w:rsid w:val="00816F5E"/>
    <w:rsid w:val="00817118"/>
    <w:rsid w:val="008173E5"/>
    <w:rsid w:val="00817695"/>
    <w:rsid w:val="00817837"/>
    <w:rsid w:val="008204EB"/>
    <w:rsid w:val="0082068A"/>
    <w:rsid w:val="00820DB0"/>
    <w:rsid w:val="00821377"/>
    <w:rsid w:val="00821A94"/>
    <w:rsid w:val="00821FC8"/>
    <w:rsid w:val="00821FD7"/>
    <w:rsid w:val="00822204"/>
    <w:rsid w:val="00822640"/>
    <w:rsid w:val="00822923"/>
    <w:rsid w:val="00822F86"/>
    <w:rsid w:val="0082373F"/>
    <w:rsid w:val="00823868"/>
    <w:rsid w:val="00823909"/>
    <w:rsid w:val="00824B3F"/>
    <w:rsid w:val="0082523B"/>
    <w:rsid w:val="0082682C"/>
    <w:rsid w:val="0082683B"/>
    <w:rsid w:val="00826899"/>
    <w:rsid w:val="00827433"/>
    <w:rsid w:val="00827795"/>
    <w:rsid w:val="00827A91"/>
    <w:rsid w:val="00827BD2"/>
    <w:rsid w:val="0083013F"/>
    <w:rsid w:val="00830889"/>
    <w:rsid w:val="00830ACA"/>
    <w:rsid w:val="00830C3C"/>
    <w:rsid w:val="00830F35"/>
    <w:rsid w:val="008318A8"/>
    <w:rsid w:val="00831953"/>
    <w:rsid w:val="00831D9E"/>
    <w:rsid w:val="00831F7E"/>
    <w:rsid w:val="00832045"/>
    <w:rsid w:val="008325B4"/>
    <w:rsid w:val="00832F5D"/>
    <w:rsid w:val="00833191"/>
    <w:rsid w:val="00833310"/>
    <w:rsid w:val="0083348C"/>
    <w:rsid w:val="00833E36"/>
    <w:rsid w:val="00834CF3"/>
    <w:rsid w:val="00834D1D"/>
    <w:rsid w:val="00836B41"/>
    <w:rsid w:val="00836EF9"/>
    <w:rsid w:val="0083769A"/>
    <w:rsid w:val="00837949"/>
    <w:rsid w:val="00837EE0"/>
    <w:rsid w:val="0084021A"/>
    <w:rsid w:val="00840407"/>
    <w:rsid w:val="00841FD3"/>
    <w:rsid w:val="008427BE"/>
    <w:rsid w:val="00843430"/>
    <w:rsid w:val="00843961"/>
    <w:rsid w:val="00843985"/>
    <w:rsid w:val="0084432F"/>
    <w:rsid w:val="0084465A"/>
    <w:rsid w:val="00844A4A"/>
    <w:rsid w:val="00844C31"/>
    <w:rsid w:val="00845908"/>
    <w:rsid w:val="008467DF"/>
    <w:rsid w:val="0084720A"/>
    <w:rsid w:val="008479FC"/>
    <w:rsid w:val="00847C73"/>
    <w:rsid w:val="00847E6E"/>
    <w:rsid w:val="00847EB8"/>
    <w:rsid w:val="00850247"/>
    <w:rsid w:val="00850D1B"/>
    <w:rsid w:val="00850D8A"/>
    <w:rsid w:val="00851934"/>
    <w:rsid w:val="00851FF1"/>
    <w:rsid w:val="0085294D"/>
    <w:rsid w:val="008529DB"/>
    <w:rsid w:val="00852F7D"/>
    <w:rsid w:val="008532FE"/>
    <w:rsid w:val="008538DE"/>
    <w:rsid w:val="00853C1F"/>
    <w:rsid w:val="008557FF"/>
    <w:rsid w:val="0085610B"/>
    <w:rsid w:val="00856441"/>
    <w:rsid w:val="00856458"/>
    <w:rsid w:val="00856C46"/>
    <w:rsid w:val="00856D05"/>
    <w:rsid w:val="00856E4F"/>
    <w:rsid w:val="00856FB1"/>
    <w:rsid w:val="008605A2"/>
    <w:rsid w:val="0086101F"/>
    <w:rsid w:val="00861F74"/>
    <w:rsid w:val="008626AE"/>
    <w:rsid w:val="00862CF8"/>
    <w:rsid w:val="008638A6"/>
    <w:rsid w:val="00863C26"/>
    <w:rsid w:val="0086484F"/>
    <w:rsid w:val="008649B4"/>
    <w:rsid w:val="00864B1D"/>
    <w:rsid w:val="00866853"/>
    <w:rsid w:val="00867240"/>
    <w:rsid w:val="00867258"/>
    <w:rsid w:val="008676E6"/>
    <w:rsid w:val="008676FC"/>
    <w:rsid w:val="008709EE"/>
    <w:rsid w:val="00870AC2"/>
    <w:rsid w:val="00870D42"/>
    <w:rsid w:val="008714FD"/>
    <w:rsid w:val="00871CD2"/>
    <w:rsid w:val="0087251F"/>
    <w:rsid w:val="00872988"/>
    <w:rsid w:val="00872A42"/>
    <w:rsid w:val="0087325B"/>
    <w:rsid w:val="0087346D"/>
    <w:rsid w:val="00873B9F"/>
    <w:rsid w:val="00874BE4"/>
    <w:rsid w:val="0087537A"/>
    <w:rsid w:val="0087539D"/>
    <w:rsid w:val="00875C6F"/>
    <w:rsid w:val="008766F1"/>
    <w:rsid w:val="00880205"/>
    <w:rsid w:val="00880BE9"/>
    <w:rsid w:val="00881995"/>
    <w:rsid w:val="008820DD"/>
    <w:rsid w:val="008837D8"/>
    <w:rsid w:val="00883DCC"/>
    <w:rsid w:val="0088411E"/>
    <w:rsid w:val="00884134"/>
    <w:rsid w:val="00884497"/>
    <w:rsid w:val="00885C26"/>
    <w:rsid w:val="008865BC"/>
    <w:rsid w:val="00886668"/>
    <w:rsid w:val="00886C5D"/>
    <w:rsid w:val="008873AB"/>
    <w:rsid w:val="0088747B"/>
    <w:rsid w:val="008875F4"/>
    <w:rsid w:val="00887B1C"/>
    <w:rsid w:val="00887B88"/>
    <w:rsid w:val="008915E1"/>
    <w:rsid w:val="00892256"/>
    <w:rsid w:val="00892341"/>
    <w:rsid w:val="0089371A"/>
    <w:rsid w:val="0089386D"/>
    <w:rsid w:val="0089549D"/>
    <w:rsid w:val="00895C93"/>
    <w:rsid w:val="0089620E"/>
    <w:rsid w:val="00896D9C"/>
    <w:rsid w:val="0089794B"/>
    <w:rsid w:val="008A00A8"/>
    <w:rsid w:val="008A017A"/>
    <w:rsid w:val="008A0804"/>
    <w:rsid w:val="008A11A7"/>
    <w:rsid w:val="008A13C0"/>
    <w:rsid w:val="008A150E"/>
    <w:rsid w:val="008A3028"/>
    <w:rsid w:val="008A31F4"/>
    <w:rsid w:val="008A33A5"/>
    <w:rsid w:val="008A3666"/>
    <w:rsid w:val="008A39AD"/>
    <w:rsid w:val="008A3F6B"/>
    <w:rsid w:val="008A4109"/>
    <w:rsid w:val="008A45DC"/>
    <w:rsid w:val="008A464B"/>
    <w:rsid w:val="008A47F2"/>
    <w:rsid w:val="008A57C6"/>
    <w:rsid w:val="008A5AB4"/>
    <w:rsid w:val="008A6EF7"/>
    <w:rsid w:val="008A7945"/>
    <w:rsid w:val="008A7BC5"/>
    <w:rsid w:val="008B0397"/>
    <w:rsid w:val="008B0935"/>
    <w:rsid w:val="008B0B84"/>
    <w:rsid w:val="008B0F05"/>
    <w:rsid w:val="008B114B"/>
    <w:rsid w:val="008B1291"/>
    <w:rsid w:val="008B180A"/>
    <w:rsid w:val="008B305E"/>
    <w:rsid w:val="008B350D"/>
    <w:rsid w:val="008B3C8E"/>
    <w:rsid w:val="008B4574"/>
    <w:rsid w:val="008B514A"/>
    <w:rsid w:val="008B5CA5"/>
    <w:rsid w:val="008B65BD"/>
    <w:rsid w:val="008B7BD5"/>
    <w:rsid w:val="008B7C7E"/>
    <w:rsid w:val="008B7D45"/>
    <w:rsid w:val="008B7DDD"/>
    <w:rsid w:val="008C0455"/>
    <w:rsid w:val="008C1220"/>
    <w:rsid w:val="008C1748"/>
    <w:rsid w:val="008C19A0"/>
    <w:rsid w:val="008C3A02"/>
    <w:rsid w:val="008C52B8"/>
    <w:rsid w:val="008C568F"/>
    <w:rsid w:val="008C6105"/>
    <w:rsid w:val="008C64A6"/>
    <w:rsid w:val="008C6EC5"/>
    <w:rsid w:val="008C74A6"/>
    <w:rsid w:val="008C7A02"/>
    <w:rsid w:val="008C7CF9"/>
    <w:rsid w:val="008D02F6"/>
    <w:rsid w:val="008D035D"/>
    <w:rsid w:val="008D03A9"/>
    <w:rsid w:val="008D06E3"/>
    <w:rsid w:val="008D12CD"/>
    <w:rsid w:val="008D12DD"/>
    <w:rsid w:val="008D1472"/>
    <w:rsid w:val="008D1B0C"/>
    <w:rsid w:val="008D20F6"/>
    <w:rsid w:val="008D21B7"/>
    <w:rsid w:val="008D22F0"/>
    <w:rsid w:val="008D2452"/>
    <w:rsid w:val="008D2931"/>
    <w:rsid w:val="008D2D0A"/>
    <w:rsid w:val="008D2FFC"/>
    <w:rsid w:val="008D38C0"/>
    <w:rsid w:val="008D43E2"/>
    <w:rsid w:val="008D4679"/>
    <w:rsid w:val="008D4A3D"/>
    <w:rsid w:val="008D4D03"/>
    <w:rsid w:val="008D4EA2"/>
    <w:rsid w:val="008D59A4"/>
    <w:rsid w:val="008D618F"/>
    <w:rsid w:val="008D664D"/>
    <w:rsid w:val="008D677F"/>
    <w:rsid w:val="008D6A9F"/>
    <w:rsid w:val="008D7D2E"/>
    <w:rsid w:val="008E0700"/>
    <w:rsid w:val="008E1A60"/>
    <w:rsid w:val="008E1DDC"/>
    <w:rsid w:val="008E248C"/>
    <w:rsid w:val="008E28E4"/>
    <w:rsid w:val="008E2F70"/>
    <w:rsid w:val="008E3EF2"/>
    <w:rsid w:val="008E3F47"/>
    <w:rsid w:val="008E5D9D"/>
    <w:rsid w:val="008F13C4"/>
    <w:rsid w:val="008F1AC1"/>
    <w:rsid w:val="008F2234"/>
    <w:rsid w:val="008F26D5"/>
    <w:rsid w:val="008F29B1"/>
    <w:rsid w:val="008F2E20"/>
    <w:rsid w:val="008F2EB9"/>
    <w:rsid w:val="008F2F5E"/>
    <w:rsid w:val="008F3087"/>
    <w:rsid w:val="008F3212"/>
    <w:rsid w:val="008F4D3A"/>
    <w:rsid w:val="008F4EB0"/>
    <w:rsid w:val="008F50BD"/>
    <w:rsid w:val="008F5435"/>
    <w:rsid w:val="008F544E"/>
    <w:rsid w:val="008F5FA4"/>
    <w:rsid w:val="008F6028"/>
    <w:rsid w:val="008F63A9"/>
    <w:rsid w:val="008F6486"/>
    <w:rsid w:val="008F6755"/>
    <w:rsid w:val="008F6805"/>
    <w:rsid w:val="008F75C3"/>
    <w:rsid w:val="008F7856"/>
    <w:rsid w:val="008F7CB5"/>
    <w:rsid w:val="009004A4"/>
    <w:rsid w:val="00900802"/>
    <w:rsid w:val="00900E4F"/>
    <w:rsid w:val="00901090"/>
    <w:rsid w:val="00901188"/>
    <w:rsid w:val="009017DF"/>
    <w:rsid w:val="00901C2C"/>
    <w:rsid w:val="00902BCC"/>
    <w:rsid w:val="0090330F"/>
    <w:rsid w:val="0090446C"/>
    <w:rsid w:val="00904823"/>
    <w:rsid w:val="0090608E"/>
    <w:rsid w:val="009064FF"/>
    <w:rsid w:val="00906821"/>
    <w:rsid w:val="00906FA3"/>
    <w:rsid w:val="00910AEC"/>
    <w:rsid w:val="00910D02"/>
    <w:rsid w:val="00911946"/>
    <w:rsid w:val="009122B6"/>
    <w:rsid w:val="009126EC"/>
    <w:rsid w:val="00912AD5"/>
    <w:rsid w:val="00912B79"/>
    <w:rsid w:val="00912C03"/>
    <w:rsid w:val="00912C31"/>
    <w:rsid w:val="00913BA4"/>
    <w:rsid w:val="00914CD2"/>
    <w:rsid w:val="00915086"/>
    <w:rsid w:val="009153C0"/>
    <w:rsid w:val="009155A4"/>
    <w:rsid w:val="00915A18"/>
    <w:rsid w:val="00916B1C"/>
    <w:rsid w:val="00916DB1"/>
    <w:rsid w:val="00916E01"/>
    <w:rsid w:val="009177AF"/>
    <w:rsid w:val="0091795C"/>
    <w:rsid w:val="009179A0"/>
    <w:rsid w:val="00920398"/>
    <w:rsid w:val="00920B7C"/>
    <w:rsid w:val="00920F8F"/>
    <w:rsid w:val="0092371A"/>
    <w:rsid w:val="00924137"/>
    <w:rsid w:val="00924AF0"/>
    <w:rsid w:val="00924D22"/>
    <w:rsid w:val="00925ABF"/>
    <w:rsid w:val="009269F9"/>
    <w:rsid w:val="00926A8F"/>
    <w:rsid w:val="00926CBE"/>
    <w:rsid w:val="00926CFA"/>
    <w:rsid w:val="00926D32"/>
    <w:rsid w:val="00926F67"/>
    <w:rsid w:val="009271E7"/>
    <w:rsid w:val="0093229B"/>
    <w:rsid w:val="00932C54"/>
    <w:rsid w:val="00932CCA"/>
    <w:rsid w:val="0093324E"/>
    <w:rsid w:val="0093344D"/>
    <w:rsid w:val="0093399F"/>
    <w:rsid w:val="00934B03"/>
    <w:rsid w:val="00935013"/>
    <w:rsid w:val="00935430"/>
    <w:rsid w:val="0093595A"/>
    <w:rsid w:val="00935E01"/>
    <w:rsid w:val="00936CE0"/>
    <w:rsid w:val="00937885"/>
    <w:rsid w:val="009402A9"/>
    <w:rsid w:val="00941351"/>
    <w:rsid w:val="009419E7"/>
    <w:rsid w:val="00941C96"/>
    <w:rsid w:val="00942535"/>
    <w:rsid w:val="009428AC"/>
    <w:rsid w:val="0094348F"/>
    <w:rsid w:val="00943870"/>
    <w:rsid w:val="00943CF3"/>
    <w:rsid w:val="009448A4"/>
    <w:rsid w:val="0094492A"/>
    <w:rsid w:val="00945816"/>
    <w:rsid w:val="00945E45"/>
    <w:rsid w:val="00946131"/>
    <w:rsid w:val="0094674A"/>
    <w:rsid w:val="00946B9F"/>
    <w:rsid w:val="00947378"/>
    <w:rsid w:val="00947960"/>
    <w:rsid w:val="00947AE2"/>
    <w:rsid w:val="00947C55"/>
    <w:rsid w:val="0095085A"/>
    <w:rsid w:val="00951467"/>
    <w:rsid w:val="00951D7E"/>
    <w:rsid w:val="00952D09"/>
    <w:rsid w:val="00952DFF"/>
    <w:rsid w:val="00952E79"/>
    <w:rsid w:val="00953BA9"/>
    <w:rsid w:val="00953C71"/>
    <w:rsid w:val="00954007"/>
    <w:rsid w:val="00955593"/>
    <w:rsid w:val="009557BD"/>
    <w:rsid w:val="009560C9"/>
    <w:rsid w:val="0095642E"/>
    <w:rsid w:val="0095659B"/>
    <w:rsid w:val="0095661F"/>
    <w:rsid w:val="009568B6"/>
    <w:rsid w:val="00957FE1"/>
    <w:rsid w:val="00960DE5"/>
    <w:rsid w:val="009611C6"/>
    <w:rsid w:val="00961399"/>
    <w:rsid w:val="0096185D"/>
    <w:rsid w:val="00961929"/>
    <w:rsid w:val="00961966"/>
    <w:rsid w:val="00961B90"/>
    <w:rsid w:val="009625CF"/>
    <w:rsid w:val="00963235"/>
    <w:rsid w:val="009635EE"/>
    <w:rsid w:val="00963AA2"/>
    <w:rsid w:val="00963E4C"/>
    <w:rsid w:val="00965E9C"/>
    <w:rsid w:val="009662E1"/>
    <w:rsid w:val="00966BDF"/>
    <w:rsid w:val="00966EC8"/>
    <w:rsid w:val="0096790A"/>
    <w:rsid w:val="00967FF2"/>
    <w:rsid w:val="009705D4"/>
    <w:rsid w:val="00970D5C"/>
    <w:rsid w:val="009722A3"/>
    <w:rsid w:val="009726B9"/>
    <w:rsid w:val="009727C8"/>
    <w:rsid w:val="0097325A"/>
    <w:rsid w:val="009739C3"/>
    <w:rsid w:val="00974A4C"/>
    <w:rsid w:val="00974D9B"/>
    <w:rsid w:val="00974DCD"/>
    <w:rsid w:val="00975CCD"/>
    <w:rsid w:val="009760B9"/>
    <w:rsid w:val="0097792F"/>
    <w:rsid w:val="00977D14"/>
    <w:rsid w:val="00980C71"/>
    <w:rsid w:val="00981729"/>
    <w:rsid w:val="00981967"/>
    <w:rsid w:val="00981D67"/>
    <w:rsid w:val="0098302B"/>
    <w:rsid w:val="009833C9"/>
    <w:rsid w:val="00983509"/>
    <w:rsid w:val="00983627"/>
    <w:rsid w:val="00983D7C"/>
    <w:rsid w:val="00983FC5"/>
    <w:rsid w:val="0098486E"/>
    <w:rsid w:val="009860A6"/>
    <w:rsid w:val="00986158"/>
    <w:rsid w:val="009861DB"/>
    <w:rsid w:val="009862DD"/>
    <w:rsid w:val="0098745A"/>
    <w:rsid w:val="00987590"/>
    <w:rsid w:val="00987B3E"/>
    <w:rsid w:val="00990442"/>
    <w:rsid w:val="00990993"/>
    <w:rsid w:val="00990DC2"/>
    <w:rsid w:val="00991E1D"/>
    <w:rsid w:val="00991F41"/>
    <w:rsid w:val="009920D0"/>
    <w:rsid w:val="009925A6"/>
    <w:rsid w:val="00994761"/>
    <w:rsid w:val="009955D8"/>
    <w:rsid w:val="0099585F"/>
    <w:rsid w:val="00995D45"/>
    <w:rsid w:val="009964D9"/>
    <w:rsid w:val="00996B6F"/>
    <w:rsid w:val="00996B79"/>
    <w:rsid w:val="009970D1"/>
    <w:rsid w:val="00997290"/>
    <w:rsid w:val="009973BE"/>
    <w:rsid w:val="00997F04"/>
    <w:rsid w:val="009A0CAA"/>
    <w:rsid w:val="009A0F19"/>
    <w:rsid w:val="009A0FFB"/>
    <w:rsid w:val="009A1002"/>
    <w:rsid w:val="009A11E2"/>
    <w:rsid w:val="009A16D6"/>
    <w:rsid w:val="009A1CDD"/>
    <w:rsid w:val="009A2B97"/>
    <w:rsid w:val="009A5478"/>
    <w:rsid w:val="009A6098"/>
    <w:rsid w:val="009A6156"/>
    <w:rsid w:val="009A6608"/>
    <w:rsid w:val="009A7BA2"/>
    <w:rsid w:val="009B0026"/>
    <w:rsid w:val="009B07AE"/>
    <w:rsid w:val="009B0A6A"/>
    <w:rsid w:val="009B0E25"/>
    <w:rsid w:val="009B161B"/>
    <w:rsid w:val="009B1A4D"/>
    <w:rsid w:val="009B1ADF"/>
    <w:rsid w:val="009B24CF"/>
    <w:rsid w:val="009B2E27"/>
    <w:rsid w:val="009B338D"/>
    <w:rsid w:val="009B36F4"/>
    <w:rsid w:val="009B3DCD"/>
    <w:rsid w:val="009B3F2A"/>
    <w:rsid w:val="009B4FE9"/>
    <w:rsid w:val="009B5AB5"/>
    <w:rsid w:val="009B5D9B"/>
    <w:rsid w:val="009B64DE"/>
    <w:rsid w:val="009B68FD"/>
    <w:rsid w:val="009B6CB1"/>
    <w:rsid w:val="009B7D7A"/>
    <w:rsid w:val="009B7E62"/>
    <w:rsid w:val="009C0108"/>
    <w:rsid w:val="009C011A"/>
    <w:rsid w:val="009C08EF"/>
    <w:rsid w:val="009C0CAE"/>
    <w:rsid w:val="009C1384"/>
    <w:rsid w:val="009C183D"/>
    <w:rsid w:val="009C1C44"/>
    <w:rsid w:val="009C2665"/>
    <w:rsid w:val="009C3035"/>
    <w:rsid w:val="009C40A0"/>
    <w:rsid w:val="009C4318"/>
    <w:rsid w:val="009C4CBB"/>
    <w:rsid w:val="009C5424"/>
    <w:rsid w:val="009C63E4"/>
    <w:rsid w:val="009C7190"/>
    <w:rsid w:val="009C74A0"/>
    <w:rsid w:val="009C7FC1"/>
    <w:rsid w:val="009D09DC"/>
    <w:rsid w:val="009D09E4"/>
    <w:rsid w:val="009D0BDA"/>
    <w:rsid w:val="009D1A28"/>
    <w:rsid w:val="009D1B17"/>
    <w:rsid w:val="009D24DD"/>
    <w:rsid w:val="009D2960"/>
    <w:rsid w:val="009D2A2A"/>
    <w:rsid w:val="009D34EC"/>
    <w:rsid w:val="009D3A91"/>
    <w:rsid w:val="009D3D57"/>
    <w:rsid w:val="009D4125"/>
    <w:rsid w:val="009D4B1A"/>
    <w:rsid w:val="009D502B"/>
    <w:rsid w:val="009D5419"/>
    <w:rsid w:val="009D54B2"/>
    <w:rsid w:val="009D59AE"/>
    <w:rsid w:val="009D69CB"/>
    <w:rsid w:val="009D6CC1"/>
    <w:rsid w:val="009D7052"/>
    <w:rsid w:val="009D716E"/>
    <w:rsid w:val="009D78AA"/>
    <w:rsid w:val="009D79A7"/>
    <w:rsid w:val="009D7D49"/>
    <w:rsid w:val="009D7EA5"/>
    <w:rsid w:val="009E026A"/>
    <w:rsid w:val="009E0958"/>
    <w:rsid w:val="009E1671"/>
    <w:rsid w:val="009E1EA5"/>
    <w:rsid w:val="009E2319"/>
    <w:rsid w:val="009E3158"/>
    <w:rsid w:val="009E3B5C"/>
    <w:rsid w:val="009E4A0A"/>
    <w:rsid w:val="009E56F2"/>
    <w:rsid w:val="009E5A4F"/>
    <w:rsid w:val="009E5D2D"/>
    <w:rsid w:val="009E64F3"/>
    <w:rsid w:val="009E6C2F"/>
    <w:rsid w:val="009E6F08"/>
    <w:rsid w:val="009E71F1"/>
    <w:rsid w:val="009E738D"/>
    <w:rsid w:val="009E75D5"/>
    <w:rsid w:val="009F04F9"/>
    <w:rsid w:val="009F11ED"/>
    <w:rsid w:val="009F1F79"/>
    <w:rsid w:val="009F2916"/>
    <w:rsid w:val="009F2961"/>
    <w:rsid w:val="009F29E3"/>
    <w:rsid w:val="009F2F73"/>
    <w:rsid w:val="009F35AA"/>
    <w:rsid w:val="009F43B3"/>
    <w:rsid w:val="009F44D1"/>
    <w:rsid w:val="009F48B0"/>
    <w:rsid w:val="009F4BBF"/>
    <w:rsid w:val="009F59E3"/>
    <w:rsid w:val="009F5CA4"/>
    <w:rsid w:val="009F600B"/>
    <w:rsid w:val="009F60DE"/>
    <w:rsid w:val="009F68A1"/>
    <w:rsid w:val="009F7D57"/>
    <w:rsid w:val="00A0002E"/>
    <w:rsid w:val="00A00042"/>
    <w:rsid w:val="00A007E4"/>
    <w:rsid w:val="00A00980"/>
    <w:rsid w:val="00A01D6A"/>
    <w:rsid w:val="00A01E36"/>
    <w:rsid w:val="00A02FB0"/>
    <w:rsid w:val="00A03524"/>
    <w:rsid w:val="00A044BA"/>
    <w:rsid w:val="00A044E6"/>
    <w:rsid w:val="00A05348"/>
    <w:rsid w:val="00A0550A"/>
    <w:rsid w:val="00A05A97"/>
    <w:rsid w:val="00A05EAC"/>
    <w:rsid w:val="00A061BB"/>
    <w:rsid w:val="00A0699B"/>
    <w:rsid w:val="00A06BB6"/>
    <w:rsid w:val="00A078A9"/>
    <w:rsid w:val="00A10CD1"/>
    <w:rsid w:val="00A111AE"/>
    <w:rsid w:val="00A11D03"/>
    <w:rsid w:val="00A120BD"/>
    <w:rsid w:val="00A1211E"/>
    <w:rsid w:val="00A1277E"/>
    <w:rsid w:val="00A12EE8"/>
    <w:rsid w:val="00A13087"/>
    <w:rsid w:val="00A13446"/>
    <w:rsid w:val="00A13591"/>
    <w:rsid w:val="00A13E58"/>
    <w:rsid w:val="00A13FFE"/>
    <w:rsid w:val="00A143A6"/>
    <w:rsid w:val="00A14DA7"/>
    <w:rsid w:val="00A14DD5"/>
    <w:rsid w:val="00A14F37"/>
    <w:rsid w:val="00A153FC"/>
    <w:rsid w:val="00A155DE"/>
    <w:rsid w:val="00A17012"/>
    <w:rsid w:val="00A17331"/>
    <w:rsid w:val="00A17B1B"/>
    <w:rsid w:val="00A212B7"/>
    <w:rsid w:val="00A21CFC"/>
    <w:rsid w:val="00A21FDA"/>
    <w:rsid w:val="00A223AE"/>
    <w:rsid w:val="00A2259E"/>
    <w:rsid w:val="00A2325D"/>
    <w:rsid w:val="00A24A13"/>
    <w:rsid w:val="00A24FAF"/>
    <w:rsid w:val="00A25039"/>
    <w:rsid w:val="00A25BEF"/>
    <w:rsid w:val="00A2609C"/>
    <w:rsid w:val="00A2678E"/>
    <w:rsid w:val="00A26F0A"/>
    <w:rsid w:val="00A27747"/>
    <w:rsid w:val="00A278CC"/>
    <w:rsid w:val="00A302FB"/>
    <w:rsid w:val="00A303CE"/>
    <w:rsid w:val="00A30591"/>
    <w:rsid w:val="00A309A2"/>
    <w:rsid w:val="00A30A83"/>
    <w:rsid w:val="00A30E51"/>
    <w:rsid w:val="00A31A2F"/>
    <w:rsid w:val="00A3217C"/>
    <w:rsid w:val="00A32BE8"/>
    <w:rsid w:val="00A32F56"/>
    <w:rsid w:val="00A3355E"/>
    <w:rsid w:val="00A33C5A"/>
    <w:rsid w:val="00A33D1C"/>
    <w:rsid w:val="00A35566"/>
    <w:rsid w:val="00A35C2C"/>
    <w:rsid w:val="00A36226"/>
    <w:rsid w:val="00A36650"/>
    <w:rsid w:val="00A36A9A"/>
    <w:rsid w:val="00A37950"/>
    <w:rsid w:val="00A37BFC"/>
    <w:rsid w:val="00A37C18"/>
    <w:rsid w:val="00A37E25"/>
    <w:rsid w:val="00A37F92"/>
    <w:rsid w:val="00A405B7"/>
    <w:rsid w:val="00A40908"/>
    <w:rsid w:val="00A40A6C"/>
    <w:rsid w:val="00A41CA4"/>
    <w:rsid w:val="00A4312C"/>
    <w:rsid w:val="00A43DF4"/>
    <w:rsid w:val="00A44702"/>
    <w:rsid w:val="00A452BB"/>
    <w:rsid w:val="00A4561F"/>
    <w:rsid w:val="00A45C52"/>
    <w:rsid w:val="00A4620A"/>
    <w:rsid w:val="00A46EF2"/>
    <w:rsid w:val="00A478DB"/>
    <w:rsid w:val="00A47BC4"/>
    <w:rsid w:val="00A50FF4"/>
    <w:rsid w:val="00A516A3"/>
    <w:rsid w:val="00A51955"/>
    <w:rsid w:val="00A51C15"/>
    <w:rsid w:val="00A52790"/>
    <w:rsid w:val="00A529B5"/>
    <w:rsid w:val="00A52A2A"/>
    <w:rsid w:val="00A53602"/>
    <w:rsid w:val="00A5382E"/>
    <w:rsid w:val="00A54320"/>
    <w:rsid w:val="00A54E5C"/>
    <w:rsid w:val="00A55040"/>
    <w:rsid w:val="00A550F7"/>
    <w:rsid w:val="00A551C5"/>
    <w:rsid w:val="00A55BB9"/>
    <w:rsid w:val="00A55F10"/>
    <w:rsid w:val="00A56E35"/>
    <w:rsid w:val="00A5751E"/>
    <w:rsid w:val="00A605F3"/>
    <w:rsid w:val="00A6061B"/>
    <w:rsid w:val="00A61C5B"/>
    <w:rsid w:val="00A61D5E"/>
    <w:rsid w:val="00A62CB3"/>
    <w:rsid w:val="00A630FE"/>
    <w:rsid w:val="00A6435F"/>
    <w:rsid w:val="00A64B3D"/>
    <w:rsid w:val="00A65474"/>
    <w:rsid w:val="00A65930"/>
    <w:rsid w:val="00A6661F"/>
    <w:rsid w:val="00A666D9"/>
    <w:rsid w:val="00A676B9"/>
    <w:rsid w:val="00A676C5"/>
    <w:rsid w:val="00A67B07"/>
    <w:rsid w:val="00A70311"/>
    <w:rsid w:val="00A70573"/>
    <w:rsid w:val="00A7106C"/>
    <w:rsid w:val="00A710B9"/>
    <w:rsid w:val="00A711C5"/>
    <w:rsid w:val="00A71400"/>
    <w:rsid w:val="00A71529"/>
    <w:rsid w:val="00A71BAC"/>
    <w:rsid w:val="00A72572"/>
    <w:rsid w:val="00A738D4"/>
    <w:rsid w:val="00A7412D"/>
    <w:rsid w:val="00A744E8"/>
    <w:rsid w:val="00A74DAD"/>
    <w:rsid w:val="00A762D9"/>
    <w:rsid w:val="00A76F7F"/>
    <w:rsid w:val="00A773C2"/>
    <w:rsid w:val="00A7747E"/>
    <w:rsid w:val="00A77BBA"/>
    <w:rsid w:val="00A80310"/>
    <w:rsid w:val="00A804B6"/>
    <w:rsid w:val="00A80AED"/>
    <w:rsid w:val="00A81641"/>
    <w:rsid w:val="00A81B62"/>
    <w:rsid w:val="00A8288F"/>
    <w:rsid w:val="00A8310B"/>
    <w:rsid w:val="00A83195"/>
    <w:rsid w:val="00A835D0"/>
    <w:rsid w:val="00A8462B"/>
    <w:rsid w:val="00A84BBE"/>
    <w:rsid w:val="00A84F7F"/>
    <w:rsid w:val="00A85030"/>
    <w:rsid w:val="00A85325"/>
    <w:rsid w:val="00A8574D"/>
    <w:rsid w:val="00A87481"/>
    <w:rsid w:val="00A87723"/>
    <w:rsid w:val="00A8785F"/>
    <w:rsid w:val="00A87B06"/>
    <w:rsid w:val="00A90045"/>
    <w:rsid w:val="00A9036E"/>
    <w:rsid w:val="00A9054F"/>
    <w:rsid w:val="00A909A8"/>
    <w:rsid w:val="00A90CFA"/>
    <w:rsid w:val="00A90D2B"/>
    <w:rsid w:val="00A91BF2"/>
    <w:rsid w:val="00A91EEC"/>
    <w:rsid w:val="00A91FC9"/>
    <w:rsid w:val="00A9236B"/>
    <w:rsid w:val="00A929C0"/>
    <w:rsid w:val="00A93243"/>
    <w:rsid w:val="00A93C21"/>
    <w:rsid w:val="00A93FCA"/>
    <w:rsid w:val="00A94323"/>
    <w:rsid w:val="00A94B3E"/>
    <w:rsid w:val="00A94BBC"/>
    <w:rsid w:val="00A958EC"/>
    <w:rsid w:val="00A962FB"/>
    <w:rsid w:val="00A96457"/>
    <w:rsid w:val="00A964B2"/>
    <w:rsid w:val="00A96FD7"/>
    <w:rsid w:val="00A97948"/>
    <w:rsid w:val="00AA0209"/>
    <w:rsid w:val="00AA1252"/>
    <w:rsid w:val="00AA13AE"/>
    <w:rsid w:val="00AA18C8"/>
    <w:rsid w:val="00AA18E3"/>
    <w:rsid w:val="00AA1A45"/>
    <w:rsid w:val="00AA1D85"/>
    <w:rsid w:val="00AA252D"/>
    <w:rsid w:val="00AA30D7"/>
    <w:rsid w:val="00AA4259"/>
    <w:rsid w:val="00AA4F20"/>
    <w:rsid w:val="00AA5C6E"/>
    <w:rsid w:val="00AA6E2B"/>
    <w:rsid w:val="00AA6EB0"/>
    <w:rsid w:val="00AA710F"/>
    <w:rsid w:val="00AA7494"/>
    <w:rsid w:val="00AA74E4"/>
    <w:rsid w:val="00AA76BC"/>
    <w:rsid w:val="00AB0835"/>
    <w:rsid w:val="00AB0850"/>
    <w:rsid w:val="00AB0CB0"/>
    <w:rsid w:val="00AB0E1B"/>
    <w:rsid w:val="00AB0F02"/>
    <w:rsid w:val="00AB1213"/>
    <w:rsid w:val="00AB1853"/>
    <w:rsid w:val="00AB1F7D"/>
    <w:rsid w:val="00AB39B7"/>
    <w:rsid w:val="00AB4517"/>
    <w:rsid w:val="00AB5853"/>
    <w:rsid w:val="00AB5DE2"/>
    <w:rsid w:val="00AB6FF7"/>
    <w:rsid w:val="00AB73E8"/>
    <w:rsid w:val="00AB76C4"/>
    <w:rsid w:val="00AB7807"/>
    <w:rsid w:val="00AB7F98"/>
    <w:rsid w:val="00AC07A9"/>
    <w:rsid w:val="00AC1331"/>
    <w:rsid w:val="00AC1D55"/>
    <w:rsid w:val="00AC1D64"/>
    <w:rsid w:val="00AC272D"/>
    <w:rsid w:val="00AC3017"/>
    <w:rsid w:val="00AC3830"/>
    <w:rsid w:val="00AC3E45"/>
    <w:rsid w:val="00AC49EC"/>
    <w:rsid w:val="00AC51EE"/>
    <w:rsid w:val="00AC5286"/>
    <w:rsid w:val="00AC5AB2"/>
    <w:rsid w:val="00AC5BA0"/>
    <w:rsid w:val="00AC60FC"/>
    <w:rsid w:val="00AC6FD0"/>
    <w:rsid w:val="00AC75CC"/>
    <w:rsid w:val="00AD09AB"/>
    <w:rsid w:val="00AD1294"/>
    <w:rsid w:val="00AD15E9"/>
    <w:rsid w:val="00AD2388"/>
    <w:rsid w:val="00AD2D9A"/>
    <w:rsid w:val="00AD2DD7"/>
    <w:rsid w:val="00AD38BB"/>
    <w:rsid w:val="00AD38CA"/>
    <w:rsid w:val="00AD40AE"/>
    <w:rsid w:val="00AD5493"/>
    <w:rsid w:val="00AD55D1"/>
    <w:rsid w:val="00AD5E12"/>
    <w:rsid w:val="00AD5ECF"/>
    <w:rsid w:val="00AD5F21"/>
    <w:rsid w:val="00AD6833"/>
    <w:rsid w:val="00AD68E8"/>
    <w:rsid w:val="00AD74A7"/>
    <w:rsid w:val="00AD764C"/>
    <w:rsid w:val="00AD79A2"/>
    <w:rsid w:val="00AE0AA4"/>
    <w:rsid w:val="00AE156B"/>
    <w:rsid w:val="00AE217A"/>
    <w:rsid w:val="00AE361C"/>
    <w:rsid w:val="00AE3870"/>
    <w:rsid w:val="00AE460B"/>
    <w:rsid w:val="00AE47D0"/>
    <w:rsid w:val="00AE6204"/>
    <w:rsid w:val="00AE6E13"/>
    <w:rsid w:val="00AF03FD"/>
    <w:rsid w:val="00AF0BEF"/>
    <w:rsid w:val="00AF0CB5"/>
    <w:rsid w:val="00AF10CA"/>
    <w:rsid w:val="00AF2049"/>
    <w:rsid w:val="00AF26B0"/>
    <w:rsid w:val="00AF2B4D"/>
    <w:rsid w:val="00AF4124"/>
    <w:rsid w:val="00AF5694"/>
    <w:rsid w:val="00AF578C"/>
    <w:rsid w:val="00AF5D17"/>
    <w:rsid w:val="00AF6671"/>
    <w:rsid w:val="00AF77FF"/>
    <w:rsid w:val="00AF7D35"/>
    <w:rsid w:val="00B00166"/>
    <w:rsid w:val="00B001FA"/>
    <w:rsid w:val="00B00E39"/>
    <w:rsid w:val="00B01201"/>
    <w:rsid w:val="00B01936"/>
    <w:rsid w:val="00B01B75"/>
    <w:rsid w:val="00B01D51"/>
    <w:rsid w:val="00B02743"/>
    <w:rsid w:val="00B02AE2"/>
    <w:rsid w:val="00B02F60"/>
    <w:rsid w:val="00B03098"/>
    <w:rsid w:val="00B03252"/>
    <w:rsid w:val="00B03475"/>
    <w:rsid w:val="00B037E8"/>
    <w:rsid w:val="00B03A5D"/>
    <w:rsid w:val="00B03D6D"/>
    <w:rsid w:val="00B03D95"/>
    <w:rsid w:val="00B049D1"/>
    <w:rsid w:val="00B05333"/>
    <w:rsid w:val="00B0592D"/>
    <w:rsid w:val="00B06822"/>
    <w:rsid w:val="00B06A76"/>
    <w:rsid w:val="00B06FFC"/>
    <w:rsid w:val="00B07039"/>
    <w:rsid w:val="00B072B5"/>
    <w:rsid w:val="00B07861"/>
    <w:rsid w:val="00B10215"/>
    <w:rsid w:val="00B10E17"/>
    <w:rsid w:val="00B10E5E"/>
    <w:rsid w:val="00B112AD"/>
    <w:rsid w:val="00B12602"/>
    <w:rsid w:val="00B13AA5"/>
    <w:rsid w:val="00B13B54"/>
    <w:rsid w:val="00B13C41"/>
    <w:rsid w:val="00B141C7"/>
    <w:rsid w:val="00B14A29"/>
    <w:rsid w:val="00B152A9"/>
    <w:rsid w:val="00B152AA"/>
    <w:rsid w:val="00B152FB"/>
    <w:rsid w:val="00B15547"/>
    <w:rsid w:val="00B1570C"/>
    <w:rsid w:val="00B1572A"/>
    <w:rsid w:val="00B16B36"/>
    <w:rsid w:val="00B170A4"/>
    <w:rsid w:val="00B17781"/>
    <w:rsid w:val="00B216A5"/>
    <w:rsid w:val="00B21F56"/>
    <w:rsid w:val="00B22698"/>
    <w:rsid w:val="00B2269F"/>
    <w:rsid w:val="00B232C4"/>
    <w:rsid w:val="00B23BEA"/>
    <w:rsid w:val="00B24181"/>
    <w:rsid w:val="00B2561F"/>
    <w:rsid w:val="00B26283"/>
    <w:rsid w:val="00B264AB"/>
    <w:rsid w:val="00B26625"/>
    <w:rsid w:val="00B26D3E"/>
    <w:rsid w:val="00B26E46"/>
    <w:rsid w:val="00B27474"/>
    <w:rsid w:val="00B27701"/>
    <w:rsid w:val="00B278E3"/>
    <w:rsid w:val="00B27BC6"/>
    <w:rsid w:val="00B303C8"/>
    <w:rsid w:val="00B30669"/>
    <w:rsid w:val="00B310AB"/>
    <w:rsid w:val="00B3157B"/>
    <w:rsid w:val="00B316BD"/>
    <w:rsid w:val="00B31E62"/>
    <w:rsid w:val="00B323BC"/>
    <w:rsid w:val="00B32FD8"/>
    <w:rsid w:val="00B33227"/>
    <w:rsid w:val="00B34161"/>
    <w:rsid w:val="00B341E2"/>
    <w:rsid w:val="00B357DA"/>
    <w:rsid w:val="00B35D5D"/>
    <w:rsid w:val="00B35EA0"/>
    <w:rsid w:val="00B35F21"/>
    <w:rsid w:val="00B36369"/>
    <w:rsid w:val="00B363D8"/>
    <w:rsid w:val="00B36541"/>
    <w:rsid w:val="00B36EEC"/>
    <w:rsid w:val="00B37F76"/>
    <w:rsid w:val="00B40DBE"/>
    <w:rsid w:val="00B42210"/>
    <w:rsid w:val="00B426E6"/>
    <w:rsid w:val="00B42E86"/>
    <w:rsid w:val="00B42EDC"/>
    <w:rsid w:val="00B43DCF"/>
    <w:rsid w:val="00B4514E"/>
    <w:rsid w:val="00B45628"/>
    <w:rsid w:val="00B457CF"/>
    <w:rsid w:val="00B466D3"/>
    <w:rsid w:val="00B47307"/>
    <w:rsid w:val="00B47526"/>
    <w:rsid w:val="00B47716"/>
    <w:rsid w:val="00B478B2"/>
    <w:rsid w:val="00B47977"/>
    <w:rsid w:val="00B47A1F"/>
    <w:rsid w:val="00B47C90"/>
    <w:rsid w:val="00B500BE"/>
    <w:rsid w:val="00B50196"/>
    <w:rsid w:val="00B50896"/>
    <w:rsid w:val="00B508B1"/>
    <w:rsid w:val="00B509AD"/>
    <w:rsid w:val="00B5117F"/>
    <w:rsid w:val="00B514CB"/>
    <w:rsid w:val="00B515EA"/>
    <w:rsid w:val="00B51792"/>
    <w:rsid w:val="00B51C29"/>
    <w:rsid w:val="00B51CE0"/>
    <w:rsid w:val="00B51D22"/>
    <w:rsid w:val="00B51EB6"/>
    <w:rsid w:val="00B525F4"/>
    <w:rsid w:val="00B53E7D"/>
    <w:rsid w:val="00B54341"/>
    <w:rsid w:val="00B54823"/>
    <w:rsid w:val="00B54EF2"/>
    <w:rsid w:val="00B558AC"/>
    <w:rsid w:val="00B55A16"/>
    <w:rsid w:val="00B55AAB"/>
    <w:rsid w:val="00B56128"/>
    <w:rsid w:val="00B56306"/>
    <w:rsid w:val="00B56620"/>
    <w:rsid w:val="00B57639"/>
    <w:rsid w:val="00B5768B"/>
    <w:rsid w:val="00B57840"/>
    <w:rsid w:val="00B57C89"/>
    <w:rsid w:val="00B604B1"/>
    <w:rsid w:val="00B60509"/>
    <w:rsid w:val="00B607AB"/>
    <w:rsid w:val="00B60B76"/>
    <w:rsid w:val="00B60FC3"/>
    <w:rsid w:val="00B61323"/>
    <w:rsid w:val="00B616FB"/>
    <w:rsid w:val="00B6193B"/>
    <w:rsid w:val="00B61974"/>
    <w:rsid w:val="00B61E44"/>
    <w:rsid w:val="00B629D5"/>
    <w:rsid w:val="00B635E9"/>
    <w:rsid w:val="00B63944"/>
    <w:rsid w:val="00B63CAA"/>
    <w:rsid w:val="00B644D7"/>
    <w:rsid w:val="00B64583"/>
    <w:rsid w:val="00B6470D"/>
    <w:rsid w:val="00B64C39"/>
    <w:rsid w:val="00B660C1"/>
    <w:rsid w:val="00B6640E"/>
    <w:rsid w:val="00B666A9"/>
    <w:rsid w:val="00B66899"/>
    <w:rsid w:val="00B66A40"/>
    <w:rsid w:val="00B66E97"/>
    <w:rsid w:val="00B6713D"/>
    <w:rsid w:val="00B67AAE"/>
    <w:rsid w:val="00B67B03"/>
    <w:rsid w:val="00B701DB"/>
    <w:rsid w:val="00B70A14"/>
    <w:rsid w:val="00B71674"/>
    <w:rsid w:val="00B72123"/>
    <w:rsid w:val="00B723D1"/>
    <w:rsid w:val="00B72812"/>
    <w:rsid w:val="00B72C6E"/>
    <w:rsid w:val="00B73448"/>
    <w:rsid w:val="00B7344E"/>
    <w:rsid w:val="00B735DF"/>
    <w:rsid w:val="00B739DF"/>
    <w:rsid w:val="00B73BF6"/>
    <w:rsid w:val="00B7412A"/>
    <w:rsid w:val="00B747EF"/>
    <w:rsid w:val="00B749DD"/>
    <w:rsid w:val="00B74F89"/>
    <w:rsid w:val="00B756B8"/>
    <w:rsid w:val="00B75705"/>
    <w:rsid w:val="00B75916"/>
    <w:rsid w:val="00B75D12"/>
    <w:rsid w:val="00B76E98"/>
    <w:rsid w:val="00B76F4D"/>
    <w:rsid w:val="00B77237"/>
    <w:rsid w:val="00B77AC8"/>
    <w:rsid w:val="00B77C9A"/>
    <w:rsid w:val="00B77F66"/>
    <w:rsid w:val="00B805DD"/>
    <w:rsid w:val="00B80B7B"/>
    <w:rsid w:val="00B81034"/>
    <w:rsid w:val="00B81ED6"/>
    <w:rsid w:val="00B82EAA"/>
    <w:rsid w:val="00B83204"/>
    <w:rsid w:val="00B83508"/>
    <w:rsid w:val="00B84273"/>
    <w:rsid w:val="00B84DCF"/>
    <w:rsid w:val="00B84E98"/>
    <w:rsid w:val="00B850B2"/>
    <w:rsid w:val="00B8510C"/>
    <w:rsid w:val="00B8515D"/>
    <w:rsid w:val="00B85615"/>
    <w:rsid w:val="00B85CB3"/>
    <w:rsid w:val="00B85DDC"/>
    <w:rsid w:val="00B864EF"/>
    <w:rsid w:val="00B9041F"/>
    <w:rsid w:val="00B90A64"/>
    <w:rsid w:val="00B911BF"/>
    <w:rsid w:val="00B9122B"/>
    <w:rsid w:val="00B9166D"/>
    <w:rsid w:val="00B91684"/>
    <w:rsid w:val="00B916A6"/>
    <w:rsid w:val="00B917B7"/>
    <w:rsid w:val="00B91E0E"/>
    <w:rsid w:val="00B92294"/>
    <w:rsid w:val="00B92E71"/>
    <w:rsid w:val="00B9307A"/>
    <w:rsid w:val="00B93187"/>
    <w:rsid w:val="00B932AA"/>
    <w:rsid w:val="00B942BF"/>
    <w:rsid w:val="00B9469E"/>
    <w:rsid w:val="00B946A3"/>
    <w:rsid w:val="00B94CB8"/>
    <w:rsid w:val="00B956A4"/>
    <w:rsid w:val="00B95C4F"/>
    <w:rsid w:val="00B96BCC"/>
    <w:rsid w:val="00B96C54"/>
    <w:rsid w:val="00B9703B"/>
    <w:rsid w:val="00BA0454"/>
    <w:rsid w:val="00BA0CB4"/>
    <w:rsid w:val="00BA0E7E"/>
    <w:rsid w:val="00BA13D8"/>
    <w:rsid w:val="00BA16CB"/>
    <w:rsid w:val="00BA19A4"/>
    <w:rsid w:val="00BA1CF6"/>
    <w:rsid w:val="00BA3077"/>
    <w:rsid w:val="00BA3080"/>
    <w:rsid w:val="00BA3D2C"/>
    <w:rsid w:val="00BA4749"/>
    <w:rsid w:val="00BA486F"/>
    <w:rsid w:val="00BA4C8E"/>
    <w:rsid w:val="00BA52FB"/>
    <w:rsid w:val="00BA53FD"/>
    <w:rsid w:val="00BA55A5"/>
    <w:rsid w:val="00BA76E7"/>
    <w:rsid w:val="00BA7D9B"/>
    <w:rsid w:val="00BB0EDE"/>
    <w:rsid w:val="00BB112D"/>
    <w:rsid w:val="00BB1266"/>
    <w:rsid w:val="00BB202A"/>
    <w:rsid w:val="00BB2CAF"/>
    <w:rsid w:val="00BB2D19"/>
    <w:rsid w:val="00BB2E3D"/>
    <w:rsid w:val="00BB3124"/>
    <w:rsid w:val="00BB34B3"/>
    <w:rsid w:val="00BB3704"/>
    <w:rsid w:val="00BB388A"/>
    <w:rsid w:val="00BB3AE0"/>
    <w:rsid w:val="00BB3F0E"/>
    <w:rsid w:val="00BB416D"/>
    <w:rsid w:val="00BB4546"/>
    <w:rsid w:val="00BB5132"/>
    <w:rsid w:val="00BB5ECE"/>
    <w:rsid w:val="00BB7574"/>
    <w:rsid w:val="00BB75CF"/>
    <w:rsid w:val="00BB7874"/>
    <w:rsid w:val="00BC093D"/>
    <w:rsid w:val="00BC0B61"/>
    <w:rsid w:val="00BC111F"/>
    <w:rsid w:val="00BC1590"/>
    <w:rsid w:val="00BC1BA6"/>
    <w:rsid w:val="00BC21F4"/>
    <w:rsid w:val="00BC270A"/>
    <w:rsid w:val="00BC2CB9"/>
    <w:rsid w:val="00BC335F"/>
    <w:rsid w:val="00BC36F5"/>
    <w:rsid w:val="00BC3BAD"/>
    <w:rsid w:val="00BC3E6F"/>
    <w:rsid w:val="00BC42B3"/>
    <w:rsid w:val="00BC45C0"/>
    <w:rsid w:val="00BC4A18"/>
    <w:rsid w:val="00BC4F9D"/>
    <w:rsid w:val="00BC55C0"/>
    <w:rsid w:val="00BC55C9"/>
    <w:rsid w:val="00BC5657"/>
    <w:rsid w:val="00BC6075"/>
    <w:rsid w:val="00BC616D"/>
    <w:rsid w:val="00BC61CB"/>
    <w:rsid w:val="00BC6209"/>
    <w:rsid w:val="00BC62B4"/>
    <w:rsid w:val="00BC633F"/>
    <w:rsid w:val="00BC6444"/>
    <w:rsid w:val="00BC6A26"/>
    <w:rsid w:val="00BC7099"/>
    <w:rsid w:val="00BC7649"/>
    <w:rsid w:val="00BC7E12"/>
    <w:rsid w:val="00BD0047"/>
    <w:rsid w:val="00BD00E2"/>
    <w:rsid w:val="00BD030A"/>
    <w:rsid w:val="00BD04AF"/>
    <w:rsid w:val="00BD2302"/>
    <w:rsid w:val="00BD2B9F"/>
    <w:rsid w:val="00BD2FE8"/>
    <w:rsid w:val="00BD3248"/>
    <w:rsid w:val="00BD3629"/>
    <w:rsid w:val="00BD38D5"/>
    <w:rsid w:val="00BD39BE"/>
    <w:rsid w:val="00BD3D72"/>
    <w:rsid w:val="00BD4A4C"/>
    <w:rsid w:val="00BD6DDB"/>
    <w:rsid w:val="00BD6E14"/>
    <w:rsid w:val="00BD75A3"/>
    <w:rsid w:val="00BD786A"/>
    <w:rsid w:val="00BE0E73"/>
    <w:rsid w:val="00BE0EE4"/>
    <w:rsid w:val="00BE240B"/>
    <w:rsid w:val="00BE2790"/>
    <w:rsid w:val="00BE4A09"/>
    <w:rsid w:val="00BE52DC"/>
    <w:rsid w:val="00BE5679"/>
    <w:rsid w:val="00BE59ED"/>
    <w:rsid w:val="00BE5A48"/>
    <w:rsid w:val="00BE630A"/>
    <w:rsid w:val="00BE6E02"/>
    <w:rsid w:val="00BE70F6"/>
    <w:rsid w:val="00BE736B"/>
    <w:rsid w:val="00BE73CA"/>
    <w:rsid w:val="00BE7635"/>
    <w:rsid w:val="00BE7EEF"/>
    <w:rsid w:val="00BF01C3"/>
    <w:rsid w:val="00BF08C8"/>
    <w:rsid w:val="00BF098D"/>
    <w:rsid w:val="00BF0ABB"/>
    <w:rsid w:val="00BF0B27"/>
    <w:rsid w:val="00BF1B5A"/>
    <w:rsid w:val="00BF1DFA"/>
    <w:rsid w:val="00BF2166"/>
    <w:rsid w:val="00BF227F"/>
    <w:rsid w:val="00BF25D8"/>
    <w:rsid w:val="00BF270B"/>
    <w:rsid w:val="00BF283F"/>
    <w:rsid w:val="00BF34A0"/>
    <w:rsid w:val="00BF4A3F"/>
    <w:rsid w:val="00BF5B82"/>
    <w:rsid w:val="00BF67D0"/>
    <w:rsid w:val="00BF6B26"/>
    <w:rsid w:val="00BF7A2B"/>
    <w:rsid w:val="00C00A65"/>
    <w:rsid w:val="00C01ABC"/>
    <w:rsid w:val="00C02113"/>
    <w:rsid w:val="00C021D8"/>
    <w:rsid w:val="00C022BB"/>
    <w:rsid w:val="00C0235B"/>
    <w:rsid w:val="00C0309E"/>
    <w:rsid w:val="00C03272"/>
    <w:rsid w:val="00C04282"/>
    <w:rsid w:val="00C052BF"/>
    <w:rsid w:val="00C0547C"/>
    <w:rsid w:val="00C057CD"/>
    <w:rsid w:val="00C058B9"/>
    <w:rsid w:val="00C062F4"/>
    <w:rsid w:val="00C06878"/>
    <w:rsid w:val="00C06ED0"/>
    <w:rsid w:val="00C0743A"/>
    <w:rsid w:val="00C07544"/>
    <w:rsid w:val="00C076E6"/>
    <w:rsid w:val="00C102CA"/>
    <w:rsid w:val="00C10672"/>
    <w:rsid w:val="00C10DC8"/>
    <w:rsid w:val="00C11A01"/>
    <w:rsid w:val="00C12DA3"/>
    <w:rsid w:val="00C1307E"/>
    <w:rsid w:val="00C130E6"/>
    <w:rsid w:val="00C13A55"/>
    <w:rsid w:val="00C14516"/>
    <w:rsid w:val="00C145CC"/>
    <w:rsid w:val="00C14B07"/>
    <w:rsid w:val="00C14C5C"/>
    <w:rsid w:val="00C1510A"/>
    <w:rsid w:val="00C159CB"/>
    <w:rsid w:val="00C15B31"/>
    <w:rsid w:val="00C15C3E"/>
    <w:rsid w:val="00C161FA"/>
    <w:rsid w:val="00C162D3"/>
    <w:rsid w:val="00C16656"/>
    <w:rsid w:val="00C16EC1"/>
    <w:rsid w:val="00C1722B"/>
    <w:rsid w:val="00C1730D"/>
    <w:rsid w:val="00C1756E"/>
    <w:rsid w:val="00C178EC"/>
    <w:rsid w:val="00C17ECC"/>
    <w:rsid w:val="00C2019B"/>
    <w:rsid w:val="00C20908"/>
    <w:rsid w:val="00C20DEF"/>
    <w:rsid w:val="00C21567"/>
    <w:rsid w:val="00C2204D"/>
    <w:rsid w:val="00C223F3"/>
    <w:rsid w:val="00C22966"/>
    <w:rsid w:val="00C22A2E"/>
    <w:rsid w:val="00C22FED"/>
    <w:rsid w:val="00C2432A"/>
    <w:rsid w:val="00C249E7"/>
    <w:rsid w:val="00C24D3C"/>
    <w:rsid w:val="00C24EC5"/>
    <w:rsid w:val="00C25536"/>
    <w:rsid w:val="00C25E22"/>
    <w:rsid w:val="00C260B0"/>
    <w:rsid w:val="00C26BB5"/>
    <w:rsid w:val="00C26BEE"/>
    <w:rsid w:val="00C2718B"/>
    <w:rsid w:val="00C30E63"/>
    <w:rsid w:val="00C311CC"/>
    <w:rsid w:val="00C31E30"/>
    <w:rsid w:val="00C31ED7"/>
    <w:rsid w:val="00C324DD"/>
    <w:rsid w:val="00C32AD1"/>
    <w:rsid w:val="00C330C4"/>
    <w:rsid w:val="00C335F3"/>
    <w:rsid w:val="00C33DD8"/>
    <w:rsid w:val="00C34927"/>
    <w:rsid w:val="00C34CE3"/>
    <w:rsid w:val="00C35365"/>
    <w:rsid w:val="00C35923"/>
    <w:rsid w:val="00C35C0E"/>
    <w:rsid w:val="00C3659C"/>
    <w:rsid w:val="00C36685"/>
    <w:rsid w:val="00C430EF"/>
    <w:rsid w:val="00C439D1"/>
    <w:rsid w:val="00C43AB5"/>
    <w:rsid w:val="00C43EAB"/>
    <w:rsid w:val="00C43F28"/>
    <w:rsid w:val="00C440D4"/>
    <w:rsid w:val="00C44182"/>
    <w:rsid w:val="00C44FD7"/>
    <w:rsid w:val="00C45026"/>
    <w:rsid w:val="00C45247"/>
    <w:rsid w:val="00C45282"/>
    <w:rsid w:val="00C47129"/>
    <w:rsid w:val="00C50CB4"/>
    <w:rsid w:val="00C51283"/>
    <w:rsid w:val="00C516F6"/>
    <w:rsid w:val="00C5223D"/>
    <w:rsid w:val="00C53207"/>
    <w:rsid w:val="00C533CD"/>
    <w:rsid w:val="00C54119"/>
    <w:rsid w:val="00C549E1"/>
    <w:rsid w:val="00C56AF1"/>
    <w:rsid w:val="00C576E5"/>
    <w:rsid w:val="00C57A47"/>
    <w:rsid w:val="00C61471"/>
    <w:rsid w:val="00C624CF"/>
    <w:rsid w:val="00C62F08"/>
    <w:rsid w:val="00C63749"/>
    <w:rsid w:val="00C647F7"/>
    <w:rsid w:val="00C6525B"/>
    <w:rsid w:val="00C65438"/>
    <w:rsid w:val="00C657CA"/>
    <w:rsid w:val="00C65985"/>
    <w:rsid w:val="00C6651A"/>
    <w:rsid w:val="00C66573"/>
    <w:rsid w:val="00C669F8"/>
    <w:rsid w:val="00C67190"/>
    <w:rsid w:val="00C7006E"/>
    <w:rsid w:val="00C70184"/>
    <w:rsid w:val="00C70333"/>
    <w:rsid w:val="00C70CB6"/>
    <w:rsid w:val="00C70E64"/>
    <w:rsid w:val="00C7128B"/>
    <w:rsid w:val="00C719F0"/>
    <w:rsid w:val="00C71B48"/>
    <w:rsid w:val="00C722F6"/>
    <w:rsid w:val="00C729D6"/>
    <w:rsid w:val="00C72C56"/>
    <w:rsid w:val="00C730F2"/>
    <w:rsid w:val="00C73B8F"/>
    <w:rsid w:val="00C73BFF"/>
    <w:rsid w:val="00C73C2C"/>
    <w:rsid w:val="00C73DBD"/>
    <w:rsid w:val="00C74EFE"/>
    <w:rsid w:val="00C75938"/>
    <w:rsid w:val="00C75D71"/>
    <w:rsid w:val="00C763E5"/>
    <w:rsid w:val="00C768BF"/>
    <w:rsid w:val="00C76F49"/>
    <w:rsid w:val="00C773FC"/>
    <w:rsid w:val="00C77757"/>
    <w:rsid w:val="00C80139"/>
    <w:rsid w:val="00C80810"/>
    <w:rsid w:val="00C80B5E"/>
    <w:rsid w:val="00C81319"/>
    <w:rsid w:val="00C81F73"/>
    <w:rsid w:val="00C82585"/>
    <w:rsid w:val="00C82A82"/>
    <w:rsid w:val="00C82AB1"/>
    <w:rsid w:val="00C82B2F"/>
    <w:rsid w:val="00C82CB9"/>
    <w:rsid w:val="00C82F38"/>
    <w:rsid w:val="00C836C6"/>
    <w:rsid w:val="00C8377E"/>
    <w:rsid w:val="00C85744"/>
    <w:rsid w:val="00C857A9"/>
    <w:rsid w:val="00C85BE2"/>
    <w:rsid w:val="00C85FCA"/>
    <w:rsid w:val="00C86879"/>
    <w:rsid w:val="00C86AFA"/>
    <w:rsid w:val="00C86BBC"/>
    <w:rsid w:val="00C86D11"/>
    <w:rsid w:val="00C90270"/>
    <w:rsid w:val="00C90571"/>
    <w:rsid w:val="00C9124A"/>
    <w:rsid w:val="00C91F5F"/>
    <w:rsid w:val="00C92A5F"/>
    <w:rsid w:val="00C92B7C"/>
    <w:rsid w:val="00C92BC6"/>
    <w:rsid w:val="00C92CAF"/>
    <w:rsid w:val="00C93801"/>
    <w:rsid w:val="00C93997"/>
    <w:rsid w:val="00C93EF3"/>
    <w:rsid w:val="00C94229"/>
    <w:rsid w:val="00C9455D"/>
    <w:rsid w:val="00C94AD9"/>
    <w:rsid w:val="00C955FF"/>
    <w:rsid w:val="00C95680"/>
    <w:rsid w:val="00C971E5"/>
    <w:rsid w:val="00C9745B"/>
    <w:rsid w:val="00C978E5"/>
    <w:rsid w:val="00CA0647"/>
    <w:rsid w:val="00CA06B7"/>
    <w:rsid w:val="00CA0AD8"/>
    <w:rsid w:val="00CA0D7F"/>
    <w:rsid w:val="00CA1363"/>
    <w:rsid w:val="00CA146E"/>
    <w:rsid w:val="00CA1847"/>
    <w:rsid w:val="00CA1AB9"/>
    <w:rsid w:val="00CA2AA9"/>
    <w:rsid w:val="00CA330C"/>
    <w:rsid w:val="00CA3660"/>
    <w:rsid w:val="00CA53EE"/>
    <w:rsid w:val="00CA5C69"/>
    <w:rsid w:val="00CA5E4F"/>
    <w:rsid w:val="00CA608E"/>
    <w:rsid w:val="00CA6953"/>
    <w:rsid w:val="00CA797D"/>
    <w:rsid w:val="00CB0196"/>
    <w:rsid w:val="00CB033A"/>
    <w:rsid w:val="00CB0886"/>
    <w:rsid w:val="00CB1472"/>
    <w:rsid w:val="00CB22E7"/>
    <w:rsid w:val="00CB25A5"/>
    <w:rsid w:val="00CB265B"/>
    <w:rsid w:val="00CB26E5"/>
    <w:rsid w:val="00CB2759"/>
    <w:rsid w:val="00CB3401"/>
    <w:rsid w:val="00CB36E5"/>
    <w:rsid w:val="00CB3950"/>
    <w:rsid w:val="00CB3F10"/>
    <w:rsid w:val="00CB4443"/>
    <w:rsid w:val="00CB459C"/>
    <w:rsid w:val="00CB601C"/>
    <w:rsid w:val="00CB7053"/>
    <w:rsid w:val="00CB771B"/>
    <w:rsid w:val="00CC057B"/>
    <w:rsid w:val="00CC0A72"/>
    <w:rsid w:val="00CC0C59"/>
    <w:rsid w:val="00CC0D35"/>
    <w:rsid w:val="00CC1448"/>
    <w:rsid w:val="00CC1969"/>
    <w:rsid w:val="00CC19ED"/>
    <w:rsid w:val="00CC1EC1"/>
    <w:rsid w:val="00CC2207"/>
    <w:rsid w:val="00CC24DD"/>
    <w:rsid w:val="00CC26C9"/>
    <w:rsid w:val="00CC2818"/>
    <w:rsid w:val="00CC2F9C"/>
    <w:rsid w:val="00CC3577"/>
    <w:rsid w:val="00CC3A1D"/>
    <w:rsid w:val="00CC3C31"/>
    <w:rsid w:val="00CC42D8"/>
    <w:rsid w:val="00CC4583"/>
    <w:rsid w:val="00CC4599"/>
    <w:rsid w:val="00CC49C6"/>
    <w:rsid w:val="00CC56D7"/>
    <w:rsid w:val="00CC5E39"/>
    <w:rsid w:val="00CC6C89"/>
    <w:rsid w:val="00CD0F04"/>
    <w:rsid w:val="00CD0F68"/>
    <w:rsid w:val="00CD2D93"/>
    <w:rsid w:val="00CD3468"/>
    <w:rsid w:val="00CD36ED"/>
    <w:rsid w:val="00CD4200"/>
    <w:rsid w:val="00CD539F"/>
    <w:rsid w:val="00CD5CEB"/>
    <w:rsid w:val="00CD682A"/>
    <w:rsid w:val="00CD6885"/>
    <w:rsid w:val="00CE022C"/>
    <w:rsid w:val="00CE02D0"/>
    <w:rsid w:val="00CE0886"/>
    <w:rsid w:val="00CE08B1"/>
    <w:rsid w:val="00CE12E2"/>
    <w:rsid w:val="00CE130E"/>
    <w:rsid w:val="00CE160B"/>
    <w:rsid w:val="00CE1A30"/>
    <w:rsid w:val="00CE1A77"/>
    <w:rsid w:val="00CE254A"/>
    <w:rsid w:val="00CE372B"/>
    <w:rsid w:val="00CE3E76"/>
    <w:rsid w:val="00CE418B"/>
    <w:rsid w:val="00CE4300"/>
    <w:rsid w:val="00CE443A"/>
    <w:rsid w:val="00CE5A14"/>
    <w:rsid w:val="00CE655C"/>
    <w:rsid w:val="00CE667F"/>
    <w:rsid w:val="00CE66A1"/>
    <w:rsid w:val="00CE6A2E"/>
    <w:rsid w:val="00CE6F8F"/>
    <w:rsid w:val="00CE7309"/>
    <w:rsid w:val="00CF01A3"/>
    <w:rsid w:val="00CF0DFD"/>
    <w:rsid w:val="00CF15D3"/>
    <w:rsid w:val="00CF1A92"/>
    <w:rsid w:val="00CF1EEB"/>
    <w:rsid w:val="00CF2099"/>
    <w:rsid w:val="00CF264C"/>
    <w:rsid w:val="00CF2A62"/>
    <w:rsid w:val="00CF2BA2"/>
    <w:rsid w:val="00CF2F14"/>
    <w:rsid w:val="00CF3A07"/>
    <w:rsid w:val="00CF41AB"/>
    <w:rsid w:val="00CF4259"/>
    <w:rsid w:val="00CF47B0"/>
    <w:rsid w:val="00CF4948"/>
    <w:rsid w:val="00CF4A3C"/>
    <w:rsid w:val="00CF4DF4"/>
    <w:rsid w:val="00CF6489"/>
    <w:rsid w:val="00CF64FD"/>
    <w:rsid w:val="00CF72BA"/>
    <w:rsid w:val="00CF7A8D"/>
    <w:rsid w:val="00CF7F7E"/>
    <w:rsid w:val="00CF7F83"/>
    <w:rsid w:val="00D0024E"/>
    <w:rsid w:val="00D016D6"/>
    <w:rsid w:val="00D019DE"/>
    <w:rsid w:val="00D01C2C"/>
    <w:rsid w:val="00D01C32"/>
    <w:rsid w:val="00D02B0B"/>
    <w:rsid w:val="00D04042"/>
    <w:rsid w:val="00D041A9"/>
    <w:rsid w:val="00D052BA"/>
    <w:rsid w:val="00D05D99"/>
    <w:rsid w:val="00D0611A"/>
    <w:rsid w:val="00D06207"/>
    <w:rsid w:val="00D06473"/>
    <w:rsid w:val="00D066AB"/>
    <w:rsid w:val="00D0693A"/>
    <w:rsid w:val="00D069B2"/>
    <w:rsid w:val="00D072B8"/>
    <w:rsid w:val="00D0730B"/>
    <w:rsid w:val="00D07460"/>
    <w:rsid w:val="00D07959"/>
    <w:rsid w:val="00D07E87"/>
    <w:rsid w:val="00D105BE"/>
    <w:rsid w:val="00D10E86"/>
    <w:rsid w:val="00D10EAC"/>
    <w:rsid w:val="00D115CA"/>
    <w:rsid w:val="00D11A19"/>
    <w:rsid w:val="00D11DFE"/>
    <w:rsid w:val="00D12546"/>
    <w:rsid w:val="00D12668"/>
    <w:rsid w:val="00D132F9"/>
    <w:rsid w:val="00D13524"/>
    <w:rsid w:val="00D144DC"/>
    <w:rsid w:val="00D15251"/>
    <w:rsid w:val="00D157AB"/>
    <w:rsid w:val="00D16740"/>
    <w:rsid w:val="00D16AC1"/>
    <w:rsid w:val="00D174F7"/>
    <w:rsid w:val="00D17825"/>
    <w:rsid w:val="00D17B70"/>
    <w:rsid w:val="00D20537"/>
    <w:rsid w:val="00D205A6"/>
    <w:rsid w:val="00D20EE8"/>
    <w:rsid w:val="00D20EE9"/>
    <w:rsid w:val="00D215CD"/>
    <w:rsid w:val="00D218E6"/>
    <w:rsid w:val="00D22217"/>
    <w:rsid w:val="00D22B90"/>
    <w:rsid w:val="00D22DE7"/>
    <w:rsid w:val="00D24034"/>
    <w:rsid w:val="00D2422E"/>
    <w:rsid w:val="00D24744"/>
    <w:rsid w:val="00D2493E"/>
    <w:rsid w:val="00D255FC"/>
    <w:rsid w:val="00D25B51"/>
    <w:rsid w:val="00D267A9"/>
    <w:rsid w:val="00D26B76"/>
    <w:rsid w:val="00D27C4B"/>
    <w:rsid w:val="00D315B4"/>
    <w:rsid w:val="00D3167E"/>
    <w:rsid w:val="00D317A7"/>
    <w:rsid w:val="00D318A2"/>
    <w:rsid w:val="00D31A03"/>
    <w:rsid w:val="00D328AC"/>
    <w:rsid w:val="00D32E10"/>
    <w:rsid w:val="00D33096"/>
    <w:rsid w:val="00D340A1"/>
    <w:rsid w:val="00D34941"/>
    <w:rsid w:val="00D351ED"/>
    <w:rsid w:val="00D35D8B"/>
    <w:rsid w:val="00D368E7"/>
    <w:rsid w:val="00D36AA4"/>
    <w:rsid w:val="00D402B5"/>
    <w:rsid w:val="00D40A1E"/>
    <w:rsid w:val="00D416CB"/>
    <w:rsid w:val="00D417D8"/>
    <w:rsid w:val="00D41B09"/>
    <w:rsid w:val="00D41CE9"/>
    <w:rsid w:val="00D4255F"/>
    <w:rsid w:val="00D425E5"/>
    <w:rsid w:val="00D42BCA"/>
    <w:rsid w:val="00D42D82"/>
    <w:rsid w:val="00D43F19"/>
    <w:rsid w:val="00D4511A"/>
    <w:rsid w:val="00D4536E"/>
    <w:rsid w:val="00D4576E"/>
    <w:rsid w:val="00D45CA6"/>
    <w:rsid w:val="00D46319"/>
    <w:rsid w:val="00D4655D"/>
    <w:rsid w:val="00D46A14"/>
    <w:rsid w:val="00D46CC7"/>
    <w:rsid w:val="00D46FEF"/>
    <w:rsid w:val="00D4769E"/>
    <w:rsid w:val="00D47B30"/>
    <w:rsid w:val="00D47FA8"/>
    <w:rsid w:val="00D510EA"/>
    <w:rsid w:val="00D51B34"/>
    <w:rsid w:val="00D5200D"/>
    <w:rsid w:val="00D52414"/>
    <w:rsid w:val="00D52786"/>
    <w:rsid w:val="00D52DA4"/>
    <w:rsid w:val="00D536D2"/>
    <w:rsid w:val="00D53ED4"/>
    <w:rsid w:val="00D5592B"/>
    <w:rsid w:val="00D568B3"/>
    <w:rsid w:val="00D574D7"/>
    <w:rsid w:val="00D578EC"/>
    <w:rsid w:val="00D60897"/>
    <w:rsid w:val="00D60B20"/>
    <w:rsid w:val="00D6197D"/>
    <w:rsid w:val="00D62123"/>
    <w:rsid w:val="00D62BDE"/>
    <w:rsid w:val="00D63012"/>
    <w:rsid w:val="00D640CB"/>
    <w:rsid w:val="00D64E3A"/>
    <w:rsid w:val="00D65261"/>
    <w:rsid w:val="00D65DC6"/>
    <w:rsid w:val="00D66431"/>
    <w:rsid w:val="00D66523"/>
    <w:rsid w:val="00D673AF"/>
    <w:rsid w:val="00D6743C"/>
    <w:rsid w:val="00D67577"/>
    <w:rsid w:val="00D6764A"/>
    <w:rsid w:val="00D676EB"/>
    <w:rsid w:val="00D67C8C"/>
    <w:rsid w:val="00D700DE"/>
    <w:rsid w:val="00D7023A"/>
    <w:rsid w:val="00D7055E"/>
    <w:rsid w:val="00D7093D"/>
    <w:rsid w:val="00D710A1"/>
    <w:rsid w:val="00D71302"/>
    <w:rsid w:val="00D7150A"/>
    <w:rsid w:val="00D71EAB"/>
    <w:rsid w:val="00D7202F"/>
    <w:rsid w:val="00D72055"/>
    <w:rsid w:val="00D7209D"/>
    <w:rsid w:val="00D720BE"/>
    <w:rsid w:val="00D7300D"/>
    <w:rsid w:val="00D730D0"/>
    <w:rsid w:val="00D739A8"/>
    <w:rsid w:val="00D73F63"/>
    <w:rsid w:val="00D74CEA"/>
    <w:rsid w:val="00D74E6C"/>
    <w:rsid w:val="00D751B2"/>
    <w:rsid w:val="00D75F8B"/>
    <w:rsid w:val="00D768B6"/>
    <w:rsid w:val="00D76DB1"/>
    <w:rsid w:val="00D76F0B"/>
    <w:rsid w:val="00D77269"/>
    <w:rsid w:val="00D77601"/>
    <w:rsid w:val="00D77960"/>
    <w:rsid w:val="00D80912"/>
    <w:rsid w:val="00D81382"/>
    <w:rsid w:val="00D8255C"/>
    <w:rsid w:val="00D83D6F"/>
    <w:rsid w:val="00D84CC9"/>
    <w:rsid w:val="00D8565D"/>
    <w:rsid w:val="00D85CC8"/>
    <w:rsid w:val="00D861F4"/>
    <w:rsid w:val="00D865E4"/>
    <w:rsid w:val="00D86756"/>
    <w:rsid w:val="00D869FA"/>
    <w:rsid w:val="00D86A9E"/>
    <w:rsid w:val="00D870FB"/>
    <w:rsid w:val="00D87823"/>
    <w:rsid w:val="00D91389"/>
    <w:rsid w:val="00D91523"/>
    <w:rsid w:val="00D91958"/>
    <w:rsid w:val="00D924FC"/>
    <w:rsid w:val="00D9404B"/>
    <w:rsid w:val="00D9487E"/>
    <w:rsid w:val="00D94996"/>
    <w:rsid w:val="00D94BBE"/>
    <w:rsid w:val="00D94EF9"/>
    <w:rsid w:val="00D95AE7"/>
    <w:rsid w:val="00D95C50"/>
    <w:rsid w:val="00D96703"/>
    <w:rsid w:val="00D969E4"/>
    <w:rsid w:val="00D96A2B"/>
    <w:rsid w:val="00D96B1C"/>
    <w:rsid w:val="00D9731C"/>
    <w:rsid w:val="00D973E7"/>
    <w:rsid w:val="00DA0AA0"/>
    <w:rsid w:val="00DA1315"/>
    <w:rsid w:val="00DA3E0F"/>
    <w:rsid w:val="00DA4401"/>
    <w:rsid w:val="00DA4440"/>
    <w:rsid w:val="00DA5117"/>
    <w:rsid w:val="00DA5A13"/>
    <w:rsid w:val="00DA5A26"/>
    <w:rsid w:val="00DA5E13"/>
    <w:rsid w:val="00DA5E60"/>
    <w:rsid w:val="00DA6339"/>
    <w:rsid w:val="00DA639B"/>
    <w:rsid w:val="00DA67F9"/>
    <w:rsid w:val="00DA78E4"/>
    <w:rsid w:val="00DB01C6"/>
    <w:rsid w:val="00DB03A9"/>
    <w:rsid w:val="00DB04BB"/>
    <w:rsid w:val="00DB055E"/>
    <w:rsid w:val="00DB126C"/>
    <w:rsid w:val="00DB1A89"/>
    <w:rsid w:val="00DB27F9"/>
    <w:rsid w:val="00DB323A"/>
    <w:rsid w:val="00DB363A"/>
    <w:rsid w:val="00DB43DD"/>
    <w:rsid w:val="00DB4D02"/>
    <w:rsid w:val="00DB5546"/>
    <w:rsid w:val="00DB5F54"/>
    <w:rsid w:val="00DB605A"/>
    <w:rsid w:val="00DB6359"/>
    <w:rsid w:val="00DB6A61"/>
    <w:rsid w:val="00DB721C"/>
    <w:rsid w:val="00DB79FE"/>
    <w:rsid w:val="00DC0769"/>
    <w:rsid w:val="00DC1E37"/>
    <w:rsid w:val="00DC22A9"/>
    <w:rsid w:val="00DC2313"/>
    <w:rsid w:val="00DC2585"/>
    <w:rsid w:val="00DC3655"/>
    <w:rsid w:val="00DC377E"/>
    <w:rsid w:val="00DC501A"/>
    <w:rsid w:val="00DC503A"/>
    <w:rsid w:val="00DC5334"/>
    <w:rsid w:val="00DC5AFB"/>
    <w:rsid w:val="00DC5CA0"/>
    <w:rsid w:val="00DC5D94"/>
    <w:rsid w:val="00DC622A"/>
    <w:rsid w:val="00DD054A"/>
    <w:rsid w:val="00DD0EB8"/>
    <w:rsid w:val="00DD156C"/>
    <w:rsid w:val="00DD170D"/>
    <w:rsid w:val="00DD1798"/>
    <w:rsid w:val="00DD1D4F"/>
    <w:rsid w:val="00DD2486"/>
    <w:rsid w:val="00DD32C7"/>
    <w:rsid w:val="00DD3310"/>
    <w:rsid w:val="00DD33ED"/>
    <w:rsid w:val="00DD3A31"/>
    <w:rsid w:val="00DD3F83"/>
    <w:rsid w:val="00DD4D19"/>
    <w:rsid w:val="00DD6151"/>
    <w:rsid w:val="00DD6987"/>
    <w:rsid w:val="00DD6EE8"/>
    <w:rsid w:val="00DD6FEC"/>
    <w:rsid w:val="00DD7DD5"/>
    <w:rsid w:val="00DD7F83"/>
    <w:rsid w:val="00DE0769"/>
    <w:rsid w:val="00DE0A85"/>
    <w:rsid w:val="00DE199D"/>
    <w:rsid w:val="00DE1DC3"/>
    <w:rsid w:val="00DE2032"/>
    <w:rsid w:val="00DE26BC"/>
    <w:rsid w:val="00DE2C45"/>
    <w:rsid w:val="00DE2C71"/>
    <w:rsid w:val="00DE2E23"/>
    <w:rsid w:val="00DE4160"/>
    <w:rsid w:val="00DE4379"/>
    <w:rsid w:val="00DE5873"/>
    <w:rsid w:val="00DE5C79"/>
    <w:rsid w:val="00DE6644"/>
    <w:rsid w:val="00DE73A3"/>
    <w:rsid w:val="00DE77AD"/>
    <w:rsid w:val="00DE7F96"/>
    <w:rsid w:val="00DF0248"/>
    <w:rsid w:val="00DF0445"/>
    <w:rsid w:val="00DF0D1F"/>
    <w:rsid w:val="00DF1491"/>
    <w:rsid w:val="00DF1EE2"/>
    <w:rsid w:val="00DF2505"/>
    <w:rsid w:val="00DF2593"/>
    <w:rsid w:val="00DF28BA"/>
    <w:rsid w:val="00DF2A83"/>
    <w:rsid w:val="00DF2DF6"/>
    <w:rsid w:val="00DF2FA3"/>
    <w:rsid w:val="00DF33F2"/>
    <w:rsid w:val="00DF3934"/>
    <w:rsid w:val="00DF4790"/>
    <w:rsid w:val="00DF4AB9"/>
    <w:rsid w:val="00DF4ABD"/>
    <w:rsid w:val="00DF4CF8"/>
    <w:rsid w:val="00DF594B"/>
    <w:rsid w:val="00DF6964"/>
    <w:rsid w:val="00DF6D2A"/>
    <w:rsid w:val="00DF6F43"/>
    <w:rsid w:val="00E001E2"/>
    <w:rsid w:val="00E00311"/>
    <w:rsid w:val="00E00419"/>
    <w:rsid w:val="00E00E39"/>
    <w:rsid w:val="00E00E3E"/>
    <w:rsid w:val="00E012CB"/>
    <w:rsid w:val="00E0177D"/>
    <w:rsid w:val="00E0188C"/>
    <w:rsid w:val="00E02067"/>
    <w:rsid w:val="00E032A2"/>
    <w:rsid w:val="00E0344F"/>
    <w:rsid w:val="00E03E8B"/>
    <w:rsid w:val="00E042EF"/>
    <w:rsid w:val="00E046E6"/>
    <w:rsid w:val="00E04BAF"/>
    <w:rsid w:val="00E062D3"/>
    <w:rsid w:val="00E06421"/>
    <w:rsid w:val="00E06D06"/>
    <w:rsid w:val="00E070B4"/>
    <w:rsid w:val="00E0757A"/>
    <w:rsid w:val="00E10DC1"/>
    <w:rsid w:val="00E110A9"/>
    <w:rsid w:val="00E11AFC"/>
    <w:rsid w:val="00E1235B"/>
    <w:rsid w:val="00E127C3"/>
    <w:rsid w:val="00E128C0"/>
    <w:rsid w:val="00E12E57"/>
    <w:rsid w:val="00E1349F"/>
    <w:rsid w:val="00E13736"/>
    <w:rsid w:val="00E139A6"/>
    <w:rsid w:val="00E13AC6"/>
    <w:rsid w:val="00E13E2E"/>
    <w:rsid w:val="00E14A2E"/>
    <w:rsid w:val="00E1561A"/>
    <w:rsid w:val="00E15819"/>
    <w:rsid w:val="00E15843"/>
    <w:rsid w:val="00E15B70"/>
    <w:rsid w:val="00E161F3"/>
    <w:rsid w:val="00E16540"/>
    <w:rsid w:val="00E16718"/>
    <w:rsid w:val="00E168D7"/>
    <w:rsid w:val="00E1691A"/>
    <w:rsid w:val="00E16A50"/>
    <w:rsid w:val="00E16ACC"/>
    <w:rsid w:val="00E16D70"/>
    <w:rsid w:val="00E175A5"/>
    <w:rsid w:val="00E179EE"/>
    <w:rsid w:val="00E17BAA"/>
    <w:rsid w:val="00E17E52"/>
    <w:rsid w:val="00E20384"/>
    <w:rsid w:val="00E20A43"/>
    <w:rsid w:val="00E20AC1"/>
    <w:rsid w:val="00E20EB1"/>
    <w:rsid w:val="00E2195A"/>
    <w:rsid w:val="00E21BBB"/>
    <w:rsid w:val="00E22502"/>
    <w:rsid w:val="00E2360F"/>
    <w:rsid w:val="00E2426A"/>
    <w:rsid w:val="00E2522C"/>
    <w:rsid w:val="00E2537E"/>
    <w:rsid w:val="00E254EF"/>
    <w:rsid w:val="00E256DE"/>
    <w:rsid w:val="00E25711"/>
    <w:rsid w:val="00E259F6"/>
    <w:rsid w:val="00E26C9A"/>
    <w:rsid w:val="00E27351"/>
    <w:rsid w:val="00E27473"/>
    <w:rsid w:val="00E2770C"/>
    <w:rsid w:val="00E27789"/>
    <w:rsid w:val="00E27A89"/>
    <w:rsid w:val="00E27BA6"/>
    <w:rsid w:val="00E27F87"/>
    <w:rsid w:val="00E3030E"/>
    <w:rsid w:val="00E31722"/>
    <w:rsid w:val="00E328CE"/>
    <w:rsid w:val="00E34476"/>
    <w:rsid w:val="00E34B76"/>
    <w:rsid w:val="00E35B0B"/>
    <w:rsid w:val="00E3715B"/>
    <w:rsid w:val="00E37302"/>
    <w:rsid w:val="00E377E3"/>
    <w:rsid w:val="00E404CC"/>
    <w:rsid w:val="00E40702"/>
    <w:rsid w:val="00E41400"/>
    <w:rsid w:val="00E41E36"/>
    <w:rsid w:val="00E42080"/>
    <w:rsid w:val="00E422E7"/>
    <w:rsid w:val="00E42DC9"/>
    <w:rsid w:val="00E42F35"/>
    <w:rsid w:val="00E42FB1"/>
    <w:rsid w:val="00E4310F"/>
    <w:rsid w:val="00E43C30"/>
    <w:rsid w:val="00E441FD"/>
    <w:rsid w:val="00E44244"/>
    <w:rsid w:val="00E44488"/>
    <w:rsid w:val="00E44C63"/>
    <w:rsid w:val="00E45845"/>
    <w:rsid w:val="00E46811"/>
    <w:rsid w:val="00E46A17"/>
    <w:rsid w:val="00E46C66"/>
    <w:rsid w:val="00E46FF9"/>
    <w:rsid w:val="00E470E2"/>
    <w:rsid w:val="00E473BB"/>
    <w:rsid w:val="00E50A35"/>
    <w:rsid w:val="00E50FE5"/>
    <w:rsid w:val="00E512BD"/>
    <w:rsid w:val="00E51FAF"/>
    <w:rsid w:val="00E520B5"/>
    <w:rsid w:val="00E520E3"/>
    <w:rsid w:val="00E5281C"/>
    <w:rsid w:val="00E53274"/>
    <w:rsid w:val="00E53394"/>
    <w:rsid w:val="00E53642"/>
    <w:rsid w:val="00E5433C"/>
    <w:rsid w:val="00E54900"/>
    <w:rsid w:val="00E54A91"/>
    <w:rsid w:val="00E54B43"/>
    <w:rsid w:val="00E54DA1"/>
    <w:rsid w:val="00E5535D"/>
    <w:rsid w:val="00E557A1"/>
    <w:rsid w:val="00E564BB"/>
    <w:rsid w:val="00E564E1"/>
    <w:rsid w:val="00E56CAE"/>
    <w:rsid w:val="00E56CBA"/>
    <w:rsid w:val="00E56DBA"/>
    <w:rsid w:val="00E57153"/>
    <w:rsid w:val="00E571E7"/>
    <w:rsid w:val="00E5730B"/>
    <w:rsid w:val="00E57C72"/>
    <w:rsid w:val="00E60588"/>
    <w:rsid w:val="00E60822"/>
    <w:rsid w:val="00E60B69"/>
    <w:rsid w:val="00E60DC7"/>
    <w:rsid w:val="00E6141E"/>
    <w:rsid w:val="00E615FE"/>
    <w:rsid w:val="00E628C2"/>
    <w:rsid w:val="00E62FF8"/>
    <w:rsid w:val="00E63284"/>
    <w:rsid w:val="00E632E2"/>
    <w:rsid w:val="00E63A65"/>
    <w:rsid w:val="00E6436D"/>
    <w:rsid w:val="00E6563A"/>
    <w:rsid w:val="00E6611E"/>
    <w:rsid w:val="00E67028"/>
    <w:rsid w:val="00E6716E"/>
    <w:rsid w:val="00E6782D"/>
    <w:rsid w:val="00E70948"/>
    <w:rsid w:val="00E71B43"/>
    <w:rsid w:val="00E71CBB"/>
    <w:rsid w:val="00E732E2"/>
    <w:rsid w:val="00E73593"/>
    <w:rsid w:val="00E73996"/>
    <w:rsid w:val="00E73E5C"/>
    <w:rsid w:val="00E74BBA"/>
    <w:rsid w:val="00E7529D"/>
    <w:rsid w:val="00E75303"/>
    <w:rsid w:val="00E75829"/>
    <w:rsid w:val="00E762E0"/>
    <w:rsid w:val="00E76D4E"/>
    <w:rsid w:val="00E770A1"/>
    <w:rsid w:val="00E7710E"/>
    <w:rsid w:val="00E805C5"/>
    <w:rsid w:val="00E80E4E"/>
    <w:rsid w:val="00E81574"/>
    <w:rsid w:val="00E82433"/>
    <w:rsid w:val="00E8297E"/>
    <w:rsid w:val="00E829C2"/>
    <w:rsid w:val="00E83624"/>
    <w:rsid w:val="00E844C9"/>
    <w:rsid w:val="00E84674"/>
    <w:rsid w:val="00E84A10"/>
    <w:rsid w:val="00E84C02"/>
    <w:rsid w:val="00E84FBA"/>
    <w:rsid w:val="00E868DD"/>
    <w:rsid w:val="00E86BF0"/>
    <w:rsid w:val="00E8714A"/>
    <w:rsid w:val="00E87243"/>
    <w:rsid w:val="00E87CDC"/>
    <w:rsid w:val="00E90152"/>
    <w:rsid w:val="00E90302"/>
    <w:rsid w:val="00E907F1"/>
    <w:rsid w:val="00E91910"/>
    <w:rsid w:val="00E92043"/>
    <w:rsid w:val="00E9356F"/>
    <w:rsid w:val="00E93973"/>
    <w:rsid w:val="00E945B0"/>
    <w:rsid w:val="00E955D6"/>
    <w:rsid w:val="00E96F21"/>
    <w:rsid w:val="00EA0262"/>
    <w:rsid w:val="00EA081D"/>
    <w:rsid w:val="00EA0CC4"/>
    <w:rsid w:val="00EA110E"/>
    <w:rsid w:val="00EA1584"/>
    <w:rsid w:val="00EA176B"/>
    <w:rsid w:val="00EA2577"/>
    <w:rsid w:val="00EA35D0"/>
    <w:rsid w:val="00EA4486"/>
    <w:rsid w:val="00EA4491"/>
    <w:rsid w:val="00EA4C06"/>
    <w:rsid w:val="00EA7668"/>
    <w:rsid w:val="00EB0EDC"/>
    <w:rsid w:val="00EB1B56"/>
    <w:rsid w:val="00EB248E"/>
    <w:rsid w:val="00EB24B3"/>
    <w:rsid w:val="00EB2EF5"/>
    <w:rsid w:val="00EB2F0F"/>
    <w:rsid w:val="00EB349D"/>
    <w:rsid w:val="00EB3704"/>
    <w:rsid w:val="00EB377F"/>
    <w:rsid w:val="00EB440E"/>
    <w:rsid w:val="00EB4F73"/>
    <w:rsid w:val="00EB56C1"/>
    <w:rsid w:val="00EB57DA"/>
    <w:rsid w:val="00EB586E"/>
    <w:rsid w:val="00EB5B5C"/>
    <w:rsid w:val="00EB5D3B"/>
    <w:rsid w:val="00EB6246"/>
    <w:rsid w:val="00EB6673"/>
    <w:rsid w:val="00EB7A9E"/>
    <w:rsid w:val="00EC0E86"/>
    <w:rsid w:val="00EC1DF0"/>
    <w:rsid w:val="00EC28E5"/>
    <w:rsid w:val="00EC2BA0"/>
    <w:rsid w:val="00EC34E2"/>
    <w:rsid w:val="00EC4569"/>
    <w:rsid w:val="00EC5BB4"/>
    <w:rsid w:val="00EC6B18"/>
    <w:rsid w:val="00EC7102"/>
    <w:rsid w:val="00EC78D3"/>
    <w:rsid w:val="00EC7E73"/>
    <w:rsid w:val="00ED10EC"/>
    <w:rsid w:val="00ED16A8"/>
    <w:rsid w:val="00ED1E8E"/>
    <w:rsid w:val="00ED32D5"/>
    <w:rsid w:val="00ED3663"/>
    <w:rsid w:val="00ED3F29"/>
    <w:rsid w:val="00ED3FB0"/>
    <w:rsid w:val="00ED4558"/>
    <w:rsid w:val="00ED48B0"/>
    <w:rsid w:val="00ED505D"/>
    <w:rsid w:val="00ED5709"/>
    <w:rsid w:val="00ED5961"/>
    <w:rsid w:val="00ED59A3"/>
    <w:rsid w:val="00ED5A54"/>
    <w:rsid w:val="00ED5D47"/>
    <w:rsid w:val="00ED6004"/>
    <w:rsid w:val="00ED62AF"/>
    <w:rsid w:val="00ED6BC0"/>
    <w:rsid w:val="00ED74C2"/>
    <w:rsid w:val="00ED757B"/>
    <w:rsid w:val="00ED7738"/>
    <w:rsid w:val="00ED7DBB"/>
    <w:rsid w:val="00EE1998"/>
    <w:rsid w:val="00EE1B51"/>
    <w:rsid w:val="00EE22C0"/>
    <w:rsid w:val="00EE3281"/>
    <w:rsid w:val="00EE3533"/>
    <w:rsid w:val="00EE4206"/>
    <w:rsid w:val="00EE4308"/>
    <w:rsid w:val="00EE464B"/>
    <w:rsid w:val="00EE4C98"/>
    <w:rsid w:val="00EE4ECB"/>
    <w:rsid w:val="00EE5650"/>
    <w:rsid w:val="00EE6076"/>
    <w:rsid w:val="00EE6436"/>
    <w:rsid w:val="00EE6562"/>
    <w:rsid w:val="00EE704B"/>
    <w:rsid w:val="00EE762C"/>
    <w:rsid w:val="00EE763E"/>
    <w:rsid w:val="00EF07FD"/>
    <w:rsid w:val="00EF1459"/>
    <w:rsid w:val="00EF158E"/>
    <w:rsid w:val="00EF1F58"/>
    <w:rsid w:val="00EF290D"/>
    <w:rsid w:val="00EF313B"/>
    <w:rsid w:val="00EF31DB"/>
    <w:rsid w:val="00EF3895"/>
    <w:rsid w:val="00EF4168"/>
    <w:rsid w:val="00EF50DA"/>
    <w:rsid w:val="00EF56D0"/>
    <w:rsid w:val="00EF67FB"/>
    <w:rsid w:val="00EF6C8C"/>
    <w:rsid w:val="00EF7005"/>
    <w:rsid w:val="00F00773"/>
    <w:rsid w:val="00F018F6"/>
    <w:rsid w:val="00F02736"/>
    <w:rsid w:val="00F02881"/>
    <w:rsid w:val="00F030AA"/>
    <w:rsid w:val="00F030DD"/>
    <w:rsid w:val="00F039D5"/>
    <w:rsid w:val="00F03CC9"/>
    <w:rsid w:val="00F04493"/>
    <w:rsid w:val="00F04AB9"/>
    <w:rsid w:val="00F04E36"/>
    <w:rsid w:val="00F05147"/>
    <w:rsid w:val="00F0683C"/>
    <w:rsid w:val="00F0691B"/>
    <w:rsid w:val="00F07644"/>
    <w:rsid w:val="00F07A8B"/>
    <w:rsid w:val="00F10812"/>
    <w:rsid w:val="00F1087A"/>
    <w:rsid w:val="00F10D96"/>
    <w:rsid w:val="00F13657"/>
    <w:rsid w:val="00F13854"/>
    <w:rsid w:val="00F1472D"/>
    <w:rsid w:val="00F14E26"/>
    <w:rsid w:val="00F16C3E"/>
    <w:rsid w:val="00F176A8"/>
    <w:rsid w:val="00F17762"/>
    <w:rsid w:val="00F177F0"/>
    <w:rsid w:val="00F2027C"/>
    <w:rsid w:val="00F214D1"/>
    <w:rsid w:val="00F217F1"/>
    <w:rsid w:val="00F21B71"/>
    <w:rsid w:val="00F22257"/>
    <w:rsid w:val="00F223A2"/>
    <w:rsid w:val="00F227A7"/>
    <w:rsid w:val="00F22A60"/>
    <w:rsid w:val="00F22B25"/>
    <w:rsid w:val="00F23070"/>
    <w:rsid w:val="00F237AD"/>
    <w:rsid w:val="00F2401C"/>
    <w:rsid w:val="00F240D8"/>
    <w:rsid w:val="00F246BA"/>
    <w:rsid w:val="00F24A4A"/>
    <w:rsid w:val="00F24A93"/>
    <w:rsid w:val="00F24DDF"/>
    <w:rsid w:val="00F25064"/>
    <w:rsid w:val="00F25104"/>
    <w:rsid w:val="00F254D7"/>
    <w:rsid w:val="00F254E9"/>
    <w:rsid w:val="00F259DE"/>
    <w:rsid w:val="00F26E8A"/>
    <w:rsid w:val="00F26EBF"/>
    <w:rsid w:val="00F26FFC"/>
    <w:rsid w:val="00F27121"/>
    <w:rsid w:val="00F27B54"/>
    <w:rsid w:val="00F3002D"/>
    <w:rsid w:val="00F30389"/>
    <w:rsid w:val="00F30DE0"/>
    <w:rsid w:val="00F31519"/>
    <w:rsid w:val="00F32A3B"/>
    <w:rsid w:val="00F32C7B"/>
    <w:rsid w:val="00F3363E"/>
    <w:rsid w:val="00F33936"/>
    <w:rsid w:val="00F33F5A"/>
    <w:rsid w:val="00F33F6E"/>
    <w:rsid w:val="00F366C2"/>
    <w:rsid w:val="00F37013"/>
    <w:rsid w:val="00F37472"/>
    <w:rsid w:val="00F3792C"/>
    <w:rsid w:val="00F37B4F"/>
    <w:rsid w:val="00F37FCB"/>
    <w:rsid w:val="00F40F3D"/>
    <w:rsid w:val="00F40FD8"/>
    <w:rsid w:val="00F41C01"/>
    <w:rsid w:val="00F41E45"/>
    <w:rsid w:val="00F4215E"/>
    <w:rsid w:val="00F42372"/>
    <w:rsid w:val="00F425BC"/>
    <w:rsid w:val="00F426CF"/>
    <w:rsid w:val="00F42E74"/>
    <w:rsid w:val="00F43280"/>
    <w:rsid w:val="00F433F4"/>
    <w:rsid w:val="00F43E9E"/>
    <w:rsid w:val="00F4462F"/>
    <w:rsid w:val="00F44D08"/>
    <w:rsid w:val="00F45AC3"/>
    <w:rsid w:val="00F45EC2"/>
    <w:rsid w:val="00F45FE1"/>
    <w:rsid w:val="00F46F7E"/>
    <w:rsid w:val="00F476CF"/>
    <w:rsid w:val="00F47B24"/>
    <w:rsid w:val="00F509D4"/>
    <w:rsid w:val="00F50BFB"/>
    <w:rsid w:val="00F514A9"/>
    <w:rsid w:val="00F52CF5"/>
    <w:rsid w:val="00F52FB1"/>
    <w:rsid w:val="00F53495"/>
    <w:rsid w:val="00F53618"/>
    <w:rsid w:val="00F53ABC"/>
    <w:rsid w:val="00F53C94"/>
    <w:rsid w:val="00F53D8C"/>
    <w:rsid w:val="00F54D6B"/>
    <w:rsid w:val="00F553C2"/>
    <w:rsid w:val="00F57DEF"/>
    <w:rsid w:val="00F60412"/>
    <w:rsid w:val="00F60509"/>
    <w:rsid w:val="00F60B09"/>
    <w:rsid w:val="00F60BFA"/>
    <w:rsid w:val="00F60DA5"/>
    <w:rsid w:val="00F6168F"/>
    <w:rsid w:val="00F619A9"/>
    <w:rsid w:val="00F61E64"/>
    <w:rsid w:val="00F62F94"/>
    <w:rsid w:val="00F63061"/>
    <w:rsid w:val="00F64F5C"/>
    <w:rsid w:val="00F6511C"/>
    <w:rsid w:val="00F653F8"/>
    <w:rsid w:val="00F658CC"/>
    <w:rsid w:val="00F65DAD"/>
    <w:rsid w:val="00F65DED"/>
    <w:rsid w:val="00F66F25"/>
    <w:rsid w:val="00F678C0"/>
    <w:rsid w:val="00F67C7E"/>
    <w:rsid w:val="00F67ED8"/>
    <w:rsid w:val="00F70941"/>
    <w:rsid w:val="00F709E6"/>
    <w:rsid w:val="00F70E5B"/>
    <w:rsid w:val="00F71149"/>
    <w:rsid w:val="00F71674"/>
    <w:rsid w:val="00F71AEF"/>
    <w:rsid w:val="00F71C99"/>
    <w:rsid w:val="00F72E8A"/>
    <w:rsid w:val="00F73095"/>
    <w:rsid w:val="00F73B01"/>
    <w:rsid w:val="00F74643"/>
    <w:rsid w:val="00F74936"/>
    <w:rsid w:val="00F749B0"/>
    <w:rsid w:val="00F74ACB"/>
    <w:rsid w:val="00F7532C"/>
    <w:rsid w:val="00F75762"/>
    <w:rsid w:val="00F76E0D"/>
    <w:rsid w:val="00F76EE9"/>
    <w:rsid w:val="00F77088"/>
    <w:rsid w:val="00F7745F"/>
    <w:rsid w:val="00F7761A"/>
    <w:rsid w:val="00F7762E"/>
    <w:rsid w:val="00F77960"/>
    <w:rsid w:val="00F811DB"/>
    <w:rsid w:val="00F811F4"/>
    <w:rsid w:val="00F81DC4"/>
    <w:rsid w:val="00F821D5"/>
    <w:rsid w:val="00F82CBD"/>
    <w:rsid w:val="00F8337E"/>
    <w:rsid w:val="00F839F4"/>
    <w:rsid w:val="00F844CC"/>
    <w:rsid w:val="00F8458F"/>
    <w:rsid w:val="00F848A3"/>
    <w:rsid w:val="00F84A59"/>
    <w:rsid w:val="00F858C9"/>
    <w:rsid w:val="00F85B1B"/>
    <w:rsid w:val="00F85BBE"/>
    <w:rsid w:val="00F85F95"/>
    <w:rsid w:val="00F86083"/>
    <w:rsid w:val="00F8654C"/>
    <w:rsid w:val="00F866E1"/>
    <w:rsid w:val="00F86908"/>
    <w:rsid w:val="00F86F84"/>
    <w:rsid w:val="00F87313"/>
    <w:rsid w:val="00F87EDC"/>
    <w:rsid w:val="00F90474"/>
    <w:rsid w:val="00F905B8"/>
    <w:rsid w:val="00F90783"/>
    <w:rsid w:val="00F907B1"/>
    <w:rsid w:val="00F90BA8"/>
    <w:rsid w:val="00F90C3E"/>
    <w:rsid w:val="00F917D8"/>
    <w:rsid w:val="00F9185F"/>
    <w:rsid w:val="00F91B8F"/>
    <w:rsid w:val="00F91FC4"/>
    <w:rsid w:val="00F92197"/>
    <w:rsid w:val="00F9255B"/>
    <w:rsid w:val="00F92AEF"/>
    <w:rsid w:val="00F9324F"/>
    <w:rsid w:val="00F9391C"/>
    <w:rsid w:val="00F93E7C"/>
    <w:rsid w:val="00F94346"/>
    <w:rsid w:val="00F94387"/>
    <w:rsid w:val="00F95183"/>
    <w:rsid w:val="00F9532A"/>
    <w:rsid w:val="00F95628"/>
    <w:rsid w:val="00F9566F"/>
    <w:rsid w:val="00FA0133"/>
    <w:rsid w:val="00FA0198"/>
    <w:rsid w:val="00FA02E2"/>
    <w:rsid w:val="00FA050C"/>
    <w:rsid w:val="00FA0983"/>
    <w:rsid w:val="00FA09B9"/>
    <w:rsid w:val="00FA0FE7"/>
    <w:rsid w:val="00FA167C"/>
    <w:rsid w:val="00FA2501"/>
    <w:rsid w:val="00FA26A5"/>
    <w:rsid w:val="00FA27CD"/>
    <w:rsid w:val="00FA28E2"/>
    <w:rsid w:val="00FA296B"/>
    <w:rsid w:val="00FA2C93"/>
    <w:rsid w:val="00FA3424"/>
    <w:rsid w:val="00FA37F4"/>
    <w:rsid w:val="00FA39D7"/>
    <w:rsid w:val="00FA3AFB"/>
    <w:rsid w:val="00FA3FDC"/>
    <w:rsid w:val="00FA485E"/>
    <w:rsid w:val="00FA4A00"/>
    <w:rsid w:val="00FA5EF7"/>
    <w:rsid w:val="00FA60DC"/>
    <w:rsid w:val="00FA6554"/>
    <w:rsid w:val="00FA6C4B"/>
    <w:rsid w:val="00FA6EA9"/>
    <w:rsid w:val="00FA6F26"/>
    <w:rsid w:val="00FA6F35"/>
    <w:rsid w:val="00FB0081"/>
    <w:rsid w:val="00FB0150"/>
    <w:rsid w:val="00FB02DC"/>
    <w:rsid w:val="00FB0964"/>
    <w:rsid w:val="00FB1077"/>
    <w:rsid w:val="00FB1BE2"/>
    <w:rsid w:val="00FB229D"/>
    <w:rsid w:val="00FB266A"/>
    <w:rsid w:val="00FB2718"/>
    <w:rsid w:val="00FB2D54"/>
    <w:rsid w:val="00FB3215"/>
    <w:rsid w:val="00FB35AD"/>
    <w:rsid w:val="00FB3708"/>
    <w:rsid w:val="00FB4B9C"/>
    <w:rsid w:val="00FB4D61"/>
    <w:rsid w:val="00FB4DAE"/>
    <w:rsid w:val="00FB4E0E"/>
    <w:rsid w:val="00FB692C"/>
    <w:rsid w:val="00FB6FCF"/>
    <w:rsid w:val="00FC0329"/>
    <w:rsid w:val="00FC130D"/>
    <w:rsid w:val="00FC145F"/>
    <w:rsid w:val="00FC16CD"/>
    <w:rsid w:val="00FC2004"/>
    <w:rsid w:val="00FC24DA"/>
    <w:rsid w:val="00FC3322"/>
    <w:rsid w:val="00FC44FB"/>
    <w:rsid w:val="00FC6226"/>
    <w:rsid w:val="00FC6799"/>
    <w:rsid w:val="00FC7E4E"/>
    <w:rsid w:val="00FD032E"/>
    <w:rsid w:val="00FD0865"/>
    <w:rsid w:val="00FD0C56"/>
    <w:rsid w:val="00FD112A"/>
    <w:rsid w:val="00FD23A6"/>
    <w:rsid w:val="00FD2A58"/>
    <w:rsid w:val="00FD3A47"/>
    <w:rsid w:val="00FD3E7E"/>
    <w:rsid w:val="00FD42BA"/>
    <w:rsid w:val="00FD45FC"/>
    <w:rsid w:val="00FD4F7C"/>
    <w:rsid w:val="00FD75C6"/>
    <w:rsid w:val="00FE13CB"/>
    <w:rsid w:val="00FE2CA0"/>
    <w:rsid w:val="00FE2D1C"/>
    <w:rsid w:val="00FE316A"/>
    <w:rsid w:val="00FE3387"/>
    <w:rsid w:val="00FE3CD7"/>
    <w:rsid w:val="00FE4530"/>
    <w:rsid w:val="00FE4BEC"/>
    <w:rsid w:val="00FE536F"/>
    <w:rsid w:val="00FE539E"/>
    <w:rsid w:val="00FE53A7"/>
    <w:rsid w:val="00FE5422"/>
    <w:rsid w:val="00FE57A6"/>
    <w:rsid w:val="00FE59EF"/>
    <w:rsid w:val="00FE6115"/>
    <w:rsid w:val="00FE6FC4"/>
    <w:rsid w:val="00FE7696"/>
    <w:rsid w:val="00FF12CE"/>
    <w:rsid w:val="00FF14FE"/>
    <w:rsid w:val="00FF19D3"/>
    <w:rsid w:val="00FF19D7"/>
    <w:rsid w:val="00FF1F0B"/>
    <w:rsid w:val="00FF204D"/>
    <w:rsid w:val="00FF2895"/>
    <w:rsid w:val="00FF2A53"/>
    <w:rsid w:val="00FF2B98"/>
    <w:rsid w:val="00FF309F"/>
    <w:rsid w:val="00FF4559"/>
    <w:rsid w:val="00FF48C3"/>
    <w:rsid w:val="00FF4C14"/>
    <w:rsid w:val="00FF6B83"/>
    <w:rsid w:val="00FF6DA9"/>
    <w:rsid w:val="00FF7128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,"/>
  <w:listSeparator w:val=";"/>
  <w14:docId w14:val="2C187E68"/>
  <w15:docId w15:val="{3EC86C7E-441C-408D-B6C4-1D9ACAA1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3411A0"/>
    <w:pPr>
      <w:spacing w:after="0" w:line="360" w:lineRule="auto"/>
      <w:ind w:firstLine="709"/>
      <w:jc w:val="both"/>
    </w:pPr>
    <w:rPr>
      <w:rFonts w:asciiTheme="majorBidi" w:hAnsiTheme="majorBidi"/>
      <w:sz w:val="26"/>
      <w:lang w:eastAsia="ru-RU"/>
    </w:rPr>
  </w:style>
  <w:style w:type="paragraph" w:styleId="11">
    <w:name w:val="heading 1"/>
    <w:aliases w:val="Раздел"/>
    <w:basedOn w:val="a6"/>
    <w:next w:val="a6"/>
    <w:link w:val="12"/>
    <w:qFormat/>
    <w:rsid w:val="009A6156"/>
    <w:pPr>
      <w:keepNext/>
      <w:pageBreakBefore/>
      <w:suppressAutoHyphens/>
      <w:spacing w:after="120"/>
      <w:outlineLvl w:val="0"/>
    </w:pPr>
    <w:rPr>
      <w:rFonts w:ascii="Times New Roman" w:hAnsi="Times New Roman" w:cs="Times New Roman"/>
      <w:b/>
      <w:kern w:val="28"/>
      <w:sz w:val="28"/>
      <w:szCs w:val="24"/>
    </w:rPr>
  </w:style>
  <w:style w:type="paragraph" w:styleId="21">
    <w:name w:val="heading 2"/>
    <w:aliases w:val="Заголовок 2 Знак1 Знак,Заголовок 2 Знак Знак Знак"/>
    <w:basedOn w:val="a7"/>
    <w:next w:val="a6"/>
    <w:link w:val="22"/>
    <w:unhideWhenUsed/>
    <w:rsid w:val="00A8785F"/>
    <w:pPr>
      <w:numPr>
        <w:numId w:val="6"/>
      </w:numPr>
      <w:outlineLvl w:val="1"/>
    </w:pPr>
  </w:style>
  <w:style w:type="paragraph" w:styleId="3">
    <w:name w:val="heading 3"/>
    <w:basedOn w:val="a7"/>
    <w:next w:val="a6"/>
    <w:link w:val="31"/>
    <w:unhideWhenUsed/>
    <w:rsid w:val="00067CDD"/>
    <w:pPr>
      <w:numPr>
        <w:numId w:val="8"/>
      </w:numPr>
      <w:outlineLvl w:val="2"/>
    </w:pPr>
  </w:style>
  <w:style w:type="paragraph" w:styleId="4">
    <w:name w:val="heading 4"/>
    <w:basedOn w:val="a7"/>
    <w:next w:val="a6"/>
    <w:link w:val="41"/>
    <w:unhideWhenUsed/>
    <w:rsid w:val="003A5930"/>
    <w:pPr>
      <w:numPr>
        <w:numId w:val="9"/>
      </w:numPr>
      <w:outlineLvl w:val="3"/>
    </w:pPr>
  </w:style>
  <w:style w:type="paragraph" w:styleId="5">
    <w:name w:val="heading 5"/>
    <w:basedOn w:val="a8"/>
    <w:next w:val="a6"/>
    <w:link w:val="50"/>
    <w:unhideWhenUsed/>
    <w:rsid w:val="004A798B"/>
    <w:pPr>
      <w:numPr>
        <w:numId w:val="10"/>
      </w:numPr>
      <w:outlineLvl w:val="4"/>
    </w:pPr>
  </w:style>
  <w:style w:type="paragraph" w:styleId="6">
    <w:name w:val="heading 6"/>
    <w:basedOn w:val="a6"/>
    <w:next w:val="a6"/>
    <w:link w:val="60"/>
    <w:unhideWhenUsed/>
    <w:rsid w:val="00AB76C4"/>
    <w:pPr>
      <w:keepNext/>
      <w:keepLines/>
      <w:spacing w:before="40"/>
      <w:ind w:firstLine="567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7">
    <w:name w:val="heading 7"/>
    <w:basedOn w:val="a6"/>
    <w:next w:val="a6"/>
    <w:link w:val="70"/>
    <w:unhideWhenUsed/>
    <w:rsid w:val="00AB76C4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8">
    <w:name w:val="heading 8"/>
    <w:basedOn w:val="a6"/>
    <w:next w:val="a6"/>
    <w:link w:val="80"/>
    <w:semiHidden/>
    <w:unhideWhenUsed/>
    <w:rsid w:val="00AB76C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9">
    <w:name w:val="heading 9"/>
    <w:basedOn w:val="a6"/>
    <w:next w:val="a6"/>
    <w:link w:val="90"/>
    <w:semiHidden/>
    <w:unhideWhenUsed/>
    <w:qFormat/>
    <w:rsid w:val="00AB76C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sz w:val="22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6"/>
    <w:link w:val="ad"/>
    <w:uiPriority w:val="99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9"/>
    <w:link w:val="ac"/>
    <w:uiPriority w:val="99"/>
    <w:rsid w:val="00F86908"/>
  </w:style>
  <w:style w:type="paragraph" w:styleId="ae">
    <w:name w:val="footer"/>
    <w:basedOn w:val="a6"/>
    <w:link w:val="af"/>
    <w:unhideWhenUsed/>
    <w:rsid w:val="00F8690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9"/>
    <w:link w:val="ae"/>
    <w:uiPriority w:val="99"/>
    <w:rsid w:val="00F86908"/>
  </w:style>
  <w:style w:type="table" w:styleId="af0">
    <w:name w:val="Table Grid"/>
    <w:basedOn w:val="aa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6"/>
    <w:link w:val="af2"/>
    <w:uiPriority w:val="99"/>
    <w:semiHidden/>
    <w:unhideWhenUsed/>
    <w:rsid w:val="001A5A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9"/>
    <w:link w:val="af1"/>
    <w:uiPriority w:val="99"/>
    <w:semiHidden/>
    <w:rsid w:val="001A5A1C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aliases w:val="Раздел Знак"/>
    <w:basedOn w:val="a9"/>
    <w:link w:val="11"/>
    <w:rsid w:val="009A6156"/>
    <w:rPr>
      <w:rFonts w:ascii="Times New Roman" w:hAnsi="Times New Roman" w:cs="Times New Roman"/>
      <w:b/>
      <w:kern w:val="28"/>
      <w:sz w:val="28"/>
      <w:szCs w:val="24"/>
      <w:lang w:eastAsia="ru-RU"/>
    </w:rPr>
  </w:style>
  <w:style w:type="paragraph" w:styleId="af3">
    <w:name w:val="TOC Heading"/>
    <w:aliases w:val="Подраздел"/>
    <w:basedOn w:val="11"/>
    <w:next w:val="a6"/>
    <w:link w:val="af4"/>
    <w:uiPriority w:val="39"/>
    <w:unhideWhenUsed/>
    <w:qFormat/>
    <w:rsid w:val="00BB3124"/>
    <w:pPr>
      <w:pageBreakBefore w:val="0"/>
      <w:spacing w:after="0"/>
    </w:pPr>
    <w:rPr>
      <w:sz w:val="26"/>
    </w:rPr>
  </w:style>
  <w:style w:type="paragraph" w:styleId="13">
    <w:name w:val="toc 1"/>
    <w:basedOn w:val="a6"/>
    <w:next w:val="a7"/>
    <w:autoRedefine/>
    <w:uiPriority w:val="39"/>
    <w:unhideWhenUsed/>
    <w:rsid w:val="00615822"/>
    <w:pPr>
      <w:tabs>
        <w:tab w:val="left" w:pos="440"/>
        <w:tab w:val="right" w:leader="dot" w:pos="9781"/>
      </w:tabs>
      <w:spacing w:after="100" w:line="276" w:lineRule="auto"/>
      <w:ind w:firstLine="0"/>
    </w:pPr>
    <w:rPr>
      <w:rFonts w:ascii="Times New Roman" w:hAnsi="Times New Roman"/>
      <w:sz w:val="24"/>
    </w:rPr>
  </w:style>
  <w:style w:type="paragraph" w:styleId="23">
    <w:name w:val="toc 2"/>
    <w:basedOn w:val="a6"/>
    <w:next w:val="a6"/>
    <w:autoRedefine/>
    <w:uiPriority w:val="39"/>
    <w:unhideWhenUsed/>
    <w:rsid w:val="00BD39BE"/>
    <w:pPr>
      <w:spacing w:after="100"/>
      <w:ind w:left="220"/>
    </w:pPr>
    <w:rPr>
      <w:rFonts w:ascii="Times New Roman" w:hAnsi="Times New Roman"/>
      <w:sz w:val="24"/>
    </w:rPr>
  </w:style>
  <w:style w:type="character" w:styleId="af5">
    <w:name w:val="Hyperlink"/>
    <w:basedOn w:val="a9"/>
    <w:uiPriority w:val="99"/>
    <w:unhideWhenUsed/>
    <w:rsid w:val="0022321D"/>
    <w:rPr>
      <w:color w:val="0000FF" w:themeColor="hyperlink"/>
      <w:u w:val="single"/>
    </w:rPr>
  </w:style>
  <w:style w:type="paragraph" w:customStyle="1" w:styleId="a7">
    <w:name w:val="Абзац ПМ"/>
    <w:basedOn w:val="a6"/>
    <w:link w:val="af6"/>
    <w:rsid w:val="000F5317"/>
    <w:pPr>
      <w:suppressLineNumbers/>
      <w:contextualSpacing/>
    </w:pPr>
    <w:rPr>
      <w:rFonts w:ascii="Times New Roman" w:eastAsia="Times New Roman" w:hAnsi="Times New Roman" w:cs="Times New Roman"/>
      <w:szCs w:val="24"/>
    </w:rPr>
  </w:style>
  <w:style w:type="paragraph" w:customStyle="1" w:styleId="a2">
    <w:name w:val="Маркированный"/>
    <w:basedOn w:val="a6"/>
    <w:link w:val="af7"/>
    <w:rsid w:val="004330EB"/>
    <w:pPr>
      <w:numPr>
        <w:numId w:val="1"/>
      </w:numPr>
      <w:suppressLineNumbers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Абзац ПМ Знак"/>
    <w:basedOn w:val="a9"/>
    <w:link w:val="a7"/>
    <w:rsid w:val="000F5317"/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styleId="af8">
    <w:name w:val="Placeholder Text"/>
    <w:basedOn w:val="a9"/>
    <w:uiPriority w:val="99"/>
    <w:semiHidden/>
    <w:rsid w:val="00641B48"/>
    <w:rPr>
      <w:color w:val="808080"/>
    </w:rPr>
  </w:style>
  <w:style w:type="character" w:customStyle="1" w:styleId="af7">
    <w:name w:val="Маркированный Знак"/>
    <w:basedOn w:val="a9"/>
    <w:link w:val="a2"/>
    <w:rsid w:val="004330E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9">
    <w:name w:val="Абзац таблицы"/>
    <w:basedOn w:val="a6"/>
    <w:link w:val="afa"/>
    <w:rsid w:val="00902BCC"/>
    <w:pPr>
      <w:keepNext/>
      <w:spacing w:line="240" w:lineRule="auto"/>
      <w:ind w:left="57" w:right="57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a">
    <w:name w:val="Абзац таблицы Знак"/>
    <w:basedOn w:val="af6"/>
    <w:link w:val="af9"/>
    <w:rsid w:val="00902B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b">
    <w:name w:val="Надпись таблицы"/>
    <w:basedOn w:val="a6"/>
    <w:link w:val="afc"/>
    <w:rsid w:val="00044729"/>
    <w:pPr>
      <w:keepNext/>
      <w:keepLines/>
      <w:suppressLineNumbers/>
      <w:suppressAutoHyphens/>
      <w:spacing w:line="240" w:lineRule="auto"/>
      <w:ind w:left="284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c">
    <w:name w:val="Надпись таблицы Знак"/>
    <w:basedOn w:val="a9"/>
    <w:link w:val="afb"/>
    <w:rsid w:val="000447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6"/>
    <w:next w:val="a6"/>
    <w:autoRedefine/>
    <w:unhideWhenUsed/>
    <w:rsid w:val="00067CDD"/>
    <w:pPr>
      <w:ind w:left="284"/>
    </w:pPr>
    <w:rPr>
      <w:rFonts w:ascii="Times New Roman" w:eastAsiaTheme="minorEastAsia" w:hAnsi="Times New Roman" w:cs="Times New Roman"/>
      <w:sz w:val="24"/>
    </w:rPr>
  </w:style>
  <w:style w:type="paragraph" w:customStyle="1" w:styleId="24">
    <w:name w:val="Подзаголовок 2"/>
    <w:basedOn w:val="a6"/>
    <w:link w:val="25"/>
    <w:rsid w:val="005E3088"/>
    <w:pPr>
      <w:keepNext/>
      <w:suppressAutoHyphens/>
      <w:spacing w:before="240" w:after="240"/>
      <w:ind w:left="1134" w:right="1134"/>
      <w:jc w:val="center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a1">
    <w:name w:val="Subtitle"/>
    <w:basedOn w:val="a6"/>
    <w:next w:val="a6"/>
    <w:link w:val="afd"/>
    <w:uiPriority w:val="11"/>
    <w:rsid w:val="008325B4"/>
    <w:pPr>
      <w:numPr>
        <w:numId w:val="2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Подзаголовок 2 Знак"/>
    <w:basedOn w:val="a9"/>
    <w:link w:val="24"/>
    <w:rsid w:val="005E30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d">
    <w:name w:val="Подзаголовок Знак"/>
    <w:basedOn w:val="a9"/>
    <w:link w:val="a1"/>
    <w:uiPriority w:val="11"/>
    <w:rsid w:val="008325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">
    <w:name w:val="Позаголовок 3"/>
    <w:basedOn w:val="a6"/>
    <w:link w:val="33"/>
    <w:rsid w:val="00696BDD"/>
    <w:pPr>
      <w:numPr>
        <w:numId w:val="3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0">
    <w:name w:val="Подзаголовок 4"/>
    <w:basedOn w:val="a6"/>
    <w:link w:val="42"/>
    <w:rsid w:val="00696BDD"/>
    <w:pPr>
      <w:numPr>
        <w:ilvl w:val="1"/>
        <w:numId w:val="4"/>
      </w:numPr>
      <w:suppressLineNumbers/>
      <w:suppressAutoHyphens/>
      <w:ind w:right="17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3">
    <w:name w:val="Позаголовок 3 Знак"/>
    <w:basedOn w:val="a9"/>
    <w:link w:val="3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Формула"/>
    <w:basedOn w:val="a7"/>
    <w:link w:val="aff"/>
    <w:qFormat/>
    <w:rsid w:val="009F48B0"/>
    <w:pPr>
      <w:spacing w:before="240" w:after="240"/>
      <w:jc w:val="right"/>
    </w:pPr>
  </w:style>
  <w:style w:type="character" w:customStyle="1" w:styleId="42">
    <w:name w:val="Подзаголовок 4 Знак"/>
    <w:basedOn w:val="a9"/>
    <w:link w:val="40"/>
    <w:rsid w:val="00696BD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Формула Знак"/>
    <w:basedOn w:val="af6"/>
    <w:link w:val="afe"/>
    <w:rsid w:val="009F48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Марк список РН"/>
    <w:basedOn w:val="aff0"/>
    <w:link w:val="aff1"/>
    <w:qFormat/>
    <w:rsid w:val="00A666D9"/>
    <w:pPr>
      <w:numPr>
        <w:numId w:val="5"/>
      </w:numPr>
      <w:tabs>
        <w:tab w:val="left" w:leader="underscore" w:pos="0"/>
        <w:tab w:val="left" w:pos="482"/>
      </w:tabs>
      <w:ind w:left="0" w:firstLine="709"/>
    </w:pPr>
    <w:rPr>
      <w:rFonts w:ascii="Times New Roman" w:eastAsia="Calibri" w:hAnsi="Times New Roman" w:cs="Times New Roman"/>
      <w:szCs w:val="26"/>
    </w:rPr>
  </w:style>
  <w:style w:type="character" w:customStyle="1" w:styleId="aff1">
    <w:name w:val="Марк список РН Знак"/>
    <w:basedOn w:val="a9"/>
    <w:link w:val="a3"/>
    <w:rsid w:val="00A666D9"/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ff0">
    <w:name w:val="List Paragraph"/>
    <w:aliases w:val="Bullet List,FooterText,numbered,Number Level 3,Ref,TOC style,lp1"/>
    <w:basedOn w:val="a6"/>
    <w:link w:val="aff2"/>
    <w:uiPriority w:val="34"/>
    <w:rsid w:val="0000636D"/>
    <w:pPr>
      <w:ind w:left="720"/>
      <w:contextualSpacing/>
    </w:pPr>
  </w:style>
  <w:style w:type="paragraph" w:customStyle="1" w:styleId="aff3">
    <w:name w:val="Таблица"/>
    <w:basedOn w:val="a6"/>
    <w:link w:val="aff4"/>
    <w:qFormat/>
    <w:rsid w:val="00A666D9"/>
    <w:pPr>
      <w:keepLines/>
      <w:framePr w:hSpace="180" w:wrap="around" w:vAnchor="text" w:hAnchor="margin" w:xAlign="center" w:y="79"/>
      <w:spacing w:line="240" w:lineRule="auto"/>
      <w:ind w:firstLine="0"/>
      <w:contextualSpacing/>
      <w:jc w:val="left"/>
    </w:pPr>
    <w:rPr>
      <w:rFonts w:ascii="Times New Roman" w:eastAsia="Calibri" w:hAnsi="Times New Roman" w:cs="Times New Roman"/>
      <w:sz w:val="22"/>
      <w:szCs w:val="20"/>
    </w:rPr>
  </w:style>
  <w:style w:type="character" w:customStyle="1" w:styleId="aff4">
    <w:name w:val="Таблица Знак"/>
    <w:basedOn w:val="a9"/>
    <w:link w:val="aff3"/>
    <w:rsid w:val="00A666D9"/>
    <w:rPr>
      <w:rFonts w:ascii="Times New Roman" w:eastAsia="Calibri" w:hAnsi="Times New Roman" w:cs="Times New Roman"/>
      <w:szCs w:val="20"/>
      <w:lang w:eastAsia="ru-RU"/>
    </w:rPr>
  </w:style>
  <w:style w:type="paragraph" w:customStyle="1" w:styleId="aff5">
    <w:name w:val="Нумер список"/>
    <w:basedOn w:val="a6"/>
    <w:link w:val="aff6"/>
    <w:rsid w:val="00830ACA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ff7">
    <w:name w:val="Body Text"/>
    <w:basedOn w:val="a6"/>
    <w:link w:val="aff8"/>
    <w:unhideWhenUsed/>
    <w:rsid w:val="008605A2"/>
    <w:pPr>
      <w:spacing w:after="120"/>
    </w:pPr>
  </w:style>
  <w:style w:type="character" w:customStyle="1" w:styleId="aff8">
    <w:name w:val="Основной текст Знак"/>
    <w:basedOn w:val="a9"/>
    <w:link w:val="aff7"/>
    <w:rsid w:val="008605A2"/>
  </w:style>
  <w:style w:type="character" w:customStyle="1" w:styleId="31">
    <w:name w:val="Заголовок 3 Знак"/>
    <w:basedOn w:val="a9"/>
    <w:link w:val="3"/>
    <w:rsid w:val="00067CDD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112">
    <w:name w:val="1.1 Стиль2"/>
    <w:basedOn w:val="a6"/>
    <w:rsid w:val="00022884"/>
    <w:pPr>
      <w:ind w:left="1440" w:right="170" w:firstLine="567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2">
    <w:name w:val="Заголовок 2 Знак"/>
    <w:aliases w:val="Заголовок 2 Знак1 Знак Знак1,Заголовок 2 Знак Знак Знак Знак1"/>
    <w:basedOn w:val="a9"/>
    <w:link w:val="21"/>
    <w:rsid w:val="00A8785F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9">
    <w:name w:val="ЗТаблицы"/>
    <w:basedOn w:val="a6"/>
    <w:link w:val="affa"/>
    <w:rsid w:val="00C768BF"/>
    <w:pPr>
      <w:widowControl w:val="0"/>
      <w:suppressAutoHyphens/>
      <w:spacing w:before="12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character" w:customStyle="1" w:styleId="affa">
    <w:name w:val="ЗТаблицы Знак"/>
    <w:basedOn w:val="a9"/>
    <w:link w:val="aff9"/>
    <w:rsid w:val="00C768BF"/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customStyle="1" w:styleId="1121">
    <w:name w:val="Мсписок 1.1.2.1"/>
    <w:basedOn w:val="a6"/>
    <w:rsid w:val="00B735DF"/>
    <w:pPr>
      <w:numPr>
        <w:numId w:val="7"/>
      </w:numPr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b">
    <w:name w:val="Рисунок"/>
    <w:basedOn w:val="a7"/>
    <w:link w:val="affc"/>
    <w:qFormat/>
    <w:rsid w:val="00FE13CB"/>
    <w:pPr>
      <w:suppressAutoHyphens/>
      <w:spacing w:after="240" w:line="240" w:lineRule="auto"/>
      <w:ind w:firstLine="0"/>
      <w:contextualSpacing w:val="0"/>
      <w:jc w:val="center"/>
    </w:pPr>
  </w:style>
  <w:style w:type="character" w:customStyle="1" w:styleId="affc">
    <w:name w:val="Рисунок Знак"/>
    <w:basedOn w:val="af6"/>
    <w:link w:val="affb"/>
    <w:rsid w:val="00FE13CB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8">
    <w:name w:val="Абзац РН"/>
    <w:basedOn w:val="a6"/>
    <w:link w:val="affd"/>
    <w:rsid w:val="00B85615"/>
    <w:pPr>
      <w:ind w:left="284" w:firstLine="851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d">
    <w:name w:val="Абзац РН Знак"/>
    <w:basedOn w:val="a9"/>
    <w:link w:val="a8"/>
    <w:rsid w:val="00B856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">
    <w:name w:val="Абзац РН Знак1"/>
    <w:basedOn w:val="a9"/>
    <w:rsid w:val="0023594B"/>
    <w:rPr>
      <w:color w:val="00000A"/>
      <w:sz w:val="24"/>
      <w:szCs w:val="24"/>
    </w:rPr>
  </w:style>
  <w:style w:type="character" w:customStyle="1" w:styleId="41">
    <w:name w:val="Заголовок 4 Знак"/>
    <w:basedOn w:val="a9"/>
    <w:link w:val="4"/>
    <w:rsid w:val="003A5930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15">
    <w:name w:val="Сетка таблицы1"/>
    <w:basedOn w:val="aa"/>
    <w:next w:val="af0"/>
    <w:uiPriority w:val="39"/>
    <w:rsid w:val="00F24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9"/>
    <w:link w:val="5"/>
    <w:rsid w:val="004A79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3"/>
    <w:basedOn w:val="a6"/>
    <w:link w:val="35"/>
    <w:uiPriority w:val="99"/>
    <w:semiHidden/>
    <w:unhideWhenUsed/>
    <w:rsid w:val="00A2325D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9"/>
    <w:link w:val="34"/>
    <w:uiPriority w:val="99"/>
    <w:semiHidden/>
    <w:rsid w:val="00A2325D"/>
    <w:rPr>
      <w:sz w:val="16"/>
      <w:szCs w:val="16"/>
    </w:rPr>
  </w:style>
  <w:style w:type="paragraph" w:styleId="26">
    <w:name w:val="Body Text Indent 2"/>
    <w:basedOn w:val="a6"/>
    <w:link w:val="27"/>
    <w:uiPriority w:val="99"/>
    <w:semiHidden/>
    <w:unhideWhenUsed/>
    <w:rsid w:val="00DD1D4F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9"/>
    <w:link w:val="26"/>
    <w:uiPriority w:val="99"/>
    <w:semiHidden/>
    <w:rsid w:val="00DD1D4F"/>
  </w:style>
  <w:style w:type="paragraph" w:customStyle="1" w:styleId="affe">
    <w:name w:val="Чертежный"/>
    <w:rsid w:val="00DD1D4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28">
    <w:name w:val="Body Text 2"/>
    <w:basedOn w:val="a6"/>
    <w:link w:val="29"/>
    <w:uiPriority w:val="99"/>
    <w:semiHidden/>
    <w:unhideWhenUsed/>
    <w:rsid w:val="00F00773"/>
    <w:pPr>
      <w:spacing w:after="120" w:line="480" w:lineRule="auto"/>
    </w:pPr>
  </w:style>
  <w:style w:type="character" w:customStyle="1" w:styleId="29">
    <w:name w:val="Основной текст 2 Знак"/>
    <w:basedOn w:val="a9"/>
    <w:link w:val="28"/>
    <w:uiPriority w:val="99"/>
    <w:semiHidden/>
    <w:rsid w:val="00F00773"/>
  </w:style>
  <w:style w:type="paragraph" w:customStyle="1" w:styleId="20">
    <w:name w:val="2 Марк сп"/>
    <w:basedOn w:val="a3"/>
    <w:link w:val="2a"/>
    <w:rsid w:val="00AA710F"/>
    <w:pPr>
      <w:numPr>
        <w:numId w:val="11"/>
      </w:numPr>
    </w:pPr>
  </w:style>
  <w:style w:type="character" w:customStyle="1" w:styleId="2a">
    <w:name w:val="2 Марк сп Знак"/>
    <w:basedOn w:val="aff1"/>
    <w:link w:val="20"/>
    <w:rsid w:val="00AA710F"/>
    <w:rPr>
      <w:rFonts w:ascii="Times New Roman" w:eastAsia="Calibri" w:hAnsi="Times New Roman" w:cs="Times New Roman"/>
      <w:sz w:val="26"/>
      <w:szCs w:val="26"/>
      <w:lang w:eastAsia="ru-RU"/>
    </w:rPr>
  </w:style>
  <w:style w:type="character" w:styleId="afff">
    <w:name w:val="Strong"/>
    <w:basedOn w:val="a9"/>
    <w:uiPriority w:val="22"/>
    <w:rsid w:val="007F4FCA"/>
    <w:rPr>
      <w:b w:val="0"/>
      <w:bCs/>
    </w:rPr>
  </w:style>
  <w:style w:type="paragraph" w:styleId="afff0">
    <w:name w:val="Title"/>
    <w:basedOn w:val="a6"/>
    <w:next w:val="a6"/>
    <w:link w:val="afff1"/>
    <w:uiPriority w:val="10"/>
    <w:rsid w:val="007F4FC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F4FCA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styleId="afff2">
    <w:name w:val="Book Title"/>
    <w:basedOn w:val="a9"/>
    <w:uiPriority w:val="33"/>
    <w:rsid w:val="007F4FCA"/>
    <w:rPr>
      <w:b w:val="0"/>
      <w:bCs/>
      <w:i w:val="0"/>
      <w:iCs/>
      <w:spacing w:val="5"/>
    </w:rPr>
  </w:style>
  <w:style w:type="paragraph" w:customStyle="1" w:styleId="a4">
    <w:name w:val="Для таблиц"/>
    <w:basedOn w:val="a6"/>
    <w:rsid w:val="00B316BD"/>
    <w:pPr>
      <w:numPr>
        <w:ilvl w:val="3"/>
        <w:numId w:val="12"/>
      </w:numPr>
    </w:pPr>
  </w:style>
  <w:style w:type="character" w:customStyle="1" w:styleId="af4">
    <w:name w:val="Заголовок оглавления Знак"/>
    <w:aliases w:val="Подраздел Знак"/>
    <w:basedOn w:val="a9"/>
    <w:link w:val="af3"/>
    <w:uiPriority w:val="39"/>
    <w:rsid w:val="00BB3124"/>
    <w:rPr>
      <w:rFonts w:ascii="Times New Roman" w:hAnsi="Times New Roman" w:cs="Times New Roman"/>
      <w:b/>
      <w:kern w:val="28"/>
      <w:sz w:val="26"/>
      <w:szCs w:val="24"/>
      <w:lang w:eastAsia="ru-RU"/>
    </w:rPr>
  </w:style>
  <w:style w:type="paragraph" w:customStyle="1" w:styleId="afff3">
    <w:name w:val="Абзац"/>
    <w:basedOn w:val="a6"/>
    <w:link w:val="afff4"/>
    <w:rsid w:val="00E53394"/>
    <w:pPr>
      <w:contextualSpacing/>
    </w:pPr>
    <w:rPr>
      <w:rFonts w:ascii="Times New Roman" w:eastAsia="Times New Roman" w:hAnsi="Times New Roman" w:cs="Times New Roman"/>
      <w:szCs w:val="24"/>
    </w:rPr>
  </w:style>
  <w:style w:type="character" w:customStyle="1" w:styleId="afff4">
    <w:name w:val="Абзац Знак"/>
    <w:basedOn w:val="a9"/>
    <w:link w:val="afff3"/>
    <w:rsid w:val="00E53394"/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f5">
    <w:name w:val="Заг.Таблицы"/>
    <w:basedOn w:val="afff6"/>
    <w:link w:val="afff7"/>
    <w:qFormat/>
    <w:rsid w:val="003411A0"/>
    <w:pPr>
      <w:keepNext/>
      <w:suppressAutoHyphens/>
      <w:spacing w:after="0"/>
      <w:ind w:right="-368" w:firstLine="0"/>
      <w:jc w:val="left"/>
    </w:pPr>
    <w:rPr>
      <w:rFonts w:ascii="Times New Roman" w:eastAsia="Times New Roman" w:hAnsi="Times New Roman" w:cs="Times New Roman"/>
      <w:i w:val="0"/>
      <w:iCs w:val="0"/>
      <w:color w:val="auto"/>
      <w:sz w:val="26"/>
      <w:szCs w:val="26"/>
    </w:rPr>
  </w:style>
  <w:style w:type="character" w:customStyle="1" w:styleId="afff7">
    <w:name w:val="Заг.Таблицы Знак"/>
    <w:basedOn w:val="afff4"/>
    <w:link w:val="afff5"/>
    <w:rsid w:val="003411A0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120">
    <w:name w:val="ТабР12"/>
    <w:basedOn w:val="a6"/>
    <w:link w:val="121"/>
    <w:rsid w:val="00E53394"/>
    <w:pPr>
      <w:keepLines/>
      <w:suppressAutoHyphens/>
      <w:spacing w:before="20" w:after="20" w:line="240" w:lineRule="auto"/>
      <w:jc w:val="center"/>
    </w:pPr>
    <w:rPr>
      <w:rFonts w:ascii="Times New Roman" w:eastAsia="Times New Roman" w:hAnsi="Times New Roman" w:cs="Times New Roman"/>
      <w:iCs/>
      <w:sz w:val="22"/>
    </w:rPr>
  </w:style>
  <w:style w:type="character" w:customStyle="1" w:styleId="121">
    <w:name w:val="ТабР12 Знак"/>
    <w:basedOn w:val="a9"/>
    <w:link w:val="120"/>
    <w:rsid w:val="00E53394"/>
    <w:rPr>
      <w:rFonts w:ascii="Times New Roman" w:eastAsia="Times New Roman" w:hAnsi="Times New Roman" w:cs="Times New Roman"/>
      <w:iCs/>
      <w:lang w:eastAsia="ru-RU"/>
    </w:rPr>
  </w:style>
  <w:style w:type="paragraph" w:styleId="afff6">
    <w:name w:val="caption"/>
    <w:aliases w:val="Подпись рисунка"/>
    <w:basedOn w:val="a6"/>
    <w:next w:val="a6"/>
    <w:link w:val="afff8"/>
    <w:uiPriority w:val="35"/>
    <w:unhideWhenUsed/>
    <w:rsid w:val="00E533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ff9">
    <w:name w:val="annotation reference"/>
    <w:basedOn w:val="a9"/>
    <w:uiPriority w:val="99"/>
    <w:semiHidden/>
    <w:unhideWhenUsed/>
    <w:rsid w:val="008B7C7E"/>
    <w:rPr>
      <w:sz w:val="16"/>
      <w:szCs w:val="16"/>
    </w:rPr>
  </w:style>
  <w:style w:type="paragraph" w:styleId="afffa">
    <w:name w:val="annotation text"/>
    <w:basedOn w:val="a6"/>
    <w:link w:val="afffb"/>
    <w:uiPriority w:val="99"/>
    <w:semiHidden/>
    <w:unhideWhenUsed/>
    <w:rsid w:val="008B7C7E"/>
    <w:pPr>
      <w:spacing w:line="240" w:lineRule="auto"/>
    </w:pPr>
    <w:rPr>
      <w:sz w:val="20"/>
      <w:szCs w:val="20"/>
    </w:rPr>
  </w:style>
  <w:style w:type="character" w:customStyle="1" w:styleId="afffb">
    <w:name w:val="Текст примечания Знак"/>
    <w:basedOn w:val="a9"/>
    <w:link w:val="afffa"/>
    <w:uiPriority w:val="99"/>
    <w:semiHidden/>
    <w:rsid w:val="008B7C7E"/>
    <w:rPr>
      <w:rFonts w:asciiTheme="majorBidi" w:hAnsiTheme="majorBidi"/>
      <w:sz w:val="20"/>
      <w:szCs w:val="20"/>
    </w:rPr>
  </w:style>
  <w:style w:type="paragraph" w:styleId="afffc">
    <w:name w:val="annotation subject"/>
    <w:basedOn w:val="afffa"/>
    <w:next w:val="afffa"/>
    <w:link w:val="afffd"/>
    <w:uiPriority w:val="99"/>
    <w:semiHidden/>
    <w:unhideWhenUsed/>
    <w:rsid w:val="008B7C7E"/>
    <w:rPr>
      <w:b/>
      <w:bCs/>
    </w:rPr>
  </w:style>
  <w:style w:type="character" w:customStyle="1" w:styleId="afffd">
    <w:name w:val="Тема примечания Знак"/>
    <w:basedOn w:val="afffb"/>
    <w:link w:val="afffc"/>
    <w:uiPriority w:val="99"/>
    <w:semiHidden/>
    <w:rsid w:val="008B7C7E"/>
    <w:rPr>
      <w:rFonts w:asciiTheme="majorBidi" w:hAnsiTheme="majorBidi"/>
      <w:b/>
      <w:bCs/>
      <w:sz w:val="20"/>
      <w:szCs w:val="20"/>
    </w:rPr>
  </w:style>
  <w:style w:type="character" w:customStyle="1" w:styleId="Bodytext2">
    <w:name w:val="Body text (2)_"/>
    <w:basedOn w:val="a9"/>
    <w:link w:val="Bodytext20"/>
    <w:rsid w:val="00920F8F"/>
    <w:rPr>
      <w:rFonts w:ascii="Times New Roman" w:eastAsia="Times New Roman" w:hAnsi="Times New Roman" w:cs="Times New Roman"/>
      <w:w w:val="200"/>
      <w:sz w:val="14"/>
      <w:szCs w:val="14"/>
      <w:shd w:val="clear" w:color="auto" w:fill="FFFFFF"/>
    </w:rPr>
  </w:style>
  <w:style w:type="paragraph" w:customStyle="1" w:styleId="Bodytext20">
    <w:name w:val="Body text (2)"/>
    <w:basedOn w:val="a6"/>
    <w:link w:val="Bodytext2"/>
    <w:rsid w:val="00920F8F"/>
    <w:pPr>
      <w:widowControl w:val="0"/>
      <w:shd w:val="clear" w:color="auto" w:fill="FFFFFF"/>
      <w:spacing w:line="241" w:lineRule="exact"/>
    </w:pPr>
    <w:rPr>
      <w:rFonts w:ascii="Times New Roman" w:eastAsia="Times New Roman" w:hAnsi="Times New Roman" w:cs="Times New Roman"/>
      <w:w w:val="200"/>
      <w:sz w:val="14"/>
      <w:szCs w:val="14"/>
    </w:rPr>
  </w:style>
  <w:style w:type="paragraph" w:customStyle="1" w:styleId="122">
    <w:name w:val="Абзац Р12"/>
    <w:basedOn w:val="a8"/>
    <w:link w:val="123"/>
    <w:rsid w:val="00223BD6"/>
    <w:pPr>
      <w:widowControl w:val="0"/>
      <w:ind w:left="0" w:firstLine="737"/>
    </w:pPr>
    <w:rPr>
      <w:sz w:val="26"/>
      <w:szCs w:val="26"/>
    </w:rPr>
  </w:style>
  <w:style w:type="character" w:customStyle="1" w:styleId="123">
    <w:name w:val="Абзац Р12 Знак"/>
    <w:link w:val="122"/>
    <w:rsid w:val="00223BD6"/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styleId="36">
    <w:name w:val="Body Text Indent 3"/>
    <w:basedOn w:val="a6"/>
    <w:link w:val="37"/>
    <w:uiPriority w:val="99"/>
    <w:semiHidden/>
    <w:unhideWhenUsed/>
    <w:rsid w:val="00076789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9"/>
    <w:link w:val="36"/>
    <w:uiPriority w:val="99"/>
    <w:semiHidden/>
    <w:rsid w:val="00076789"/>
    <w:rPr>
      <w:rFonts w:asciiTheme="majorBidi" w:hAnsiTheme="majorBidi"/>
      <w:sz w:val="16"/>
      <w:szCs w:val="16"/>
    </w:rPr>
  </w:style>
  <w:style w:type="paragraph" w:styleId="afffe">
    <w:name w:val="Body Text Indent"/>
    <w:basedOn w:val="a6"/>
    <w:link w:val="affff"/>
    <w:uiPriority w:val="99"/>
    <w:rsid w:val="00076789"/>
    <w:pPr>
      <w:spacing w:after="120" w:line="240" w:lineRule="auto"/>
      <w:ind w:left="283" w:firstLine="567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ff">
    <w:name w:val="Основной текст с отступом Знак"/>
    <w:basedOn w:val="a9"/>
    <w:link w:val="afffe"/>
    <w:uiPriority w:val="99"/>
    <w:rsid w:val="000767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60">
    <w:name w:val="Заголовок 6 Знак"/>
    <w:basedOn w:val="a9"/>
    <w:link w:val="6"/>
    <w:rsid w:val="00AB76C4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70">
    <w:name w:val="Заголовок 7 Знак"/>
    <w:basedOn w:val="a9"/>
    <w:link w:val="7"/>
    <w:rsid w:val="00AB76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80">
    <w:name w:val="Заголовок 8 Знак"/>
    <w:basedOn w:val="a9"/>
    <w:link w:val="8"/>
    <w:semiHidden/>
    <w:rsid w:val="00AB76C4"/>
    <w:rPr>
      <w:rFonts w:ascii="Times New Roman" w:eastAsia="Times New Roman" w:hAnsi="Times New Roman" w:cs="Times New Roman"/>
      <w:i/>
      <w:iCs/>
      <w:sz w:val="20"/>
      <w:szCs w:val="20"/>
      <w:lang w:eastAsia="ru-RU"/>
    </w:rPr>
  </w:style>
  <w:style w:type="character" w:customStyle="1" w:styleId="90">
    <w:name w:val="Заголовок 9 Знак"/>
    <w:basedOn w:val="a9"/>
    <w:link w:val="9"/>
    <w:semiHidden/>
    <w:rsid w:val="00AB76C4"/>
    <w:rPr>
      <w:rFonts w:ascii="Arial" w:eastAsia="Times New Roman" w:hAnsi="Arial" w:cs="Times New Roman"/>
      <w:lang w:eastAsia="ru-RU"/>
    </w:rPr>
  </w:style>
  <w:style w:type="numbering" w:customStyle="1" w:styleId="16">
    <w:name w:val="Нет списка1"/>
    <w:next w:val="ab"/>
    <w:uiPriority w:val="99"/>
    <w:semiHidden/>
    <w:unhideWhenUsed/>
    <w:rsid w:val="00AB76C4"/>
  </w:style>
  <w:style w:type="table" w:customStyle="1" w:styleId="GR1">
    <w:name w:val="Сетка таблицы GR1"/>
    <w:basedOn w:val="aa"/>
    <w:next w:val="af0"/>
    <w:uiPriority w:val="59"/>
    <w:qFormat/>
    <w:rsid w:val="00AB76C4"/>
    <w:pPr>
      <w:spacing w:after="0" w:line="240" w:lineRule="auto"/>
      <w:ind w:firstLine="567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2">
    <w:name w:val="Абзац списка Знак"/>
    <w:aliases w:val="Bullet List Знак,FooterText Знак,numbered Знак,Number Level 3 Знак,Ref Знак,TOC style Знак,lp1 Знак"/>
    <w:basedOn w:val="a9"/>
    <w:link w:val="aff0"/>
    <w:uiPriority w:val="34"/>
    <w:rsid w:val="00AB76C4"/>
    <w:rPr>
      <w:rFonts w:asciiTheme="majorBidi" w:hAnsiTheme="majorBidi"/>
      <w:sz w:val="26"/>
    </w:rPr>
  </w:style>
  <w:style w:type="character" w:customStyle="1" w:styleId="aff6">
    <w:name w:val="Нумер список Знак"/>
    <w:basedOn w:val="affd"/>
    <w:link w:val="aff5"/>
    <w:rsid w:val="00AB76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AB76C4"/>
    <w:pPr>
      <w:autoSpaceDE w:val="0"/>
      <w:autoSpaceDN w:val="0"/>
      <w:adjustRightInd w:val="0"/>
      <w:spacing w:after="0" w:line="240" w:lineRule="auto"/>
      <w:ind w:firstLine="567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17">
    <w:name w:val="Неразрешенное упоминание1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affff0">
    <w:name w:val="Заголовок таблицы"/>
    <w:basedOn w:val="11"/>
    <w:rsid w:val="006757E1"/>
    <w:pPr>
      <w:spacing w:after="240" w:line="240" w:lineRule="auto"/>
      <w:jc w:val="center"/>
    </w:pPr>
  </w:style>
  <w:style w:type="character" w:customStyle="1" w:styleId="2b">
    <w:name w:val="Неразрешенное упоминание2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140">
    <w:name w:val="Стиль Маркированный список + 14 пт После:  0 пт Междустр.интервал..."/>
    <w:basedOn w:val="affff1"/>
    <w:unhideWhenUsed/>
    <w:rsid w:val="00AB76C4"/>
    <w:pPr>
      <w:ind w:left="794" w:firstLine="340"/>
      <w:contextualSpacing w:val="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fff1">
    <w:name w:val="List Bullet"/>
    <w:aliases w:val="Маркированный список Знак, Знак Знак,Знак Знак Знак"/>
    <w:basedOn w:val="a6"/>
    <w:link w:val="18"/>
    <w:unhideWhenUsed/>
    <w:rsid w:val="00AB76C4"/>
    <w:pPr>
      <w:ind w:left="1284" w:hanging="360"/>
      <w:contextualSpacing/>
      <w:jc w:val="left"/>
    </w:pPr>
    <w:rPr>
      <w:rFonts w:asciiTheme="minorHAnsi" w:eastAsiaTheme="minorEastAsia" w:hAnsiTheme="minorHAnsi"/>
      <w:sz w:val="22"/>
    </w:rPr>
  </w:style>
  <w:style w:type="character" w:styleId="affff2">
    <w:name w:val="page number"/>
    <w:basedOn w:val="a9"/>
    <w:semiHidden/>
    <w:rsid w:val="00AB76C4"/>
    <w:rPr>
      <w:rFonts w:ascii="Arial Narrow" w:hAnsi="Arial Narrow"/>
      <w:sz w:val="22"/>
    </w:rPr>
  </w:style>
  <w:style w:type="paragraph" w:customStyle="1" w:styleId="210">
    <w:name w:val="Основной текст 21"/>
    <w:basedOn w:val="a6"/>
    <w:rsid w:val="00AB76C4"/>
    <w:pPr>
      <w:spacing w:line="240" w:lineRule="auto"/>
      <w:ind w:firstLine="567"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38">
    <w:name w:val="Неразрешенное упоминание3"/>
    <w:basedOn w:val="a9"/>
    <w:uiPriority w:val="99"/>
    <w:semiHidden/>
    <w:unhideWhenUsed/>
    <w:rsid w:val="00AB76C4"/>
    <w:rPr>
      <w:color w:val="605E5C"/>
      <w:shd w:val="clear" w:color="auto" w:fill="E1DFDD"/>
    </w:rPr>
  </w:style>
  <w:style w:type="paragraph" w:customStyle="1" w:styleId="discribe">
    <w:name w:val="discribe Знак"/>
    <w:basedOn w:val="a6"/>
    <w:link w:val="discribe0"/>
    <w:rsid w:val="00AB76C4"/>
    <w:pPr>
      <w:spacing w:after="120" w:line="240" w:lineRule="auto"/>
      <w:ind w:firstLine="567"/>
      <w:jc w:val="center"/>
    </w:pPr>
    <w:rPr>
      <w:rFonts w:ascii="Verdana" w:eastAsia="SimSun" w:hAnsi="Verdana" w:cs="Times New Roman"/>
      <w:sz w:val="24"/>
      <w:szCs w:val="28"/>
    </w:rPr>
  </w:style>
  <w:style w:type="character" w:customStyle="1" w:styleId="discribe0">
    <w:name w:val="discribe Знак Знак"/>
    <w:link w:val="discribe"/>
    <w:rsid w:val="00AB76C4"/>
    <w:rPr>
      <w:rFonts w:ascii="Verdana" w:eastAsia="SimSun" w:hAnsi="Verdana" w:cs="Times New Roman"/>
      <w:sz w:val="24"/>
      <w:szCs w:val="28"/>
      <w:lang w:eastAsia="ru-RU"/>
    </w:rPr>
  </w:style>
  <w:style w:type="paragraph" w:styleId="2">
    <w:name w:val="List Bullet 2"/>
    <w:basedOn w:val="a6"/>
    <w:rsid w:val="00AB76C4"/>
    <w:pPr>
      <w:numPr>
        <w:numId w:val="13"/>
      </w:numPr>
      <w:spacing w:after="120" w:line="240" w:lineRule="auto"/>
      <w:jc w:val="left"/>
    </w:pPr>
    <w:rPr>
      <w:rFonts w:ascii="Verdana" w:eastAsia="Times New Roman" w:hAnsi="Verdana" w:cs="Times New Roman"/>
      <w:sz w:val="22"/>
      <w:szCs w:val="20"/>
    </w:rPr>
  </w:style>
  <w:style w:type="paragraph" w:styleId="a">
    <w:name w:val="List Number"/>
    <w:basedOn w:val="a6"/>
    <w:unhideWhenUsed/>
    <w:rsid w:val="00AB76C4"/>
    <w:pPr>
      <w:numPr>
        <w:numId w:val="14"/>
      </w:numPr>
      <w:contextualSpacing/>
      <w:jc w:val="lef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9">
    <w:name w:val="Общий Знак1"/>
    <w:basedOn w:val="a9"/>
    <w:link w:val="affff3"/>
    <w:locked/>
    <w:rsid w:val="00AB76C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customStyle="1" w:styleId="affff3">
    <w:name w:val="Общий"/>
    <w:basedOn w:val="a6"/>
    <w:link w:val="19"/>
    <w:rsid w:val="00AB76C4"/>
    <w:pPr>
      <w:spacing w:before="120" w:after="120" w:line="240" w:lineRule="auto"/>
      <w:ind w:firstLine="567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TableContents">
    <w:name w:val="Table Contents"/>
    <w:basedOn w:val="a6"/>
    <w:rsid w:val="00AB76C4"/>
    <w:pPr>
      <w:widowControl w:val="0"/>
      <w:suppressLineNumbers/>
      <w:suppressAutoHyphens/>
      <w:autoSpaceDN w:val="0"/>
      <w:spacing w:line="240" w:lineRule="auto"/>
      <w:ind w:firstLine="567"/>
      <w:jc w:val="left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Standard">
    <w:name w:val="Standard"/>
    <w:rsid w:val="00AB76C4"/>
    <w:pPr>
      <w:widowControl w:val="0"/>
      <w:suppressAutoHyphens/>
      <w:autoSpaceDN w:val="0"/>
      <w:spacing w:after="0" w:line="240" w:lineRule="auto"/>
      <w:ind w:firstLine="567"/>
    </w:pPr>
    <w:rPr>
      <w:rFonts w:ascii="Times New Roman" w:eastAsia="Andale Sans UI" w:hAnsi="Times New Roman" w:cs="Tahoma"/>
      <w:kern w:val="3"/>
      <w:sz w:val="24"/>
      <w:szCs w:val="24"/>
      <w:lang w:eastAsia="ru-RU"/>
    </w:rPr>
  </w:style>
  <w:style w:type="character" w:customStyle="1" w:styleId="-0">
    <w:name w:val="Список &quot;-&quot; Знак"/>
    <w:basedOn w:val="a9"/>
    <w:link w:val="-"/>
    <w:locked/>
    <w:rsid w:val="00AB76C4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">
    <w:name w:val="Список &quot;-&quot;"/>
    <w:basedOn w:val="aff0"/>
    <w:link w:val="-0"/>
    <w:rsid w:val="00AB76C4"/>
    <w:pPr>
      <w:numPr>
        <w:numId w:val="15"/>
      </w:numPr>
      <w:tabs>
        <w:tab w:val="num" w:pos="360"/>
      </w:tabs>
      <w:spacing w:before="240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a">
    <w:name w:val="Обычный1"/>
    <w:rsid w:val="00AB76C4"/>
    <w:pPr>
      <w:widowControl w:val="0"/>
      <w:suppressAutoHyphens/>
      <w:spacing w:after="0" w:line="240" w:lineRule="auto"/>
      <w:ind w:firstLine="567"/>
    </w:pPr>
    <w:rPr>
      <w:rFonts w:ascii="Times New Roman" w:eastAsia="Arial" w:hAnsi="Times New Roman" w:cs="Times New Roman"/>
      <w:sz w:val="20"/>
      <w:szCs w:val="20"/>
      <w:lang w:eastAsia="ar-SA"/>
    </w:rPr>
  </w:style>
  <w:style w:type="table" w:customStyle="1" w:styleId="110">
    <w:name w:val="Сетка таблицы11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1">
    <w:name w:val="Сетка таблицы GR11"/>
    <w:basedOn w:val="aa"/>
    <w:next w:val="af0"/>
    <w:rsid w:val="00AB76C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a"/>
    <w:next w:val="af0"/>
    <w:rsid w:val="00AB76C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a"/>
    <w:next w:val="af0"/>
    <w:uiPriority w:val="39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Сетка таблицы12"/>
    <w:basedOn w:val="aa"/>
    <w:next w:val="af0"/>
    <w:rsid w:val="00AB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d">
    <w:name w:val="Обычный2"/>
    <w:uiPriority w:val="99"/>
    <w:rsid w:val="00AB76C4"/>
    <w:pPr>
      <w:widowControl w:val="0"/>
      <w:spacing w:after="0" w:line="240" w:lineRule="auto"/>
      <w:ind w:left="120" w:firstLine="560"/>
    </w:pPr>
    <w:rPr>
      <w:rFonts w:ascii="Arial" w:eastAsia="Times New Roman" w:hAnsi="Arial" w:cs="Arial"/>
      <w:lang w:eastAsia="ru-RU"/>
    </w:rPr>
  </w:style>
  <w:style w:type="table" w:customStyle="1" w:styleId="130">
    <w:name w:val="Сетка таблицы13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a"/>
    <w:next w:val="af0"/>
    <w:uiPriority w:val="39"/>
    <w:rsid w:val="00AB76C4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caption">
    <w:name w:val="Table caption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Headerorfooter">
    <w:name w:val="Header or footer"/>
    <w:basedOn w:val="a9"/>
    <w:rsid w:val="00152AB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a0">
    <w:name w:val="список"/>
    <w:basedOn w:val="a6"/>
    <w:rsid w:val="00F426CF"/>
    <w:pPr>
      <w:numPr>
        <w:numId w:val="16"/>
      </w:numPr>
      <w:spacing w:line="276" w:lineRule="auto"/>
    </w:pPr>
    <w:rPr>
      <w:rFonts w:ascii="Times New Roman" w:eastAsia="Open Sans" w:hAnsi="Times New Roman" w:cs="Times New Roman"/>
      <w:sz w:val="24"/>
      <w:szCs w:val="24"/>
      <w:lang w:val="ru"/>
    </w:rPr>
  </w:style>
  <w:style w:type="table" w:styleId="affff4">
    <w:name w:val="Grid Table Light"/>
    <w:basedOn w:val="aa"/>
    <w:uiPriority w:val="40"/>
    <w:rsid w:val="000C29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5">
    <w:name w:val="Рисунок с номером"/>
    <w:basedOn w:val="aff7"/>
    <w:rsid w:val="00271BFD"/>
    <w:pPr>
      <w:widowControl w:val="0"/>
      <w:spacing w:after="0"/>
      <w:ind w:firstLine="567"/>
      <w:jc w:val="center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customStyle="1" w:styleId="affff6">
    <w:name w:val="Примечание"/>
    <w:basedOn w:val="a6"/>
    <w:rsid w:val="00271BFD"/>
    <w:pPr>
      <w:spacing w:after="120" w:line="240" w:lineRule="auto"/>
      <w:ind w:firstLine="0"/>
    </w:pPr>
    <w:rPr>
      <w:rFonts w:ascii="Arial" w:eastAsia="SimSun" w:hAnsi="Arial" w:cs="Times New Roman"/>
      <w:sz w:val="24"/>
      <w:szCs w:val="24"/>
    </w:rPr>
  </w:style>
  <w:style w:type="paragraph" w:customStyle="1" w:styleId="affff7">
    <w:name w:val="Без отступа"/>
    <w:basedOn w:val="a6"/>
    <w:rsid w:val="00271BFD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ff8">
    <w:name w:val="Рисунок в таблице"/>
    <w:rsid w:val="00271BFD"/>
    <w:pPr>
      <w:spacing w:after="0" w:line="240" w:lineRule="auto"/>
      <w:ind w:firstLine="24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9">
    <w:name w:val="Основной текст без отступа"/>
    <w:basedOn w:val="aff7"/>
    <w:rsid w:val="00271BFD"/>
    <w:pPr>
      <w:widowControl w:val="0"/>
      <w:spacing w:after="0"/>
      <w:ind w:firstLine="0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1b">
    <w:name w:val="Клавиша 1"/>
    <w:rsid w:val="00843985"/>
    <w:rPr>
      <w:rFonts w:ascii="Arial Black" w:hAnsi="Arial Black"/>
      <w:bdr w:val="none" w:sz="0" w:space="0" w:color="auto"/>
    </w:rPr>
  </w:style>
  <w:style w:type="paragraph" w:customStyle="1" w:styleId="a5">
    <w:name w:val="Список Основной"/>
    <w:basedOn w:val="affff1"/>
    <w:link w:val="affffa"/>
    <w:rsid w:val="00843985"/>
    <w:pPr>
      <w:numPr>
        <w:numId w:val="17"/>
      </w:numPr>
      <w:contextualSpacing w:val="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ffa">
    <w:name w:val="Список Основной Знак"/>
    <w:basedOn w:val="a9"/>
    <w:link w:val="a5"/>
    <w:rsid w:val="008439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b">
    <w:name w:val="Основной текст полужирный"/>
    <w:basedOn w:val="aff7"/>
    <w:link w:val="affffc"/>
    <w:rsid w:val="00843985"/>
    <w:pPr>
      <w:widowControl w:val="0"/>
      <w:spacing w:after="0"/>
      <w:ind w:firstLine="567"/>
    </w:pPr>
    <w:rPr>
      <w:rFonts w:ascii="Times New Roman" w:eastAsia="Times New Roman" w:hAnsi="Times New Roman" w:cs="Times New Roman"/>
      <w:b/>
      <w:bCs/>
      <w:snapToGrid w:val="0"/>
      <w:sz w:val="24"/>
      <w:szCs w:val="20"/>
    </w:rPr>
  </w:style>
  <w:style w:type="character" w:customStyle="1" w:styleId="affffc">
    <w:name w:val="Основной текст полужирный Знак Знак"/>
    <w:link w:val="affffb"/>
    <w:rsid w:val="00843985"/>
    <w:rPr>
      <w:rFonts w:ascii="Times New Roman" w:eastAsia="Times New Roman" w:hAnsi="Times New Roman" w:cs="Times New Roman"/>
      <w:b/>
      <w:bCs/>
      <w:snapToGrid w:val="0"/>
      <w:sz w:val="24"/>
      <w:szCs w:val="20"/>
      <w:lang w:eastAsia="ru-RU"/>
    </w:rPr>
  </w:style>
  <w:style w:type="paragraph" w:customStyle="1" w:styleId="3a">
    <w:name w:val="Стиль Название объекта + По центру3"/>
    <w:basedOn w:val="afff6"/>
    <w:autoRedefine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paragraph" w:customStyle="1" w:styleId="affffd">
    <w:name w:val="Подпись к рисунку"/>
    <w:basedOn w:val="afff6"/>
    <w:link w:val="affffe"/>
    <w:rsid w:val="00843985"/>
    <w:pPr>
      <w:spacing w:after="0"/>
      <w:ind w:firstLine="284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0"/>
    </w:rPr>
  </w:style>
  <w:style w:type="character" w:customStyle="1" w:styleId="affffe">
    <w:name w:val="Подпись к рисунку Знак"/>
    <w:link w:val="affffd"/>
    <w:rsid w:val="00843985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211">
    <w:name w:val="Заголовок 2 Знак1"/>
    <w:aliases w:val="Заголовок 2 Знак Знак,Заголовок 2 Знак1 Знак Знак,Заголовок 2 Знак Знак Знак Знак"/>
    <w:rsid w:val="00CF7F83"/>
    <w:rPr>
      <w:rFonts w:eastAsia="Times New Roman"/>
      <w:b/>
      <w:sz w:val="28"/>
      <w:szCs w:val="28"/>
      <w:lang w:val="x-none" w:eastAsia="x-none"/>
    </w:rPr>
  </w:style>
  <w:style w:type="character" w:customStyle="1" w:styleId="2212">
    <w:name w:val="Заголовок 2;Заголовок 2 Знак1;Заголовок 2 Знак Знак Знак"/>
    <w:rsid w:val="00CF7F83"/>
    <w:rPr>
      <w:rFonts w:eastAsia="SimSun"/>
      <w:b/>
      <w:sz w:val="28"/>
      <w:szCs w:val="28"/>
      <w:lang w:val="ru-RU" w:eastAsia="ru-RU" w:bidi="ar-SA"/>
    </w:rPr>
  </w:style>
  <w:style w:type="paragraph" w:customStyle="1" w:styleId="afffff">
    <w:name w:val="Выбор"/>
    <w:basedOn w:val="a6"/>
    <w:rsid w:val="00CF7F83"/>
    <w:pPr>
      <w:tabs>
        <w:tab w:val="num" w:pos="1380"/>
      </w:tabs>
      <w:spacing w:line="240" w:lineRule="auto"/>
      <w:ind w:left="1380" w:hanging="283"/>
      <w:jc w:val="left"/>
    </w:pPr>
    <w:rPr>
      <w:rFonts w:ascii="CG Times (WR)" w:eastAsia="Times New Roman" w:hAnsi="CG Times (WR)" w:cs="Times New Roman"/>
      <w:sz w:val="24"/>
      <w:szCs w:val="20"/>
    </w:rPr>
  </w:style>
  <w:style w:type="paragraph" w:customStyle="1" w:styleId="afffff0">
    <w:name w:val="Перечисление"/>
    <w:basedOn w:val="a6"/>
    <w:rsid w:val="00CF7F83"/>
    <w:pPr>
      <w:tabs>
        <w:tab w:val="left" w:pos="680"/>
        <w:tab w:val="num" w:pos="1358"/>
      </w:tabs>
      <w:spacing w:after="120" w:line="240" w:lineRule="auto"/>
      <w:ind w:left="1358" w:hanging="360"/>
      <w:jc w:val="left"/>
    </w:pPr>
    <w:rPr>
      <w:rFonts w:ascii="Verdana" w:eastAsia="Times New Roman" w:hAnsi="Verdana" w:cs="Times New Roman"/>
      <w:sz w:val="22"/>
      <w:szCs w:val="20"/>
    </w:rPr>
  </w:style>
  <w:style w:type="character" w:customStyle="1" w:styleId="afffff1">
    <w:name w:val="Кнопка"/>
    <w:rsid w:val="00CF7F83"/>
    <w:rPr>
      <w:rFonts w:ascii="Verdana" w:hAnsi="Verdana"/>
      <w:bCs/>
      <w:dstrike w:val="0"/>
      <w:color w:val="auto"/>
      <w:sz w:val="22"/>
      <w:szCs w:val="22"/>
      <w:u w:val="none"/>
      <w:bdr w:val="single" w:sz="12" w:space="0" w:color="auto"/>
      <w:vertAlign w:val="baseline"/>
    </w:rPr>
  </w:style>
  <w:style w:type="numbering" w:customStyle="1" w:styleId="1">
    <w:name w:val="Текущий список1"/>
    <w:rsid w:val="00CF7F83"/>
    <w:pPr>
      <w:numPr>
        <w:numId w:val="21"/>
      </w:numPr>
    </w:pPr>
  </w:style>
  <w:style w:type="character" w:customStyle="1" w:styleId="18">
    <w:name w:val="Маркированный список Знак1"/>
    <w:aliases w:val="Маркированный список Знак Знак, Знак Знак Знак,Знак Знак Знак Знак"/>
    <w:link w:val="affff1"/>
    <w:rsid w:val="00CF7F83"/>
    <w:rPr>
      <w:rFonts w:eastAsiaTheme="minorEastAsia"/>
      <w:lang w:eastAsia="ru-RU"/>
    </w:rPr>
  </w:style>
  <w:style w:type="paragraph" w:styleId="afffff2">
    <w:name w:val="footnote text"/>
    <w:basedOn w:val="a6"/>
    <w:link w:val="afffff3"/>
    <w:semiHidden/>
    <w:rsid w:val="00CF7F83"/>
    <w:pPr>
      <w:spacing w:after="120" w:line="240" w:lineRule="auto"/>
      <w:ind w:firstLine="397"/>
      <w:jc w:val="left"/>
    </w:pPr>
    <w:rPr>
      <w:rFonts w:ascii="Verdana" w:eastAsia="Times New Roman" w:hAnsi="Verdana" w:cs="Times New Roman"/>
      <w:sz w:val="20"/>
      <w:szCs w:val="20"/>
    </w:rPr>
  </w:style>
  <w:style w:type="character" w:customStyle="1" w:styleId="afffff3">
    <w:name w:val="Текст сноски Знак"/>
    <w:basedOn w:val="a9"/>
    <w:link w:val="afffff2"/>
    <w:semiHidden/>
    <w:rsid w:val="00CF7F83"/>
    <w:rPr>
      <w:rFonts w:ascii="Verdana" w:eastAsia="Times New Roman" w:hAnsi="Verdana" w:cs="Times New Roman"/>
      <w:sz w:val="20"/>
      <w:szCs w:val="20"/>
      <w:lang w:eastAsia="ru-RU"/>
    </w:rPr>
  </w:style>
  <w:style w:type="character" w:styleId="afffff4">
    <w:name w:val="footnote reference"/>
    <w:semiHidden/>
    <w:rsid w:val="00CF7F83"/>
    <w:rPr>
      <w:vertAlign w:val="superscript"/>
    </w:rPr>
  </w:style>
  <w:style w:type="numbering" w:styleId="111111">
    <w:name w:val="Outline List 2"/>
    <w:basedOn w:val="ab"/>
    <w:rsid w:val="00CF7F83"/>
    <w:pPr>
      <w:numPr>
        <w:numId w:val="18"/>
      </w:numPr>
    </w:pPr>
  </w:style>
  <w:style w:type="paragraph" w:customStyle="1" w:styleId="10">
    <w:name w:val="Стиль Заголовок 1"/>
    <w:aliases w:val="Заголовок 1 Знак + 18 пт"/>
    <w:basedOn w:val="11"/>
    <w:rsid w:val="00CF7F83"/>
    <w:pPr>
      <w:keepLines/>
      <w:pageBreakBefore w:val="0"/>
      <w:numPr>
        <w:numId w:val="19"/>
      </w:numPr>
      <w:suppressAutoHyphens w:val="0"/>
      <w:overflowPunct w:val="0"/>
      <w:autoSpaceDE w:val="0"/>
      <w:autoSpaceDN w:val="0"/>
      <w:adjustRightInd w:val="0"/>
      <w:spacing w:after="0"/>
      <w:ind w:left="0" w:firstLine="0"/>
      <w:jc w:val="left"/>
      <w:textAlignment w:val="baseline"/>
    </w:pPr>
    <w:rPr>
      <w:rFonts w:eastAsia="Times New Roman"/>
      <w:bCs/>
      <w:kern w:val="0"/>
      <w:sz w:val="32"/>
      <w:szCs w:val="28"/>
    </w:rPr>
  </w:style>
  <w:style w:type="paragraph" w:styleId="52">
    <w:name w:val="toc 5"/>
    <w:basedOn w:val="a6"/>
    <w:next w:val="a6"/>
    <w:autoRedefine/>
    <w:semiHidden/>
    <w:rsid w:val="00CF7F83"/>
    <w:pPr>
      <w:spacing w:line="240" w:lineRule="auto"/>
      <w:ind w:left="112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44">
    <w:name w:val="toc 4"/>
    <w:basedOn w:val="a6"/>
    <w:next w:val="a6"/>
    <w:autoRedefine/>
    <w:semiHidden/>
    <w:rsid w:val="00CF7F83"/>
    <w:pPr>
      <w:spacing w:line="240" w:lineRule="auto"/>
      <w:ind w:left="8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62">
    <w:name w:val="toc 6"/>
    <w:basedOn w:val="a6"/>
    <w:next w:val="a6"/>
    <w:autoRedefine/>
    <w:semiHidden/>
    <w:rsid w:val="00CF7F83"/>
    <w:pPr>
      <w:spacing w:line="240" w:lineRule="auto"/>
      <w:ind w:left="140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14pt">
    <w:name w:val="Стиль 14 pt Знак Знак Знак Знак"/>
    <w:basedOn w:val="a6"/>
    <w:next w:val="aff7"/>
    <w:link w:val="14pt0"/>
    <w:rsid w:val="00CF7F83"/>
    <w:pPr>
      <w:numPr>
        <w:ilvl w:val="1"/>
        <w:numId w:val="20"/>
      </w:numPr>
      <w:ind w:left="0" w:firstLine="0"/>
    </w:pPr>
    <w:rPr>
      <w:rFonts w:ascii="Times New Roman" w:eastAsia="SimSun" w:hAnsi="Times New Roman" w:cs="Times New Roman"/>
      <w:sz w:val="28"/>
      <w:szCs w:val="28"/>
      <w:lang w:val="x-none" w:eastAsia="x-none"/>
    </w:rPr>
  </w:style>
  <w:style w:type="character" w:customStyle="1" w:styleId="14pt0">
    <w:name w:val="Стиль 14 pt Знак Знак Знак Знак Знак"/>
    <w:link w:val="14pt"/>
    <w:rsid w:val="00CF7F83"/>
    <w:rPr>
      <w:rFonts w:ascii="Times New Roman" w:eastAsia="SimSun" w:hAnsi="Times New Roman" w:cs="Times New Roman"/>
      <w:sz w:val="28"/>
      <w:szCs w:val="28"/>
      <w:lang w:val="x-none" w:eastAsia="x-none"/>
    </w:rPr>
  </w:style>
  <w:style w:type="paragraph" w:styleId="72">
    <w:name w:val="toc 7"/>
    <w:basedOn w:val="a6"/>
    <w:next w:val="a6"/>
    <w:autoRedefine/>
    <w:semiHidden/>
    <w:rsid w:val="00CF7F83"/>
    <w:pPr>
      <w:spacing w:line="240" w:lineRule="auto"/>
      <w:ind w:left="168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82">
    <w:name w:val="toc 8"/>
    <w:basedOn w:val="a6"/>
    <w:next w:val="a6"/>
    <w:autoRedefine/>
    <w:semiHidden/>
    <w:rsid w:val="00CF7F83"/>
    <w:pPr>
      <w:spacing w:line="240" w:lineRule="auto"/>
      <w:ind w:left="196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92">
    <w:name w:val="toc 9"/>
    <w:basedOn w:val="a6"/>
    <w:next w:val="a6"/>
    <w:autoRedefine/>
    <w:semiHidden/>
    <w:rsid w:val="00CF7F83"/>
    <w:pPr>
      <w:spacing w:line="240" w:lineRule="auto"/>
      <w:ind w:left="2240"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afffff5">
    <w:name w:val="No Spacing"/>
    <w:uiPriority w:val="1"/>
    <w:rsid w:val="00CF7F83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eastAsia="zh-CN"/>
    </w:rPr>
  </w:style>
  <w:style w:type="paragraph" w:customStyle="1" w:styleId="afffff6">
    <w:basedOn w:val="a6"/>
    <w:next w:val="afffff7"/>
    <w:uiPriority w:val="99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Arial Unicode MS" w:hAnsi="Times New Roman" w:cs="Arial Unicode MS"/>
      <w:sz w:val="16"/>
      <w:szCs w:val="24"/>
    </w:rPr>
  </w:style>
  <w:style w:type="character" w:customStyle="1" w:styleId="afff8">
    <w:name w:val="Название объекта Знак"/>
    <w:aliases w:val="Подпись рисунка Знак"/>
    <w:link w:val="afff6"/>
    <w:uiPriority w:val="35"/>
    <w:rsid w:val="00CF7F83"/>
    <w:rPr>
      <w:rFonts w:asciiTheme="majorBidi" w:hAnsiTheme="majorBidi"/>
      <w:i/>
      <w:iCs/>
      <w:color w:val="1F497D" w:themeColor="text2"/>
      <w:sz w:val="18"/>
      <w:szCs w:val="18"/>
      <w:lang w:eastAsia="ru-RU"/>
    </w:rPr>
  </w:style>
  <w:style w:type="paragraph" w:customStyle="1" w:styleId="h2">
    <w:name w:val="h_2"/>
    <w:basedOn w:val="a6"/>
    <w:rsid w:val="00CF7F8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fffff8">
    <w:name w:val="endnote text"/>
    <w:basedOn w:val="a6"/>
    <w:link w:val="afffff9"/>
    <w:uiPriority w:val="99"/>
    <w:semiHidden/>
    <w:unhideWhenUsed/>
    <w:rsid w:val="00CF7F83"/>
    <w:pPr>
      <w:spacing w:line="240" w:lineRule="auto"/>
      <w:ind w:firstLine="0"/>
      <w:jc w:val="left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customStyle="1" w:styleId="afffff9">
    <w:name w:val="Текст концевой сноски Знак"/>
    <w:basedOn w:val="a9"/>
    <w:link w:val="afffff8"/>
    <w:uiPriority w:val="99"/>
    <w:semiHidden/>
    <w:rsid w:val="00CF7F83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afffffa">
    <w:name w:val="endnote reference"/>
    <w:uiPriority w:val="99"/>
    <w:semiHidden/>
    <w:unhideWhenUsed/>
    <w:rsid w:val="00CF7F83"/>
    <w:rPr>
      <w:vertAlign w:val="superscript"/>
    </w:rPr>
  </w:style>
  <w:style w:type="character" w:customStyle="1" w:styleId="object">
    <w:name w:val="object"/>
    <w:basedOn w:val="a9"/>
    <w:rsid w:val="00CF7F83"/>
  </w:style>
  <w:style w:type="paragraph" w:styleId="afffff7">
    <w:name w:val="Normal (Web)"/>
    <w:basedOn w:val="a6"/>
    <w:uiPriority w:val="99"/>
    <w:semiHidden/>
    <w:unhideWhenUsed/>
    <w:rsid w:val="00CF7F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40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064569763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1270236831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  <w:div w:id="379525072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132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700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73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75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image" Target="media/image6.png"/><Relationship Id="rId26" Type="http://schemas.openxmlformats.org/officeDocument/2006/relationships/image" Target="media/image12.emf"/><Relationship Id="rId39" Type="http://schemas.openxmlformats.org/officeDocument/2006/relationships/image" Target="media/image22.png"/><Relationship Id="rId21" Type="http://schemas.openxmlformats.org/officeDocument/2006/relationships/oleObject" Target="embeddings/oleObject3.bin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oleObject" Target="embeddings/oleObject9.bin"/><Relationship Id="rId63" Type="http://schemas.openxmlformats.org/officeDocument/2006/relationships/oleObject" Target="embeddings/oleObject13.bin"/><Relationship Id="rId68" Type="http://schemas.openxmlformats.org/officeDocument/2006/relationships/image" Target="media/image44.emf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4.emf"/><Relationship Id="rId11" Type="http://schemas.openxmlformats.org/officeDocument/2006/relationships/image" Target="media/image1.emf"/><Relationship Id="rId24" Type="http://schemas.openxmlformats.org/officeDocument/2006/relationships/image" Target="media/image11.emf"/><Relationship Id="rId32" Type="http://schemas.openxmlformats.org/officeDocument/2006/relationships/oleObject" Target="embeddings/oleObject7.bin"/><Relationship Id="rId37" Type="http://schemas.openxmlformats.org/officeDocument/2006/relationships/image" Target="media/image20.png"/><Relationship Id="rId40" Type="http://schemas.openxmlformats.org/officeDocument/2006/relationships/image" Target="media/image23.emf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38.emf"/><Relationship Id="rId66" Type="http://schemas.openxmlformats.org/officeDocument/2006/relationships/hyperlink" Target="https://lua.org.ru/contents_ru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oleObject" Target="embeddings/oleObject10.bin"/><Relationship Id="rId61" Type="http://schemas.openxmlformats.org/officeDocument/2006/relationships/oleObject" Target="embeddings/oleObject12.bin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5.emf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39.emf"/><Relationship Id="rId65" Type="http://schemas.openxmlformats.org/officeDocument/2006/relationships/image" Target="media/image42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image" Target="media/image9.png"/><Relationship Id="rId27" Type="http://schemas.openxmlformats.org/officeDocument/2006/relationships/oleObject" Target="embeddings/oleObject5.bin"/><Relationship Id="rId30" Type="http://schemas.openxmlformats.org/officeDocument/2006/relationships/oleObject" Target="embeddings/oleObject6.bin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7.emf"/><Relationship Id="rId64" Type="http://schemas.openxmlformats.org/officeDocument/2006/relationships/image" Target="media/image41.png"/><Relationship Id="rId69" Type="http://schemas.openxmlformats.org/officeDocument/2006/relationships/header" Target="header2.xml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72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4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oleObject" Target="embeddings/oleObject11.bin"/><Relationship Id="rId67" Type="http://schemas.openxmlformats.org/officeDocument/2006/relationships/image" Target="media/image43.emf"/><Relationship Id="rId20" Type="http://schemas.openxmlformats.org/officeDocument/2006/relationships/image" Target="media/image8.emf"/><Relationship Id="rId41" Type="http://schemas.openxmlformats.org/officeDocument/2006/relationships/oleObject" Target="embeddings/oleObject8.bin"/><Relationship Id="rId54" Type="http://schemas.openxmlformats.org/officeDocument/2006/relationships/image" Target="media/image36.emf"/><Relationship Id="rId62" Type="http://schemas.openxmlformats.org/officeDocument/2006/relationships/image" Target="media/image40.emf"/><Relationship Id="rId7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919F00-3F2E-4D20-A27E-5AD83994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45</Pages>
  <Words>7277</Words>
  <Characters>41479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48659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Гришин Константин</dc:creator>
  <cp:keywords/>
  <dc:description/>
  <cp:lastModifiedBy>SkripnikAA</cp:lastModifiedBy>
  <cp:revision>3</cp:revision>
  <cp:lastPrinted>2025-12-01T11:31:00Z</cp:lastPrinted>
  <dcterms:created xsi:type="dcterms:W3CDTF">2026-09-21T09:43:00Z</dcterms:created>
  <dcterms:modified xsi:type="dcterms:W3CDTF">2026-09-21T09:51:00Z</dcterms:modified>
</cp:coreProperties>
</file>