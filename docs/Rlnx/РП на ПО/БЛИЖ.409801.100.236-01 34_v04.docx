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Ind w:w="-284" w:type="dxa"/>
        <w:tblLook w:val="04A0" w:firstRow="1" w:lastRow="0" w:firstColumn="1" w:lastColumn="0" w:noHBand="0" w:noVBand="1"/>
      </w:tblPr>
      <w:tblGrid>
        <w:gridCol w:w="5528"/>
        <w:gridCol w:w="3827"/>
      </w:tblGrid>
      <w:tr w:rsidR="00021348" w14:paraId="5C6541E2" w14:textId="77777777" w:rsidTr="0026605C">
        <w:tc>
          <w:tcPr>
            <w:tcW w:w="5528" w:type="dxa"/>
            <w:hideMark/>
          </w:tcPr>
          <w:p w14:paraId="37BD4CEC" w14:textId="77777777" w:rsidR="00021348" w:rsidRDefault="00021348" w:rsidP="006F7213">
            <w:pPr>
              <w:ind w:firstLine="0"/>
              <w:jc w:val="center"/>
            </w:pPr>
            <w:bookmarkStart w:id="1" w:name="_Hlk181453045"/>
            <w:bookmarkStart w:id="2" w:name="_Hlk508954254"/>
            <w:bookmarkEnd w:id="1"/>
            <w:r>
              <w:rPr>
                <w:sz w:val="16"/>
              </w:rPr>
              <w:t>УТВЕРЖДЕН</w:t>
            </w:r>
          </w:p>
        </w:tc>
        <w:tc>
          <w:tcPr>
            <w:tcW w:w="3827" w:type="dxa"/>
            <w:vAlign w:val="center"/>
          </w:tcPr>
          <w:p w14:paraId="743CD286" w14:textId="77777777" w:rsidR="00021348" w:rsidRDefault="00021348" w:rsidP="009A6156">
            <w:pPr>
              <w:ind w:firstLine="0"/>
              <w:jc w:val="center"/>
            </w:pPr>
          </w:p>
        </w:tc>
      </w:tr>
      <w:tr w:rsidR="00021348" w14:paraId="505E1F67" w14:textId="77777777" w:rsidTr="0026605C">
        <w:tc>
          <w:tcPr>
            <w:tcW w:w="5528" w:type="dxa"/>
            <w:hideMark/>
          </w:tcPr>
          <w:p w14:paraId="339D67D3" w14:textId="77777777" w:rsidR="001F6E55" w:rsidRPr="001F6E55" w:rsidRDefault="00881995" w:rsidP="006F7213">
            <w:pPr>
              <w:ind w:firstLine="0"/>
              <w:jc w:val="center"/>
            </w:pPr>
            <w:r>
              <w:rPr>
                <w:sz w:val="16"/>
              </w:rPr>
              <w:t>БЛИЖ.409801.100.236-01 34</w:t>
            </w:r>
            <w:r w:rsidR="001F6E55" w:rsidRPr="001F6E55">
              <w:rPr>
                <w:sz w:val="16"/>
              </w:rPr>
              <w:t>-ЛУ</w:t>
            </w:r>
          </w:p>
          <w:p w14:paraId="38A4D2A2" w14:textId="77777777" w:rsidR="00021348" w:rsidRPr="00B525F4" w:rsidRDefault="00021348" w:rsidP="006F7213">
            <w:pPr>
              <w:ind w:firstLine="0"/>
              <w:jc w:val="center"/>
            </w:pPr>
          </w:p>
        </w:tc>
        <w:tc>
          <w:tcPr>
            <w:tcW w:w="3827" w:type="dxa"/>
            <w:vAlign w:val="center"/>
          </w:tcPr>
          <w:p w14:paraId="2631678C" w14:textId="77777777" w:rsidR="00021348" w:rsidRDefault="00021348" w:rsidP="009A6156">
            <w:pPr>
              <w:ind w:firstLine="0"/>
              <w:jc w:val="left"/>
            </w:pPr>
          </w:p>
        </w:tc>
      </w:tr>
    </w:tbl>
    <w:p w14:paraId="45E79F70" w14:textId="77777777" w:rsidR="005D087D" w:rsidRDefault="005D087D" w:rsidP="009A6156"/>
    <w:p w14:paraId="61DC708A" w14:textId="77777777" w:rsidR="00021348" w:rsidRDefault="00021348" w:rsidP="009A6156"/>
    <w:p w14:paraId="60D64AB4" w14:textId="77777777" w:rsidR="0045434E" w:rsidRDefault="0045434E" w:rsidP="009A6156"/>
    <w:p w14:paraId="17FCBCCD" w14:textId="77777777" w:rsidR="0045434E" w:rsidRDefault="0045434E" w:rsidP="009A6156"/>
    <w:p w14:paraId="55E3BD0B" w14:textId="77777777" w:rsidR="0045434E" w:rsidRDefault="0045434E" w:rsidP="009A6156">
      <w:pPr>
        <w:rPr>
          <w:lang w:val="en-US"/>
        </w:rPr>
      </w:pPr>
    </w:p>
    <w:p w14:paraId="1CD82E28" w14:textId="77777777" w:rsidR="00BC7E12" w:rsidRPr="00BC7E12" w:rsidRDefault="00BC7E12" w:rsidP="009A6156">
      <w:pPr>
        <w:rPr>
          <w:lang w:val="en-US"/>
        </w:rPr>
      </w:pPr>
    </w:p>
    <w:p w14:paraId="2C6F823C" w14:textId="77777777" w:rsidR="005D087D" w:rsidRDefault="005D087D" w:rsidP="009A6156"/>
    <w:p w14:paraId="4CE3F922" w14:textId="77777777" w:rsidR="00440E82" w:rsidRDefault="00440E82" w:rsidP="009A6156"/>
    <w:p w14:paraId="60D9762D" w14:textId="77777777" w:rsidR="00097E34" w:rsidRDefault="00097E34" w:rsidP="009A6156"/>
    <w:p w14:paraId="11977A9C" w14:textId="77777777" w:rsidR="002C6DD4" w:rsidRDefault="002C6DD4" w:rsidP="009A6156"/>
    <w:p w14:paraId="7B47797A" w14:textId="77777777" w:rsidR="007F0B39" w:rsidRDefault="007F0B39" w:rsidP="009A6156"/>
    <w:p w14:paraId="000C301D" w14:textId="77777777" w:rsidR="00E27473" w:rsidRDefault="00E27473" w:rsidP="009A6156"/>
    <w:p w14:paraId="6E9E8680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>
        <w:rPr>
          <w:rFonts w:ascii="Times New Roman" w:eastAsia="Calibri" w:hAnsi="Times New Roman" w:cs="Arial"/>
          <w:b/>
          <w:bCs/>
          <w:sz w:val="28"/>
          <w:szCs w:val="28"/>
        </w:rPr>
        <w:t>ПРОГРАММНОЕ ОБЕСПЕЧЕНИЕ</w:t>
      </w:r>
    </w:p>
    <w:p w14:paraId="529ABEA8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>
        <w:rPr>
          <w:rFonts w:ascii="Times New Roman" w:eastAsia="Calibri" w:hAnsi="Times New Roman" w:cs="Arial"/>
          <w:b/>
          <w:bCs/>
          <w:sz w:val="28"/>
          <w:szCs w:val="28"/>
        </w:rPr>
        <w:t>«RLNX, RCPANEL И HOSTAGENT ДЛЯ СИСТЕМ СТТ И ВКУ»</w:t>
      </w:r>
    </w:p>
    <w:p w14:paraId="159118B6" w14:textId="77777777" w:rsidR="00B96BCC" w:rsidRDefault="00B96BCC" w:rsidP="007F0B39">
      <w:pPr>
        <w:ind w:firstLine="0"/>
        <w:jc w:val="center"/>
        <w:rPr>
          <w:b/>
          <w:bCs/>
        </w:rPr>
      </w:pPr>
    </w:p>
    <w:p w14:paraId="7A6DC43F" w14:textId="77777777" w:rsidR="00B525F4" w:rsidRPr="0026605C" w:rsidRDefault="003A64B7" w:rsidP="007F0B39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600EA5B0" w14:textId="77777777" w:rsidR="001F6E55" w:rsidRPr="00D47FA8" w:rsidRDefault="00881995" w:rsidP="001F6E55">
      <w:pPr>
        <w:tabs>
          <w:tab w:val="center" w:pos="4762"/>
        </w:tabs>
        <w:spacing w:after="200" w:line="276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</w:pPr>
      <w:bookmarkStart w:id="3" w:name="_Hlk215233128"/>
      <w:r w:rsidRPr="00881995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БЛИЖ.</w:t>
      </w:r>
      <w:r w:rsidRPr="00D47FA8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409801.100.236-01 34</w:t>
      </w:r>
    </w:p>
    <w:bookmarkEnd w:id="2"/>
    <w:bookmarkEnd w:id="3"/>
    <w:p w14:paraId="2CF73412" w14:textId="77777777" w:rsidR="0026605C" w:rsidRPr="00D47FA8" w:rsidRDefault="00D47FA8" w:rsidP="0057294F">
      <w:pPr>
        <w:ind w:firstLine="0"/>
        <w:jc w:val="center"/>
        <w:rPr>
          <w:b/>
          <w:bCs/>
          <w:color w:val="000000" w:themeColor="text1"/>
        </w:rPr>
      </w:pPr>
      <w:r>
        <w:fldChar w:fldCharType="begin"/>
      </w:r>
      <w:r>
        <w:instrText xml:space="preserve"> NUMPAGES \* MERGEFORMAT </w:instrText>
      </w:r>
      <w:r>
        <w:fldChar w:fldCharType="separate"/>
      </w:r>
      <w:ins w:id="4" w:author="User" w:date="2026-09-21T17:15:00Z">
        <w:r w:rsidR="001E0059">
          <w:rPr>
            <w:noProof/>
          </w:rPr>
          <w:t>31</w:t>
        </w:r>
      </w:ins>
      <w:del w:id="5" w:author="User" w:date="2026-09-21T15:36:00Z">
        <w:r w:rsidR="000B5EFE" w:rsidDel="000B5EFE">
          <w:rPr>
            <w:noProof/>
          </w:rPr>
          <w:delText>1</w:delText>
        </w:r>
      </w:del>
      <w:r>
        <w:fldChar w:fldCharType="end"/>
      </w:r>
      <w:r>
        <w:t xml:space="preserve"> листов</w:t>
      </w:r>
    </w:p>
    <w:p w14:paraId="229555EE" w14:textId="77777777" w:rsidR="005D087D" w:rsidRPr="00756E4F" w:rsidRDefault="005D087D" w:rsidP="009A6156">
      <w:pPr>
        <w:sectPr w:rsidR="005D087D" w:rsidRPr="00756E4F" w:rsidSect="002E2C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25" w:right="737" w:bottom="244" w:left="1644" w:header="0" w:footer="0" w:gutter="0"/>
          <w:cols w:space="708"/>
          <w:titlePg/>
          <w:docGrid w:linePitch="360"/>
        </w:sectPr>
      </w:pPr>
      <w:r w:rsidRPr="00756E4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422A6C1" wp14:editId="50642316">
                <wp:simplePos x="0" y="0"/>
                <wp:positionH relativeFrom="column">
                  <wp:posOffset>6177280</wp:posOffset>
                </wp:positionH>
                <wp:positionV relativeFrom="paragraph">
                  <wp:posOffset>-9043035</wp:posOffset>
                </wp:positionV>
                <wp:extent cx="0" cy="0"/>
                <wp:effectExtent l="0" t="0" r="0" b="0"/>
                <wp:wrapNone/>
                <wp:docPr id="1791712980" name="Прямая соединительная линия 1791712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A76E235" id="Прямая соединительная линия 179171298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6.4pt,-712.05pt" to="486.4pt,-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"/>
            </w:pict>
          </mc:Fallback>
        </mc:AlternateContent>
      </w:r>
    </w:p>
    <w:p w14:paraId="560E5890" w14:textId="77777777" w:rsidR="00A70311" w:rsidRPr="0057294F" w:rsidRDefault="00A70311" w:rsidP="0057294F">
      <w:pPr>
        <w:ind w:firstLine="0"/>
        <w:jc w:val="center"/>
        <w:rPr>
          <w:b/>
          <w:bCs/>
          <w:sz w:val="28"/>
          <w:szCs w:val="28"/>
        </w:rPr>
      </w:pPr>
      <w:bookmarkStart w:id="7" w:name="_Toc191655406"/>
      <w:r w:rsidRPr="0057294F">
        <w:rPr>
          <w:b/>
          <w:bCs/>
          <w:sz w:val="28"/>
          <w:szCs w:val="28"/>
        </w:rPr>
        <w:lastRenderedPageBreak/>
        <w:t>Содержание</w:t>
      </w:r>
      <w:bookmarkEnd w:id="7"/>
    </w:p>
    <w:sdt>
      <w:sdtPr>
        <w:rPr>
          <w:rFonts w:asciiTheme="majorBidi" w:hAnsiTheme="majorBidi"/>
          <w:sz w:val="26"/>
          <w:szCs w:val="26"/>
        </w:rPr>
        <w:id w:val="122595619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  <w:szCs w:val="22"/>
        </w:rPr>
      </w:sdtEndPr>
      <w:sdtContent>
        <w:p w14:paraId="7F6862A0" w14:textId="77777777" w:rsidR="001E0059" w:rsidRDefault="00B54EF2" w:rsidP="00E370A5">
          <w:pPr>
            <w:pStyle w:val="13"/>
            <w:rPr>
              <w:ins w:id="8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begin"/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instrText xml:space="preserve"> TOC \o "1-3" \t "Заголовок;1" </w:instrText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separate"/>
          </w:r>
          <w:ins w:id="9" w:author="User" w:date="2026-09-21T17:15:00Z">
            <w:r w:rsidR="001E0059">
              <w:rPr>
                <w:noProof/>
              </w:rPr>
              <w:t>Введение</w:t>
            </w:r>
            <w:r w:rsidR="001E0059">
              <w:rPr>
                <w:noProof/>
              </w:rPr>
              <w:tab/>
            </w:r>
            <w:r w:rsidR="001E0059">
              <w:rPr>
                <w:noProof/>
              </w:rPr>
              <w:fldChar w:fldCharType="begin"/>
            </w:r>
            <w:r w:rsidR="001E0059">
              <w:rPr>
                <w:noProof/>
              </w:rPr>
              <w:instrText xml:space="preserve"> PAGEREF _Toc240903336 \h </w:instrText>
            </w:r>
          </w:ins>
          <w:r w:rsidR="001E0059">
            <w:rPr>
              <w:noProof/>
            </w:rPr>
          </w:r>
          <w:r w:rsidR="001E0059">
            <w:rPr>
              <w:noProof/>
            </w:rPr>
            <w:fldChar w:fldCharType="separate"/>
          </w:r>
          <w:ins w:id="10" w:author="User" w:date="2026-09-21T17:15:00Z">
            <w:r w:rsidR="001E0059">
              <w:rPr>
                <w:noProof/>
              </w:rPr>
              <w:t>4</w:t>
            </w:r>
            <w:r w:rsidR="001E0059">
              <w:rPr>
                <w:noProof/>
              </w:rPr>
              <w:fldChar w:fldCharType="end"/>
            </w:r>
          </w:ins>
        </w:p>
        <w:p w14:paraId="629C9DEB" w14:textId="77777777" w:rsidR="001E0059" w:rsidRDefault="001E0059" w:rsidP="00E370A5">
          <w:pPr>
            <w:pStyle w:val="13"/>
            <w:rPr>
              <w:ins w:id="11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2" w:author="User" w:date="2026-09-21T17:15:00Z">
            <w:r>
              <w:rPr>
                <w:noProof/>
              </w:rPr>
              <w:t>Термины и определения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_Toc240903337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3" w:author="User" w:date="2026-09-21T17:15:00Z"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ins>
        </w:p>
        <w:p w14:paraId="2D631BB6" w14:textId="77777777" w:rsidR="001E0059" w:rsidRDefault="001E0059" w:rsidP="00E370A5">
          <w:pPr>
            <w:pStyle w:val="13"/>
            <w:rPr>
              <w:ins w:id="14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5" w:author="User" w:date="2026-09-21T17:15:00Z">
            <w:r>
              <w:rPr>
                <w:noProof/>
              </w:rPr>
              <w:t>Обозначения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_Toc240903338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6" w:author="User" w:date="2026-09-21T17:15:00Z"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ins>
        </w:p>
        <w:p w14:paraId="4E2AD8B4" w14:textId="77777777" w:rsidR="001E0059" w:rsidRDefault="001E0059" w:rsidP="00E370A5">
          <w:pPr>
            <w:pStyle w:val="13"/>
            <w:rPr>
              <w:ins w:id="17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8" w:author="User" w:date="2026-09-21T17:15:00Z">
            <w:r>
              <w:rPr>
                <w:noProof/>
              </w:rPr>
              <w:t>1 Назначение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_Toc240903339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9" w:author="User" w:date="2026-09-21T17:15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5CC84516" w14:textId="77777777" w:rsidR="001E0059" w:rsidRDefault="001E0059" w:rsidP="00E370A5">
          <w:pPr>
            <w:pStyle w:val="13"/>
            <w:rPr>
              <w:ins w:id="20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1" w:author="User" w:date="2026-09-21T17:15:00Z">
            <w:r>
              <w:rPr>
                <w:noProof/>
              </w:rPr>
              <w:t>2 Условия выполнения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2" w:author="User" w:date="2026-09-21T17:15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0A0F32B7" w14:textId="77777777" w:rsidR="001E0059" w:rsidRDefault="001E0059" w:rsidP="00E370A5">
          <w:pPr>
            <w:pStyle w:val="13"/>
            <w:rPr>
              <w:ins w:id="23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4" w:author="User" w:date="2026-09-21T17:15:00Z">
            <w:r>
              <w:rPr>
                <w:noProof/>
              </w:rPr>
              <w:t>2.1 Требования к техническим и системным средствам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5" w:author="User" w:date="2026-09-21T17:15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0419422B" w14:textId="77777777" w:rsidR="001E0059" w:rsidRDefault="001E0059" w:rsidP="00E370A5">
          <w:pPr>
            <w:pStyle w:val="13"/>
            <w:rPr>
              <w:ins w:id="26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7" w:author="User" w:date="2026-09-21T17:15:00Z">
            <w:r>
              <w:rPr>
                <w:noProof/>
              </w:rPr>
              <w:t>2.2 Установка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8" w:author="User" w:date="2026-09-21T17:15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580C1B20" w14:textId="77777777" w:rsidR="001E0059" w:rsidRDefault="001E0059" w:rsidP="00E370A5">
          <w:pPr>
            <w:pStyle w:val="13"/>
            <w:rPr>
              <w:ins w:id="29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0" w:author="User" w:date="2026-09-21T17:15:00Z">
            <w:r>
              <w:rPr>
                <w:noProof/>
              </w:rPr>
              <w:t>2.3 Состав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1" w:author="User" w:date="2026-09-21T17:15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63797A9B" w14:textId="77777777" w:rsidR="001E0059" w:rsidRDefault="001E0059" w:rsidP="00E370A5">
          <w:pPr>
            <w:pStyle w:val="13"/>
            <w:rPr>
              <w:ins w:id="32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3" w:author="User" w:date="2026-09-21T17:15:00Z">
            <w:r>
              <w:rPr>
                <w:noProof/>
              </w:rPr>
              <w:t>2.4 Назначение модулей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4" w:author="User" w:date="2026-09-21T17:15:00Z"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ins>
        </w:p>
        <w:p w14:paraId="4661804C" w14:textId="77777777" w:rsidR="001E0059" w:rsidRDefault="001E0059" w:rsidP="00E370A5">
          <w:pPr>
            <w:pStyle w:val="13"/>
            <w:rPr>
              <w:ins w:id="35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6" w:author="User" w:date="2026-09-21T17:15:00Z">
            <w:r>
              <w:rPr>
                <w:noProof/>
              </w:rPr>
              <w:t>2.4.1 Модуль 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7" w:author="User" w:date="2026-09-21T17:15:00Z"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ins>
        </w:p>
        <w:p w14:paraId="2583C458" w14:textId="77777777" w:rsidR="001E0059" w:rsidRDefault="001E0059" w:rsidP="00E370A5">
          <w:pPr>
            <w:pStyle w:val="13"/>
            <w:rPr>
              <w:ins w:id="38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9" w:author="User" w:date="2026-09-21T17:15:00Z">
            <w:r>
              <w:rPr>
                <w:noProof/>
              </w:rPr>
              <w:t>2.4.2 Модуль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0" w:author="User" w:date="2026-09-21T17:15:00Z"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ins>
        </w:p>
        <w:p w14:paraId="4B102A8D" w14:textId="77777777" w:rsidR="001E0059" w:rsidRDefault="001E0059" w:rsidP="00E370A5">
          <w:pPr>
            <w:pStyle w:val="13"/>
            <w:rPr>
              <w:ins w:id="41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2" w:author="User" w:date="2026-09-21T17:15:00Z">
            <w:r>
              <w:rPr>
                <w:noProof/>
              </w:rPr>
              <w:t>2.4.3 Модуль HostAgent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3" w:author="User" w:date="2026-09-21T17:15:00Z"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ins>
        </w:p>
        <w:p w14:paraId="463D411C" w14:textId="77777777" w:rsidR="001E0059" w:rsidRDefault="001E0059" w:rsidP="00E370A5">
          <w:pPr>
            <w:pStyle w:val="13"/>
            <w:rPr>
              <w:ins w:id="44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5" w:author="User" w:date="2026-09-21T17:15:00Z">
            <w:r>
              <w:rPr>
                <w:noProof/>
              </w:rPr>
              <w:t>3 Порядок работы с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6" w:author="User" w:date="2026-09-21T17:15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36F79980" w14:textId="77777777" w:rsidR="001E0059" w:rsidRDefault="001E0059" w:rsidP="00E370A5">
          <w:pPr>
            <w:pStyle w:val="13"/>
            <w:rPr>
              <w:ins w:id="47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8" w:author="User" w:date="2026-09-21T17:15:00Z">
            <w:r>
              <w:rPr>
                <w:noProof/>
              </w:rPr>
              <w:t>4 Описание, запуск и настройка модулей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_Toc240903349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9" w:author="User" w:date="2026-09-21T17:15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53C8A488" w14:textId="77777777" w:rsidR="001E0059" w:rsidRDefault="001E0059" w:rsidP="00E370A5">
          <w:pPr>
            <w:pStyle w:val="13"/>
            <w:rPr>
              <w:ins w:id="50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1" w:author="User" w:date="2026-09-21T17:15:00Z">
            <w:r>
              <w:rPr>
                <w:noProof/>
              </w:rPr>
              <w:t>4.1 Модуль 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2" w:author="User" w:date="2026-09-21T17:15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535CD7DC" w14:textId="77777777" w:rsidR="001E0059" w:rsidRDefault="001E0059" w:rsidP="00E370A5">
          <w:pPr>
            <w:pStyle w:val="13"/>
            <w:rPr>
              <w:ins w:id="53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4" w:author="User" w:date="2026-09-21T17:15:00Z">
            <w:r>
              <w:rPr>
                <w:noProof/>
              </w:rPr>
              <w:t>4.1.1 Работа в конфигурации СТТ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5" w:author="User" w:date="2026-09-21T17:15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2BD206B0" w14:textId="77777777" w:rsidR="001E0059" w:rsidRDefault="001E0059" w:rsidP="00E370A5">
          <w:pPr>
            <w:pStyle w:val="13"/>
            <w:rPr>
              <w:ins w:id="56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7" w:author="User" w:date="2026-09-21T17:15:00Z">
            <w:r>
              <w:rPr>
                <w:noProof/>
              </w:rPr>
              <w:t>4.1.2 Работа в конфигурации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8" w:author="User" w:date="2026-09-21T17:15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335759C4" w14:textId="77777777" w:rsidR="001E0059" w:rsidRDefault="001E0059" w:rsidP="00E370A5">
          <w:pPr>
            <w:pStyle w:val="13"/>
            <w:rPr>
              <w:ins w:id="59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0" w:author="User" w:date="2026-09-21T17:15:00Z">
            <w:r>
              <w:rPr>
                <w:noProof/>
              </w:rPr>
              <w:t>4.1.3 Архив, БД и выгрузка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1" w:author="User" w:date="2026-09-21T17:15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391B8726" w14:textId="77777777" w:rsidR="001E0059" w:rsidRDefault="001E0059" w:rsidP="00E370A5">
          <w:pPr>
            <w:pStyle w:val="13"/>
            <w:rPr>
              <w:ins w:id="62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3" w:author="User" w:date="2026-09-21T17:15:00Z">
            <w:r>
              <w:rPr>
                <w:noProof/>
              </w:rPr>
              <w:t>4.1.4 Настройка RecorderLnx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4" w:author="User" w:date="2026-09-21T17:15:00Z"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ins>
        </w:p>
        <w:p w14:paraId="701C9990" w14:textId="77777777" w:rsidR="001E0059" w:rsidRDefault="001E0059" w:rsidP="00E370A5">
          <w:pPr>
            <w:pStyle w:val="13"/>
            <w:rPr>
              <w:ins w:id="65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6" w:author="User" w:date="2026-09-21T17:15:00Z">
            <w:r>
              <w:rPr>
                <w:noProof/>
              </w:rPr>
              <w:t>4.1.5 Настройка устройств и аппаратных каналов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7" w:author="User" w:date="2026-09-21T17:15:00Z"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ins>
        </w:p>
        <w:p w14:paraId="143C2493" w14:textId="77777777" w:rsidR="001E0059" w:rsidRDefault="001E0059" w:rsidP="00E370A5">
          <w:pPr>
            <w:pStyle w:val="13"/>
            <w:rPr>
              <w:ins w:id="68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9" w:author="User" w:date="2026-09-21T17:15:00Z">
            <w:r>
              <w:rPr>
                <w:noProof/>
              </w:rPr>
              <w:t>4.1.6 Настройка тегов и градуировочных характеристик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0" w:author="User" w:date="2026-09-21T17:15:00Z"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ins>
        </w:p>
        <w:p w14:paraId="6253C73C" w14:textId="77777777" w:rsidR="001E0059" w:rsidRDefault="001E0059" w:rsidP="00E370A5">
          <w:pPr>
            <w:pStyle w:val="13"/>
            <w:rPr>
              <w:ins w:id="71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72" w:author="User" w:date="2026-09-21T17:15:00Z">
            <w:r>
              <w:rPr>
                <w:noProof/>
              </w:rPr>
              <w:t>4.1.7 Формуляры, мнемосхемы и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3" w:author="User" w:date="2026-09-21T17:15:00Z"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ins>
        </w:p>
        <w:p w14:paraId="430F2C9A" w14:textId="77777777" w:rsidR="001E0059" w:rsidRDefault="001E0059" w:rsidP="00E370A5">
          <w:pPr>
            <w:pStyle w:val="13"/>
            <w:rPr>
              <w:ins w:id="74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75" w:author="User" w:date="2026-09-21T17:15:00Z">
            <w:r>
              <w:rPr>
                <w:noProof/>
              </w:rPr>
              <w:t>4.1.8 SQL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6" w:author="User" w:date="2026-09-21T17:15:00Z"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ins>
        </w:p>
        <w:p w14:paraId="382EE7B0" w14:textId="77777777" w:rsidR="001E0059" w:rsidRDefault="001E0059" w:rsidP="00E370A5">
          <w:pPr>
            <w:pStyle w:val="13"/>
            <w:rPr>
              <w:ins w:id="77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78" w:author="User" w:date="2026-09-21T17:15:00Z">
            <w:r>
              <w:rPr>
                <w:noProof/>
              </w:rPr>
              <w:t>4.1.9 Графики и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_Toc240903359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79" w:author="User" w:date="2026-09-21T17:15:00Z"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ins>
        </w:p>
        <w:p w14:paraId="7A7B194F" w14:textId="77777777" w:rsidR="001E0059" w:rsidRDefault="001E0059" w:rsidP="00E370A5">
          <w:pPr>
            <w:pStyle w:val="13"/>
            <w:rPr>
              <w:ins w:id="80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1" w:author="User" w:date="2026-09-21T17:15:00Z">
            <w:r>
              <w:rPr>
                <w:noProof/>
              </w:rPr>
              <w:t>4.1.10 Диагностика и сохранность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82" w:author="User" w:date="2026-09-21T17:15:00Z"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ins>
        </w:p>
        <w:p w14:paraId="5F86EBC0" w14:textId="77777777" w:rsidR="001E0059" w:rsidRDefault="001E0059" w:rsidP="00E370A5">
          <w:pPr>
            <w:pStyle w:val="13"/>
            <w:rPr>
              <w:ins w:id="83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4" w:author="User" w:date="2026-09-21T17:15:00Z">
            <w:r>
              <w:rPr>
                <w:noProof/>
              </w:rPr>
              <w:t>4.1.11 Основное окно и диагностика RecorderLnx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85" w:author="User" w:date="2026-09-21T17:15:00Z"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ins>
        </w:p>
        <w:p w14:paraId="560F0EEC" w14:textId="77777777" w:rsidR="001E0059" w:rsidRDefault="001E0059" w:rsidP="00E370A5">
          <w:pPr>
            <w:pStyle w:val="13"/>
            <w:rPr>
              <w:ins w:id="86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87" w:author="User" w:date="2026-09-21T17:15:00Z">
            <w:r>
              <w:rPr>
                <w:noProof/>
              </w:rPr>
              <w:t>4.1.12 Общие параметры проекта и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88" w:author="User" w:date="2026-09-21T17:15:00Z"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ins>
        </w:p>
        <w:p w14:paraId="1ABC5C56" w14:textId="77777777" w:rsidR="001E0059" w:rsidRDefault="001E0059" w:rsidP="00E370A5">
          <w:pPr>
            <w:pStyle w:val="13"/>
            <w:rPr>
              <w:ins w:id="89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90" w:author="User" w:date="2026-09-21T17:15:00Z">
            <w:r>
              <w:rPr>
                <w:noProof/>
              </w:rPr>
              <w:t>4.1.13 Источники данных и поиск устройств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91" w:author="User" w:date="2026-09-21T17:15:00Z"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ins>
        </w:p>
        <w:p w14:paraId="472F1899" w14:textId="77777777" w:rsidR="001E0059" w:rsidRDefault="001E0059" w:rsidP="00E370A5">
          <w:pPr>
            <w:pStyle w:val="13"/>
            <w:rPr>
              <w:ins w:id="92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93" w:author="User" w:date="2026-09-21T17:15:00Z">
            <w:r>
              <w:rPr>
                <w:noProof/>
              </w:rPr>
              <w:t>4.1.14 Свойства тега и цепочка преобразований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94" w:author="User" w:date="2026-09-21T17:15:00Z"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ins>
        </w:p>
        <w:p w14:paraId="74CF78C0" w14:textId="77777777" w:rsidR="001E0059" w:rsidRDefault="001E0059" w:rsidP="00E370A5">
          <w:pPr>
            <w:pStyle w:val="13"/>
            <w:rPr>
              <w:ins w:id="95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96" w:author="User" w:date="2026-09-21T17:15:00Z">
            <w:r>
              <w:rPr>
                <w:noProof/>
              </w:rPr>
              <w:t>4.1.15 Выбор градуировочной характеристики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97" w:author="User" w:date="2026-09-21T17:15:00Z"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ins>
        </w:p>
        <w:p w14:paraId="56584F6A" w14:textId="77777777" w:rsidR="001E0059" w:rsidRDefault="001E0059" w:rsidP="00E370A5">
          <w:pPr>
            <w:pStyle w:val="13"/>
            <w:rPr>
              <w:ins w:id="98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99" w:author="User" w:date="2026-09-21T17:15:00Z">
            <w:r>
              <w:rPr>
                <w:noProof/>
              </w:rPr>
              <w:t>4.1.16 Формуляры и мнемосхемы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00" w:author="User" w:date="2026-09-21T17:15:00Z"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ins>
        </w:p>
        <w:p w14:paraId="14EB847B" w14:textId="77777777" w:rsidR="001E0059" w:rsidRDefault="001E0059" w:rsidP="00E370A5">
          <w:pPr>
            <w:pStyle w:val="13"/>
            <w:rPr>
              <w:ins w:id="101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02" w:author="User" w:date="2026-09-21T17:15:00Z">
            <w:r>
              <w:rPr>
                <w:noProof/>
              </w:rPr>
              <w:t>4.1.17 Осциллограмма и оперативный тренд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03" w:author="User" w:date="2026-09-21T17:15:00Z"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ins>
        </w:p>
        <w:p w14:paraId="2A461689" w14:textId="77777777" w:rsidR="001E0059" w:rsidRDefault="001E0059" w:rsidP="00E370A5">
          <w:pPr>
            <w:pStyle w:val="13"/>
            <w:rPr>
              <w:ins w:id="104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05" w:author="User" w:date="2026-09-21T17:15:00Z">
            <w:r>
              <w:rPr>
                <w:noProof/>
              </w:rPr>
              <w:t>4.1.18 Спектральное представление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06" w:author="User" w:date="2026-09-21T17:15:00Z"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ins>
        </w:p>
        <w:p w14:paraId="5DDB53EB" w14:textId="77777777" w:rsidR="001E0059" w:rsidRDefault="001E0059" w:rsidP="00E370A5">
          <w:pPr>
            <w:pStyle w:val="13"/>
            <w:rPr>
              <w:ins w:id="107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08" w:author="User" w:date="2026-09-21T17:15:00Z">
            <w:r>
              <w:rPr>
                <w:noProof/>
              </w:rPr>
              <w:t>4.1.19 Настройка SQL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_Toc240903369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09" w:author="User" w:date="2026-09-21T17:15:00Z"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ins>
        </w:p>
        <w:p w14:paraId="422F4985" w14:textId="77777777" w:rsidR="001E0059" w:rsidRDefault="001E0059" w:rsidP="00E370A5">
          <w:pPr>
            <w:pStyle w:val="13"/>
            <w:rPr>
              <w:ins w:id="110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11" w:author="User" w:date="2026-09-21T17:15:00Z">
            <w:r>
              <w:rPr>
                <w:noProof/>
              </w:rPr>
              <w:t>4.1.20 Исторический SQL-тренд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_Toc240903370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12" w:author="User" w:date="2026-09-21T17:15:00Z"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ins>
        </w:p>
        <w:p w14:paraId="2B24436B" w14:textId="77777777" w:rsidR="001E0059" w:rsidRDefault="001E0059" w:rsidP="00E370A5">
          <w:pPr>
            <w:pStyle w:val="13"/>
            <w:rPr>
              <w:ins w:id="113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14" w:author="User" w:date="2026-09-21T17:15:00Z">
            <w:r>
              <w:rPr>
                <w:noProof/>
              </w:rPr>
              <w:lastRenderedPageBreak/>
              <w:t>4.2 Модуль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_Toc240903371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15" w:author="User" w:date="2026-09-21T17:15:00Z"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ins>
        </w:p>
        <w:p w14:paraId="293B1A04" w14:textId="77777777" w:rsidR="001E0059" w:rsidRDefault="001E0059" w:rsidP="00E370A5">
          <w:pPr>
            <w:pStyle w:val="13"/>
            <w:rPr>
              <w:ins w:id="116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17" w:author="User" w:date="2026-09-21T17:15:00Z">
            <w:r>
              <w:rPr>
                <w:noProof/>
              </w:rPr>
              <w:t>4.2.1 Диалоги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_Toc240903372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18" w:author="User" w:date="2026-09-21T17:15:00Z"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ins>
        </w:p>
        <w:p w14:paraId="5B61E37E" w14:textId="77777777" w:rsidR="001E0059" w:rsidRDefault="001E0059" w:rsidP="00E370A5">
          <w:pPr>
            <w:pStyle w:val="13"/>
            <w:rPr>
              <w:ins w:id="119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20" w:author="User" w:date="2026-09-21T17:15:00Z">
            <w:r>
              <w:rPr>
                <w:noProof/>
              </w:rPr>
              <w:t>4.3 Модуль HostAgent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_Toc240903373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21" w:author="User" w:date="2026-09-21T17:15:00Z"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ins>
        </w:p>
        <w:p w14:paraId="55614305" w14:textId="77777777" w:rsidR="001E0059" w:rsidRDefault="001E0059" w:rsidP="00E370A5">
          <w:pPr>
            <w:pStyle w:val="13"/>
            <w:rPr>
              <w:ins w:id="122" w:author="User" w:date="2026-09-21T17:15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23" w:author="User" w:date="2026-09-21T17:15:00Z">
            <w:r>
              <w:rPr>
                <w:noProof/>
              </w:rPr>
              <w:t>4.4 Соответствие функций СПО требованиям ТЗ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_Toc240903374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24" w:author="User" w:date="2026-09-21T17:15:00Z"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ins>
        </w:p>
        <w:p w14:paraId="0F550663" w14:textId="77777777" w:rsidR="00A710B9" w:rsidRPr="00A710B9" w:rsidDel="000B5EFE" w:rsidRDefault="00A710B9" w:rsidP="00E370A5">
          <w:pPr>
            <w:pStyle w:val="13"/>
            <w:rPr>
              <w:del w:id="125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26" w:author="User" w:date="2026-09-21T17:22:00Z">
              <w:pPr>
                <w:pStyle w:val="13"/>
              </w:pPr>
            </w:pPrChange>
          </w:pPr>
          <w:del w:id="127" w:author="User" w:date="2026-09-21T15:36:00Z">
            <w:r w:rsidRPr="00A710B9" w:rsidDel="000B5EFE">
              <w:rPr>
                <w:noProof/>
              </w:rPr>
              <w:delText>Введение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3</w:delText>
            </w:r>
          </w:del>
        </w:p>
        <w:p w14:paraId="4BE2C933" w14:textId="77777777" w:rsidR="00A710B9" w:rsidRPr="00A710B9" w:rsidDel="000B5EFE" w:rsidRDefault="00A710B9" w:rsidP="00E370A5">
          <w:pPr>
            <w:pStyle w:val="13"/>
            <w:rPr>
              <w:del w:id="128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29" w:author="User" w:date="2026-09-21T17:22:00Z">
              <w:pPr>
                <w:pStyle w:val="13"/>
              </w:pPr>
            </w:pPrChange>
          </w:pPr>
          <w:del w:id="130" w:author="User" w:date="2026-09-21T15:36:00Z">
            <w:r w:rsidRPr="00A710B9" w:rsidDel="000B5EFE">
              <w:rPr>
                <w:noProof/>
              </w:rPr>
              <w:delText>Термины и определения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4</w:delText>
            </w:r>
          </w:del>
        </w:p>
        <w:p w14:paraId="564D7D12" w14:textId="77777777" w:rsidR="00A710B9" w:rsidRPr="00A710B9" w:rsidDel="000B5EFE" w:rsidRDefault="00A710B9" w:rsidP="00E370A5">
          <w:pPr>
            <w:pStyle w:val="13"/>
            <w:rPr>
              <w:del w:id="131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32" w:author="User" w:date="2026-09-21T17:22:00Z">
              <w:pPr>
                <w:pStyle w:val="13"/>
              </w:pPr>
            </w:pPrChange>
          </w:pPr>
          <w:del w:id="133" w:author="User" w:date="2026-09-21T15:36:00Z">
            <w:r w:rsidRPr="00A710B9" w:rsidDel="000B5EFE">
              <w:rPr>
                <w:noProof/>
              </w:rPr>
              <w:delText>Обозначения и сокращения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5</w:delText>
            </w:r>
          </w:del>
        </w:p>
        <w:p w14:paraId="75C409AE" w14:textId="77777777" w:rsidR="00A710B9" w:rsidRPr="00A710B9" w:rsidDel="000B5EFE" w:rsidRDefault="00A710B9" w:rsidP="00E370A5">
          <w:pPr>
            <w:pStyle w:val="13"/>
            <w:rPr>
              <w:del w:id="134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35" w:author="User" w:date="2026-09-21T17:22:00Z">
              <w:pPr>
                <w:pStyle w:val="13"/>
              </w:pPr>
            </w:pPrChange>
          </w:pPr>
          <w:del w:id="136" w:author="User" w:date="2026-09-21T15:36:00Z">
            <w:r w:rsidRPr="00A710B9" w:rsidDel="000B5EFE">
              <w:rPr>
                <w:noProof/>
              </w:rPr>
              <w:delText>1 Назначение СПО СТТ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6</w:delText>
            </w:r>
          </w:del>
        </w:p>
        <w:p w14:paraId="7CB458DC" w14:textId="77777777" w:rsidR="00A710B9" w:rsidRPr="00A710B9" w:rsidDel="000B5EFE" w:rsidRDefault="00A710B9" w:rsidP="00E370A5">
          <w:pPr>
            <w:pStyle w:val="13"/>
            <w:rPr>
              <w:del w:id="137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38" w:author="User" w:date="2026-09-21T17:22:00Z">
              <w:pPr>
                <w:pStyle w:val="13"/>
              </w:pPr>
            </w:pPrChange>
          </w:pPr>
          <w:del w:id="139" w:author="User" w:date="2026-09-21T15:36:00Z">
            <w:r w:rsidRPr="00A710B9" w:rsidDel="000B5EFE">
              <w:rPr>
                <w:noProof/>
              </w:rPr>
              <w:delText>2 Условия выполнения СПО СТТ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7</w:delText>
            </w:r>
          </w:del>
        </w:p>
        <w:p w14:paraId="2DC1EB7B" w14:textId="77777777" w:rsidR="00A710B9" w:rsidRPr="00A710B9" w:rsidDel="000B5EFE" w:rsidRDefault="00A710B9" w:rsidP="00E370A5">
          <w:pPr>
            <w:pStyle w:val="13"/>
            <w:rPr>
              <w:del w:id="140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41" w:author="User" w:date="2026-09-21T17:22:00Z">
              <w:pPr>
                <w:pStyle w:val="13"/>
                <w:ind w:firstLine="284"/>
              </w:pPr>
            </w:pPrChange>
          </w:pPr>
          <w:del w:id="142" w:author="User" w:date="2026-09-21T15:36:00Z">
            <w:r w:rsidRPr="00A710B9" w:rsidDel="000B5EFE">
              <w:rPr>
                <w:noProof/>
              </w:rPr>
              <w:delText>2.1 Требования к техническим средствам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7</w:delText>
            </w:r>
          </w:del>
        </w:p>
        <w:p w14:paraId="03739565" w14:textId="77777777" w:rsidR="00A710B9" w:rsidRPr="00A710B9" w:rsidDel="000B5EFE" w:rsidRDefault="00A710B9" w:rsidP="00E370A5">
          <w:pPr>
            <w:pStyle w:val="13"/>
            <w:rPr>
              <w:del w:id="143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44" w:author="User" w:date="2026-09-21T17:22:00Z">
              <w:pPr>
                <w:pStyle w:val="13"/>
                <w:ind w:firstLine="284"/>
              </w:pPr>
            </w:pPrChange>
          </w:pPr>
          <w:del w:id="145" w:author="User" w:date="2026-09-21T15:36:00Z">
            <w:r w:rsidRPr="00A710B9" w:rsidDel="000B5EFE">
              <w:rPr>
                <w:noProof/>
              </w:rPr>
              <w:delText>2.2 Установка СПО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7</w:delText>
            </w:r>
          </w:del>
        </w:p>
        <w:p w14:paraId="0436F0A7" w14:textId="77777777" w:rsidR="00A710B9" w:rsidRPr="00A710B9" w:rsidDel="000B5EFE" w:rsidRDefault="00A710B9" w:rsidP="00E370A5">
          <w:pPr>
            <w:pStyle w:val="13"/>
            <w:rPr>
              <w:del w:id="146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47" w:author="User" w:date="2026-09-21T17:22:00Z">
              <w:pPr>
                <w:pStyle w:val="13"/>
                <w:ind w:firstLine="284"/>
              </w:pPr>
            </w:pPrChange>
          </w:pPr>
          <w:del w:id="148" w:author="User" w:date="2026-09-21T15:36:00Z">
            <w:r w:rsidRPr="00A710B9" w:rsidDel="000B5EFE">
              <w:rPr>
                <w:noProof/>
              </w:rPr>
              <w:delText>2.3 Состав СПО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8</w:delText>
            </w:r>
          </w:del>
        </w:p>
        <w:p w14:paraId="4ABAE98B" w14:textId="77777777" w:rsidR="00A710B9" w:rsidRPr="00A710B9" w:rsidDel="000B5EFE" w:rsidRDefault="00A710B9" w:rsidP="00E370A5">
          <w:pPr>
            <w:pStyle w:val="13"/>
            <w:rPr>
              <w:del w:id="149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50" w:author="User" w:date="2026-09-21T17:22:00Z">
              <w:pPr>
                <w:pStyle w:val="13"/>
                <w:ind w:firstLine="284"/>
              </w:pPr>
            </w:pPrChange>
          </w:pPr>
          <w:del w:id="151" w:author="User" w:date="2026-09-21T15:36:00Z">
            <w:r w:rsidRPr="00A710B9" w:rsidDel="000B5EFE">
              <w:rPr>
                <w:noProof/>
              </w:rPr>
              <w:delText>2.4 Назначение плагинов СПО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8</w:delText>
            </w:r>
          </w:del>
        </w:p>
        <w:p w14:paraId="7F9E6025" w14:textId="77777777" w:rsidR="00A710B9" w:rsidRPr="00A710B9" w:rsidDel="000B5EFE" w:rsidRDefault="00A710B9" w:rsidP="00E370A5">
          <w:pPr>
            <w:pStyle w:val="13"/>
            <w:rPr>
              <w:del w:id="152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53" w:author="User" w:date="2026-09-21T17:22:00Z">
              <w:pPr>
                <w:pStyle w:val="13"/>
              </w:pPr>
            </w:pPrChange>
          </w:pPr>
          <w:del w:id="154" w:author="User" w:date="2026-09-21T15:36:00Z">
            <w:r w:rsidRPr="00A710B9" w:rsidDel="000B5EFE">
              <w:rPr>
                <w:noProof/>
              </w:rPr>
              <w:delText xml:space="preserve">3 </w:delText>
            </w:r>
            <w:r w:rsidR="005C47CA" w:rsidDel="000B5EFE">
              <w:rPr>
                <w:noProof/>
              </w:rPr>
              <w:delText xml:space="preserve">Порядок работы с </w:delText>
            </w:r>
            <w:r w:rsidRPr="00A710B9" w:rsidDel="000B5EFE">
              <w:rPr>
                <w:noProof/>
              </w:rPr>
              <w:delText>СПО СТТ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10</w:delText>
            </w:r>
          </w:del>
        </w:p>
        <w:p w14:paraId="79DB65CC" w14:textId="77777777" w:rsidR="00A710B9" w:rsidRPr="00A710B9" w:rsidDel="000B5EFE" w:rsidRDefault="00A710B9" w:rsidP="00E370A5">
          <w:pPr>
            <w:pStyle w:val="13"/>
            <w:rPr>
              <w:del w:id="155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56" w:author="User" w:date="2026-09-21T17:22:00Z">
              <w:pPr>
                <w:pStyle w:val="13"/>
              </w:pPr>
            </w:pPrChange>
          </w:pPr>
          <w:del w:id="157" w:author="User" w:date="2026-09-21T15:36:00Z">
            <w:r w:rsidRPr="00A710B9" w:rsidDel="000B5EFE">
              <w:rPr>
                <w:noProof/>
              </w:rPr>
              <w:delText>4 Описание, запуск и настройка плагинов СПО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11</w:delText>
            </w:r>
          </w:del>
        </w:p>
        <w:p w14:paraId="70DD34C6" w14:textId="77777777" w:rsidR="00A710B9" w:rsidRPr="00A710B9" w:rsidDel="000B5EFE" w:rsidRDefault="00A710B9" w:rsidP="00E370A5">
          <w:pPr>
            <w:pStyle w:val="13"/>
            <w:rPr>
              <w:del w:id="158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59" w:author="User" w:date="2026-09-21T17:22:00Z">
              <w:pPr>
                <w:pStyle w:val="13"/>
                <w:ind w:firstLine="284"/>
              </w:pPr>
            </w:pPrChange>
          </w:pPr>
          <w:del w:id="160" w:author="User" w:date="2026-09-21T15:36:00Z">
            <w:r w:rsidRPr="00A710B9" w:rsidDel="000B5EFE">
              <w:rPr>
                <w:noProof/>
              </w:rPr>
              <w:delText>4.1 ПО «Плагин проведения испытаний и экспресс анализа»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11</w:delText>
            </w:r>
          </w:del>
        </w:p>
        <w:p w14:paraId="713E7EE5" w14:textId="77777777" w:rsidR="00A710B9" w:rsidRPr="00A710B9" w:rsidDel="000B5EFE" w:rsidRDefault="00A710B9" w:rsidP="00E370A5">
          <w:pPr>
            <w:pStyle w:val="13"/>
            <w:rPr>
              <w:del w:id="161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62" w:author="User" w:date="2026-09-21T17:22:00Z">
              <w:pPr>
                <w:pStyle w:val="13"/>
                <w:ind w:firstLine="284"/>
              </w:pPr>
            </w:pPrChange>
          </w:pPr>
          <w:del w:id="163" w:author="User" w:date="2026-09-21T15:36:00Z">
            <w:r w:rsidRPr="00A710B9" w:rsidDel="000B5EFE">
              <w:rPr>
                <w:noProof/>
              </w:rPr>
              <w:delText>4.2 ПО «Плагин импорта-экспорта каналов ПО Recorde</w:delText>
            </w:r>
            <w:r w:rsidRPr="00A710B9" w:rsidDel="000B5EFE">
              <w:rPr>
                <w:noProof/>
                <w:lang w:val="en-US"/>
              </w:rPr>
              <w:delText>r</w:delText>
            </w:r>
            <w:r w:rsidRPr="00A710B9" w:rsidDel="000B5EFE">
              <w:rPr>
                <w:noProof/>
              </w:rPr>
              <w:delText>»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31</w:delText>
            </w:r>
          </w:del>
        </w:p>
        <w:p w14:paraId="059717D9" w14:textId="77777777" w:rsidR="00A710B9" w:rsidRPr="00A710B9" w:rsidDel="000B5EFE" w:rsidRDefault="00A710B9" w:rsidP="00E370A5">
          <w:pPr>
            <w:pStyle w:val="13"/>
            <w:rPr>
              <w:del w:id="164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65" w:author="User" w:date="2026-09-21T17:22:00Z">
              <w:pPr>
                <w:pStyle w:val="13"/>
                <w:ind w:firstLine="284"/>
              </w:pPr>
            </w:pPrChange>
          </w:pPr>
          <w:del w:id="166" w:author="User" w:date="2026-09-21T15:36:00Z">
            <w:r w:rsidRPr="00A710B9" w:rsidDel="000B5EFE">
              <w:rPr>
                <w:noProof/>
              </w:rPr>
              <w:delText>4.3 ПО «Плагин измерения контрольных точек»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35</w:delText>
            </w:r>
          </w:del>
        </w:p>
        <w:p w14:paraId="107A8EAA" w14:textId="77777777" w:rsidR="00A710B9" w:rsidRPr="00A710B9" w:rsidDel="000B5EFE" w:rsidRDefault="00A710B9" w:rsidP="00E370A5">
          <w:pPr>
            <w:pStyle w:val="13"/>
            <w:rPr>
              <w:del w:id="167" w:author="User" w:date="2026-09-21T15:36:00Z"/>
              <w:rFonts w:asciiTheme="minorHAnsi" w:eastAsiaTheme="minorEastAsia" w:hAnsiTheme="minorHAnsi"/>
              <w:noProof/>
              <w:kern w:val="2"/>
              <w14:ligatures w14:val="standardContextual"/>
            </w:rPr>
            <w:pPrChange w:id="168" w:author="User" w:date="2026-09-21T17:22:00Z">
              <w:pPr>
                <w:pStyle w:val="13"/>
                <w:ind w:firstLine="284"/>
              </w:pPr>
            </w:pPrChange>
          </w:pPr>
          <w:del w:id="169" w:author="User" w:date="2026-09-21T15:36:00Z">
            <w:r w:rsidRPr="00A710B9" w:rsidDel="000B5EFE">
              <w:rPr>
                <w:noProof/>
              </w:rPr>
              <w:delText>4.4 ПО «Плагин отчета о конфигурации»</w:delText>
            </w:r>
            <w:r w:rsidRPr="00A710B9" w:rsidDel="000B5EFE">
              <w:rPr>
                <w:noProof/>
              </w:rPr>
              <w:tab/>
            </w:r>
            <w:r w:rsidR="008638A6" w:rsidDel="000B5EFE">
              <w:rPr>
                <w:noProof/>
              </w:rPr>
              <w:delText>42</w:delText>
            </w:r>
          </w:del>
        </w:p>
        <w:p w14:paraId="48BFD764" w14:textId="77777777" w:rsidR="00E46A17" w:rsidRPr="00A710B9" w:rsidRDefault="00B54EF2" w:rsidP="00E370A5">
          <w:pPr>
            <w:pStyle w:val="13"/>
            <w:pPrChange w:id="170" w:author="User" w:date="2026-09-21T17:22:00Z">
              <w:pPr>
                <w:pStyle w:val="13"/>
                <w:spacing w:line="264" w:lineRule="auto"/>
                <w:ind w:left="-284"/>
              </w:pPr>
            </w:pPrChange>
          </w:pPr>
          <w:r w:rsidRPr="00A710B9">
            <w:rPr>
              <w:b/>
              <w:bCs/>
              <w:highlight w:val="yellow"/>
            </w:rPr>
            <w:fldChar w:fldCharType="end"/>
          </w:r>
        </w:p>
      </w:sdtContent>
    </w:sdt>
    <w:p w14:paraId="02B6E3AF" w14:textId="77777777" w:rsidR="00790821" w:rsidRPr="00E44A31" w:rsidRDefault="000C5809" w:rsidP="002A2DF7">
      <w:pPr>
        <w:pStyle w:val="11"/>
        <w:ind w:firstLine="0"/>
        <w:jc w:val="center"/>
      </w:pPr>
      <w:bookmarkStart w:id="171" w:name="_Toc240903336"/>
      <w:r>
        <w:lastRenderedPageBreak/>
        <w:t>Введение</w:t>
      </w:r>
      <w:bookmarkEnd w:id="171"/>
    </w:p>
    <w:p w14:paraId="3D496792" w14:textId="77777777" w:rsidR="001F269F" w:rsidRDefault="00071D62" w:rsidP="00D6743C">
      <w:r w:rsidRPr="00277077">
        <w:rPr>
          <w:rPrChange w:id="172" w:author="User" w:date="2026-09-21T15:39:00Z">
            <w:rPr>
              <w:lang w:val="en-US"/>
            </w:rPr>
          </w:rPrChange>
        </w:rPr>
        <w:t xml:space="preserve">Настоящее руководство оператора распространяется на специальное программное обеспечение в составе модулей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173" w:author="User" w:date="2026-09-21T15:39:00Z">
            <w:rPr>
              <w:lang w:val="en-US"/>
            </w:rPr>
          </w:rPrChange>
        </w:rPr>
        <w:t xml:space="preserve">,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74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75" w:author="User" w:date="2026-09-21T15:39:00Z">
            <w:rPr>
              <w:lang w:val="en-US"/>
            </w:rPr>
          </w:rPrChange>
        </w:rPr>
        <w:t>. Комплект ПО предназначен для обеспечения работы двух прикладных систем: СТТ и ВКУ.</w:t>
      </w:r>
    </w:p>
    <w:p w14:paraId="44173252" w14:textId="77777777" w:rsidR="001F269F" w:rsidRDefault="00071D62" w:rsidP="00D6743C">
      <w:r w:rsidRPr="00277077">
        <w:rPr>
          <w:rPrChange w:id="176" w:author="User" w:date="2026-09-21T15:39:00Z">
            <w:rPr>
              <w:lang w:val="en-US"/>
            </w:rPr>
          </w:rPrChange>
        </w:rPr>
        <w:t xml:space="preserve">В системе СТТ ПО применяется для сбора, регистрации и отображения деформаций и температур, расчёта производных величин и оценки НДС. В системе ВКУ ПО применяется для цифровой записи сигналов </w:t>
      </w:r>
      <w:proofErr w:type="spellStart"/>
      <w:r w:rsidRPr="00277077">
        <w:rPr>
          <w:rPrChange w:id="177" w:author="User" w:date="2026-09-21T15:39:00Z">
            <w:rPr>
              <w:lang w:val="en-US"/>
            </w:rPr>
          </w:rPrChange>
        </w:rPr>
        <w:t>виброускорения</w:t>
      </w:r>
      <w:proofErr w:type="spellEnd"/>
      <w:r w:rsidRPr="00277077">
        <w:rPr>
          <w:rPrChange w:id="178" w:author="User" w:date="2026-09-21T15:39:00Z">
            <w:rPr>
              <w:lang w:val="en-US"/>
            </w:rPr>
          </w:rPrChange>
        </w:rPr>
        <w:t>, фильтрации, интегрирования, спектрального анализа и построения трендов.</w:t>
      </w:r>
    </w:p>
    <w:p w14:paraId="48F23BF2" w14:textId="77777777" w:rsidR="001F269F" w:rsidRDefault="00071D62" w:rsidP="00D6743C">
      <w:r w:rsidRPr="00277077">
        <w:rPr>
          <w:rPrChange w:id="179" w:author="User" w:date="2026-09-21T15:39:00Z">
            <w:rPr>
              <w:lang w:val="en-US"/>
            </w:rPr>
          </w:rPrChange>
        </w:rPr>
        <w:t>В руководстве приведены условия выполнения, состав и назначение модулей, порядок подготовки, пуска, записи, останова и завершения работы, а также связь функций ПО с требованиями ТЗ на системы СТТ и ВКУ.</w:t>
      </w:r>
    </w:p>
    <w:p w14:paraId="0FF289AF" w14:textId="77777777" w:rsidR="00790821" w:rsidRPr="00E44A31" w:rsidRDefault="000C5809" w:rsidP="002A2DF7">
      <w:pPr>
        <w:pStyle w:val="11"/>
        <w:ind w:firstLine="0"/>
        <w:jc w:val="center"/>
      </w:pPr>
      <w:bookmarkStart w:id="180" w:name="_Toc240903337"/>
      <w:r>
        <w:lastRenderedPageBreak/>
        <w:t>Термины и определения</w:t>
      </w:r>
      <w:bookmarkEnd w:id="180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7409"/>
      </w:tblGrid>
      <w:tr w:rsidR="00CF7F83" w:rsidRPr="005769FF" w14:paraId="2BBAEB0F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6698BF16" w14:textId="77777777" w:rsidR="001F269F" w:rsidRDefault="00071D62" w:rsidP="00D6743C">
            <w:pPr>
              <w:ind w:firstLine="0"/>
              <w:jc w:val="center"/>
            </w:pPr>
            <w:proofErr w:type="spellStart"/>
            <w:r w:rsidRPr="00E370A5">
              <w:rPr>
                <w:rPrChange w:id="181" w:author="User" w:date="2026-09-21T17:22:00Z">
                  <w:rPr>
                    <w:sz w:val="16"/>
                    <w:lang w:val="en-US"/>
                  </w:rPr>
                </w:rPrChange>
              </w:rPr>
              <w:t>Термин</w:t>
            </w:r>
            <w:proofErr w:type="spellEnd"/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0CE797E5" w14:textId="77777777" w:rsidR="001F269F" w:rsidRDefault="00071D62" w:rsidP="00D6743C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Определение</w:t>
            </w:r>
            <w:proofErr w:type="spellEnd"/>
          </w:p>
        </w:tc>
      </w:tr>
      <w:tr w:rsidR="00CF7F83" w:rsidRPr="005769FF" w14:paraId="02D1D0C4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CD86123" w14:textId="77777777" w:rsidR="001F269F" w:rsidRDefault="00071D62">
            <w:pPr>
              <w:ind w:firstLine="0"/>
              <w:jc w:val="center"/>
              <w:pPrChange w:id="182" w:author="User" w:date="2026-09-21T15:39:00Z">
                <w:pPr/>
              </w:pPrChange>
            </w:pPr>
            <w:proofErr w:type="spellStart"/>
            <w:r w:rsidRPr="00E370A5">
              <w:rPr>
                <w:rPrChange w:id="183" w:author="User" w:date="2026-09-21T17:22:00Z">
                  <w:rPr>
                    <w:sz w:val="16"/>
                    <w:lang w:val="en-US"/>
                  </w:rPr>
                </w:rPrChange>
              </w:rPr>
              <w:t>Аппаратный</w:t>
            </w:r>
            <w:proofErr w:type="spellEnd"/>
            <w:r w:rsidRPr="00E370A5">
              <w:rPr>
                <w:rPrChange w:id="184" w:author="User" w:date="2026-09-21T17:22:00Z">
                  <w:rPr>
                    <w:sz w:val="16"/>
                    <w:lang w:val="en-US"/>
                  </w:rPr>
                </w:rPrChange>
              </w:rPr>
              <w:t xml:space="preserve"> </w:t>
            </w:r>
            <w:proofErr w:type="spellStart"/>
            <w:r w:rsidRPr="00E370A5">
              <w:rPr>
                <w:rPrChange w:id="185" w:author="User" w:date="2026-09-21T17:22:00Z">
                  <w:rPr>
                    <w:sz w:val="16"/>
                    <w:lang w:val="en-US"/>
                  </w:rPr>
                </w:rPrChange>
              </w:rPr>
              <w:t>канал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4134884" w14:textId="77777777" w:rsidR="001F269F" w:rsidRDefault="00071D62">
            <w:pPr>
              <w:ind w:firstLine="0"/>
              <w:jc w:val="left"/>
              <w:pPrChange w:id="186" w:author="User" w:date="2026-09-21T15:39:00Z">
                <w:pPr/>
              </w:pPrChange>
            </w:pPr>
            <w:r w:rsidRPr="00277077">
              <w:rPr>
                <w:rPrChange w:id="187" w:author="User" w:date="2026-09-21T15:39:00Z">
                  <w:rPr>
                    <w:lang w:val="en-US"/>
                  </w:rPr>
                </w:rPrChange>
              </w:rPr>
              <w:t>Канал источника данных, связанный с физическим входом измерительного прибора.</w:t>
            </w:r>
          </w:p>
        </w:tc>
      </w:tr>
      <w:tr w:rsidR="00CF7F83" w:rsidRPr="005769FF" w14:paraId="52F6FE6D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46429664" w14:textId="77777777" w:rsidR="001F269F" w:rsidRDefault="00071D62">
            <w:pPr>
              <w:ind w:firstLine="0"/>
              <w:jc w:val="center"/>
              <w:pPrChange w:id="188" w:author="User" w:date="2026-09-21T15:39:00Z">
                <w:pPr/>
              </w:pPrChange>
            </w:pPr>
            <w:proofErr w:type="spellStart"/>
            <w:r w:rsidRPr="00E370A5">
              <w:rPr>
                <w:rPrChange w:id="189" w:author="User" w:date="2026-09-21T17:22:00Z">
                  <w:rPr>
                    <w:sz w:val="16"/>
                    <w:lang w:val="en-US"/>
                  </w:rPr>
                </w:rPrChange>
              </w:rPr>
              <w:t>Градуировочная</w:t>
            </w:r>
            <w:proofErr w:type="spellEnd"/>
            <w:r w:rsidRPr="00E370A5">
              <w:rPr>
                <w:rPrChange w:id="190" w:author="User" w:date="2026-09-21T17:22:00Z">
                  <w:rPr>
                    <w:sz w:val="16"/>
                    <w:lang w:val="en-US"/>
                  </w:rPr>
                </w:rPrChange>
              </w:rPr>
              <w:t xml:space="preserve"> </w:t>
            </w:r>
            <w:proofErr w:type="spellStart"/>
            <w:r w:rsidRPr="00E370A5">
              <w:rPr>
                <w:rPrChange w:id="191" w:author="User" w:date="2026-09-21T17:22:00Z">
                  <w:rPr>
                    <w:sz w:val="16"/>
                    <w:lang w:val="en-US"/>
                  </w:rPr>
                </w:rPrChange>
              </w:rPr>
              <w:t>характеристика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03905419" w14:textId="77777777" w:rsidR="001F269F" w:rsidRDefault="00071D62">
            <w:pPr>
              <w:ind w:firstLine="0"/>
              <w:jc w:val="left"/>
              <w:pPrChange w:id="192" w:author="User" w:date="2026-09-21T15:39:00Z">
                <w:pPr/>
              </w:pPrChange>
            </w:pPr>
            <w:r w:rsidRPr="00277077">
              <w:rPr>
                <w:rPrChange w:id="193" w:author="User" w:date="2026-09-21T15:39:00Z">
                  <w:rPr>
                    <w:lang w:val="en-US"/>
                  </w:rPr>
                </w:rPrChange>
              </w:rPr>
              <w:t>Зависимость, преобразующая код или сигнал канала в значение физической величины.</w:t>
            </w:r>
          </w:p>
        </w:tc>
      </w:tr>
      <w:tr w:rsidR="00CF7F83" w:rsidRPr="005769FF" w14:paraId="2BC9A9AF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88B700A" w14:textId="77777777" w:rsidR="001F269F" w:rsidRDefault="00071D62">
            <w:pPr>
              <w:ind w:firstLine="0"/>
              <w:jc w:val="center"/>
              <w:pPrChange w:id="194" w:author="User" w:date="2026-09-21T15:39:00Z">
                <w:pPr/>
              </w:pPrChange>
            </w:pPr>
            <w:proofErr w:type="spellStart"/>
            <w:r w:rsidRPr="00E370A5">
              <w:rPr>
                <w:rPrChange w:id="195" w:author="User" w:date="2026-09-21T17:22:00Z">
                  <w:rPr>
                    <w:sz w:val="16"/>
                    <w:lang w:val="en-US"/>
                  </w:rPr>
                </w:rPrChange>
              </w:rPr>
              <w:t>Измерительный</w:t>
            </w:r>
            <w:proofErr w:type="spellEnd"/>
            <w:r w:rsidRPr="00E370A5">
              <w:rPr>
                <w:rPrChange w:id="196" w:author="User" w:date="2026-09-21T17:22:00Z">
                  <w:rPr>
                    <w:sz w:val="16"/>
                    <w:lang w:val="en-US"/>
                  </w:rPr>
                </w:rPrChange>
              </w:rPr>
              <w:t xml:space="preserve"> </w:t>
            </w:r>
            <w:proofErr w:type="spellStart"/>
            <w:r w:rsidRPr="00E370A5">
              <w:rPr>
                <w:rPrChange w:id="197" w:author="User" w:date="2026-09-21T17:22:00Z">
                  <w:rPr>
                    <w:sz w:val="16"/>
                    <w:lang w:val="en-US"/>
                  </w:rPr>
                </w:rPrChange>
              </w:rPr>
              <w:t>проект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85624AC" w14:textId="77777777" w:rsidR="001F269F" w:rsidRDefault="00071D62">
            <w:pPr>
              <w:ind w:firstLine="0"/>
              <w:jc w:val="left"/>
              <w:pPrChange w:id="198" w:author="User" w:date="2026-09-21T15:39:00Z">
                <w:pPr/>
              </w:pPrChange>
            </w:pPr>
            <w:r w:rsidRPr="00277077">
              <w:rPr>
                <w:rPrChange w:id="199" w:author="User" w:date="2026-09-21T15:39:00Z">
                  <w:rPr>
                    <w:lang w:val="en-US"/>
                  </w:rPr>
                </w:rPrChange>
              </w:rPr>
              <w:t>Сохраняемый набор приборов, каналов, тегов, градуировок, форм отображения и параметров записи.</w:t>
            </w:r>
          </w:p>
        </w:tc>
      </w:tr>
      <w:tr w:rsidR="00CF7F83" w:rsidRPr="005769FF" w14:paraId="76131C80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727F7830" w14:textId="77777777" w:rsidR="001F269F" w:rsidRDefault="00071D62">
            <w:pPr>
              <w:ind w:firstLine="0"/>
              <w:jc w:val="center"/>
              <w:pPrChange w:id="200" w:author="User" w:date="2026-09-21T15:39:00Z">
                <w:pPr/>
              </w:pPrChange>
            </w:pPr>
            <w:proofErr w:type="spellStart"/>
            <w:r w:rsidRPr="00E370A5">
              <w:rPr>
                <w:rPrChange w:id="201" w:author="User" w:date="2026-09-21T17:22:00Z">
                  <w:rPr>
                    <w:sz w:val="16"/>
                    <w:lang w:val="en-US"/>
                  </w:rPr>
                </w:rPrChange>
              </w:rPr>
              <w:t>Тег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1F32AC92" w14:textId="77777777" w:rsidR="001F269F" w:rsidRDefault="00071D62">
            <w:pPr>
              <w:ind w:firstLine="0"/>
              <w:jc w:val="left"/>
              <w:pPrChange w:id="202" w:author="User" w:date="2026-09-21T15:39:00Z">
                <w:pPr/>
              </w:pPrChange>
            </w:pPr>
            <w:r w:rsidRPr="00277077">
              <w:rPr>
                <w:rPrChange w:id="203" w:author="User" w:date="2026-09-21T15:39:00Z">
                  <w:rPr>
                    <w:lang w:val="en-US"/>
                  </w:rPr>
                </w:rPrChange>
              </w:rPr>
              <w:t xml:space="preserve">Именованный канал данных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204" w:author="User" w:date="2026-09-21T15:39:00Z">
                  <w:rPr>
                    <w:lang w:val="en-US"/>
                  </w:rPr>
                </w:rPrChange>
              </w:rPr>
              <w:t>, который может иметь единицу измерения, диапазон, уставки, оценки и правила записи.</w:t>
            </w:r>
          </w:p>
        </w:tc>
      </w:tr>
      <w:tr w:rsidR="00CF7F83" w:rsidRPr="005769FF" w14:paraId="65F78E5C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563954EF" w14:textId="77777777" w:rsidR="001F269F" w:rsidRDefault="00071D62">
            <w:pPr>
              <w:ind w:firstLine="0"/>
              <w:jc w:val="center"/>
              <w:pPrChange w:id="205" w:author="User" w:date="2026-09-21T15:39:00Z">
                <w:pPr/>
              </w:pPrChange>
            </w:pPr>
            <w:proofErr w:type="spellStart"/>
            <w:r w:rsidRPr="00E370A5">
              <w:rPr>
                <w:rPrChange w:id="206" w:author="User" w:date="2026-09-21T17:22:00Z">
                  <w:rPr>
                    <w:sz w:val="16"/>
                    <w:lang w:val="en-US"/>
                  </w:rPr>
                </w:rPrChange>
              </w:rPr>
              <w:t>Сеанс</w:t>
            </w:r>
            <w:proofErr w:type="spellEnd"/>
            <w:r w:rsidRPr="00E370A5">
              <w:rPr>
                <w:rPrChange w:id="207" w:author="User" w:date="2026-09-21T17:22:00Z">
                  <w:rPr>
                    <w:sz w:val="16"/>
                    <w:lang w:val="en-US"/>
                  </w:rPr>
                </w:rPrChange>
              </w:rPr>
              <w:t xml:space="preserve"> </w:t>
            </w:r>
            <w:proofErr w:type="spellStart"/>
            <w:r w:rsidRPr="00E370A5">
              <w:rPr>
                <w:rPrChange w:id="208" w:author="User" w:date="2026-09-21T17:22:00Z">
                  <w:rPr>
                    <w:sz w:val="16"/>
                    <w:lang w:val="en-US"/>
                  </w:rPr>
                </w:rPrChange>
              </w:rPr>
              <w:t>записи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07C272B" w14:textId="77777777" w:rsidR="001F269F" w:rsidRDefault="00071D62">
            <w:pPr>
              <w:ind w:firstLine="0"/>
              <w:jc w:val="left"/>
              <w:pPrChange w:id="209" w:author="User" w:date="2026-09-21T15:39:00Z">
                <w:pPr/>
              </w:pPrChange>
            </w:pPr>
            <w:r w:rsidRPr="00277077">
              <w:rPr>
                <w:rPrChange w:id="210" w:author="User" w:date="2026-09-21T15:39:00Z">
                  <w:rPr>
                    <w:lang w:val="en-US"/>
                  </w:rPr>
                </w:rPrChange>
              </w:rPr>
              <w:t xml:space="preserve">Интервал от перехода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211" w:author="User" w:date="2026-09-21T15:39:00Z">
                  <w:rPr>
                    <w:lang w:val="en-US"/>
                  </w:rPr>
                </w:rPrChange>
              </w:rPr>
              <w:t xml:space="preserve"> в </w:t>
            </w:r>
            <w:r>
              <w:rPr>
                <w:lang w:val="en-US"/>
              </w:rPr>
              <w:t>Record</w:t>
            </w:r>
            <w:r w:rsidRPr="00277077">
              <w:rPr>
                <w:rPrChange w:id="212" w:author="User" w:date="2026-09-21T15:39:00Z">
                  <w:rPr>
                    <w:lang w:val="en-US"/>
                  </w:rPr>
                </w:rPrChange>
              </w:rPr>
              <w:t xml:space="preserve"> до перехода в </w:t>
            </w:r>
            <w:r>
              <w:rPr>
                <w:lang w:val="en-US"/>
              </w:rPr>
              <w:t>Stop</w:t>
            </w:r>
            <w:r w:rsidRPr="00277077">
              <w:rPr>
                <w:rPrChange w:id="213" w:author="User" w:date="2026-09-21T15:39:00Z">
                  <w:rPr>
                    <w:lang w:val="en-US"/>
                  </w:rPr>
                </w:rPrChange>
              </w:rPr>
              <w:t>, в течение которого формируются файлы и события записи.</w:t>
            </w:r>
          </w:p>
        </w:tc>
      </w:tr>
    </w:tbl>
    <w:p w14:paraId="651D556F" w14:textId="77777777" w:rsidR="00790821" w:rsidRPr="00E44A31" w:rsidRDefault="000C5809" w:rsidP="002A2DF7">
      <w:pPr>
        <w:pStyle w:val="11"/>
        <w:ind w:firstLine="0"/>
        <w:jc w:val="center"/>
      </w:pPr>
      <w:bookmarkStart w:id="214" w:name="_Toc240903338"/>
      <w:r>
        <w:lastRenderedPageBreak/>
        <w:t>Обозначения и сокращения</w:t>
      </w:r>
      <w:bookmarkEnd w:id="214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7409"/>
      </w:tblGrid>
      <w:tr w:rsidR="00CF7F83" w:rsidRPr="005769FF" w14:paraId="52CA7E26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31636063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15" w:author="User" w:date="2026-09-21T17:22:00Z">
                  <w:rPr/>
                </w:rPrChange>
              </w:rPr>
            </w:pPr>
            <w:proofErr w:type="spellStart"/>
            <w:r w:rsidRPr="00E370A5">
              <w:rPr>
                <w:lang w:val="en-US"/>
                <w:rPrChange w:id="216" w:author="User" w:date="2026-09-21T17:22:00Z">
                  <w:rPr>
                    <w:sz w:val="16"/>
                    <w:lang w:val="en-US"/>
                  </w:rPr>
                </w:rPrChange>
              </w:rPr>
              <w:t>Сокращение</w:t>
            </w:r>
            <w:proofErr w:type="spellEnd"/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4C75805E" w14:textId="77777777" w:rsidR="001F269F" w:rsidRDefault="00071D62" w:rsidP="00D6743C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Расшифровка</w:t>
            </w:r>
            <w:proofErr w:type="spellEnd"/>
          </w:p>
        </w:tc>
      </w:tr>
      <w:tr w:rsidR="00CF7F83" w:rsidRPr="005769FF" w14:paraId="347D49DE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D565624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17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18" w:author="User" w:date="2026-09-21T17:22:00Z">
                  <w:rPr>
                    <w:sz w:val="16"/>
                    <w:lang w:val="en-US"/>
                  </w:rPr>
                </w:rPrChange>
              </w:rPr>
              <w:t>АРМ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343370DB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автоматизированное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рабочее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место</w:t>
            </w:r>
            <w:proofErr w:type="spellEnd"/>
          </w:p>
        </w:tc>
      </w:tr>
      <w:tr w:rsidR="00CF7F83" w:rsidRPr="005769FF" w14:paraId="65586525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458787FD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19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20" w:author="User" w:date="2026-09-21T17:22:00Z">
                  <w:rPr>
                    <w:sz w:val="16"/>
                    <w:lang w:val="en-US"/>
                  </w:rPr>
                </w:rPrChange>
              </w:rPr>
              <w:t>БД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B78D38B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база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данных</w:t>
            </w:r>
            <w:proofErr w:type="spellEnd"/>
          </w:p>
        </w:tc>
      </w:tr>
      <w:tr w:rsidR="00CF7F83" w:rsidRPr="005769FF" w14:paraId="45E704D8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B2D1AC8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21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22" w:author="User" w:date="2026-09-21T17:22:00Z">
                  <w:rPr>
                    <w:sz w:val="16"/>
                    <w:lang w:val="en-US"/>
                  </w:rPr>
                </w:rPrChange>
              </w:rPr>
              <w:t>ВКУ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C691211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вибрационного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контроля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установки</w:t>
            </w:r>
            <w:proofErr w:type="spellEnd"/>
          </w:p>
        </w:tc>
      </w:tr>
      <w:tr w:rsidR="00CF7F83" w:rsidRPr="005769FF" w14:paraId="375E240C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4AB1B72C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23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24" w:author="User" w:date="2026-09-21T17:22:00Z">
                  <w:rPr>
                    <w:sz w:val="16"/>
                    <w:lang w:val="en-US"/>
                  </w:rPr>
                </w:rPrChange>
              </w:rPr>
              <w:t>ГХ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1ECCF19F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градуировочная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характеристика</w:t>
            </w:r>
            <w:proofErr w:type="spellEnd"/>
          </w:p>
        </w:tc>
      </w:tr>
      <w:tr w:rsidR="00CF7F83" w:rsidRPr="005769FF" w14:paraId="2D006394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199BE8C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25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26" w:author="User" w:date="2026-09-21T17:22:00Z">
                  <w:rPr>
                    <w:sz w:val="16"/>
                    <w:lang w:val="en-US"/>
                  </w:rPr>
                </w:rPrChange>
              </w:rPr>
              <w:t>КИП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22FC0B2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компьютер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измерительного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поста</w:t>
            </w:r>
            <w:proofErr w:type="spellEnd"/>
          </w:p>
        </w:tc>
      </w:tr>
      <w:tr w:rsidR="00CF7F83" w:rsidRPr="005769FF" w14:paraId="04865CB1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2F8E270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27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28" w:author="User" w:date="2026-09-21T17:22:00Z">
                  <w:rPr>
                    <w:sz w:val="16"/>
                    <w:lang w:val="en-US"/>
                  </w:rPr>
                </w:rPrChange>
              </w:rPr>
              <w:t>НДС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2113829C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напряжённо-деформированное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состояние</w:t>
            </w:r>
            <w:proofErr w:type="spellEnd"/>
          </w:p>
        </w:tc>
      </w:tr>
      <w:tr w:rsidR="00CF7F83" w:rsidRPr="005769FF" w14:paraId="4972361D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19E9764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29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30" w:author="User" w:date="2026-09-21T17:22:00Z">
                  <w:rPr>
                    <w:sz w:val="16"/>
                    <w:lang w:val="en-US"/>
                  </w:rPr>
                </w:rPrChange>
              </w:rPr>
              <w:t>ПО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2C22ADCC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программное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обеспечение</w:t>
            </w:r>
            <w:proofErr w:type="spellEnd"/>
          </w:p>
        </w:tc>
      </w:tr>
      <w:tr w:rsidR="00CF7F83" w:rsidRPr="005769FF" w14:paraId="36896433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D92C98E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31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32" w:author="User" w:date="2026-09-21T17:22:00Z">
                  <w:rPr>
                    <w:sz w:val="16"/>
                    <w:lang w:val="en-US"/>
                  </w:rPr>
                </w:rPrChange>
              </w:rPr>
              <w:t>СПО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34B3051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специальное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программное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обеспечение</w:t>
            </w:r>
            <w:proofErr w:type="spellEnd"/>
          </w:p>
        </w:tc>
      </w:tr>
      <w:tr w:rsidR="00CF7F83" w:rsidRPr="005769FF" w14:paraId="74339564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4FD5CB06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33" w:author="User" w:date="2026-09-21T17:22:00Z">
                  <w:rPr/>
                </w:rPrChange>
              </w:rPr>
            </w:pPr>
            <w:r w:rsidRPr="00E370A5">
              <w:rPr>
                <w:lang w:val="en-US"/>
                <w:rPrChange w:id="234" w:author="User" w:date="2026-09-21T17:22:00Z">
                  <w:rPr>
                    <w:sz w:val="16"/>
                    <w:lang w:val="en-US"/>
                  </w:rPr>
                </w:rPrChange>
              </w:rPr>
              <w:t>СТТ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7DA7E7E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тензо-термометрирования</w:t>
            </w:r>
            <w:proofErr w:type="spellEnd"/>
          </w:p>
        </w:tc>
      </w:tr>
      <w:tr w:rsidR="00CF7F83" w:rsidRPr="005769FF" w14:paraId="6F90E103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79F71390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35" w:author="User" w:date="2026-09-21T17:22:00Z">
                  <w:rPr/>
                </w:rPrChange>
              </w:rPr>
            </w:pPr>
            <w:proofErr w:type="spellStart"/>
            <w:r w:rsidRPr="00E370A5">
              <w:rPr>
                <w:lang w:val="en-US"/>
                <w:rPrChange w:id="236" w:author="User" w:date="2026-09-21T17:22:00Z">
                  <w:rPr>
                    <w:sz w:val="16"/>
                    <w:lang w:val="en-US"/>
                  </w:rPr>
                </w:rPrChange>
              </w:rPr>
              <w:t>Rlnx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16B66D6E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RecorderLnx</w:t>
            </w:r>
            <w:proofErr w:type="spellEnd"/>
          </w:p>
        </w:tc>
      </w:tr>
      <w:tr w:rsidR="00CF7F83" w:rsidRPr="005769FF" w14:paraId="4EB5280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241517F1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37" w:author="User" w:date="2026-09-21T17:22:00Z">
                  <w:rPr/>
                </w:rPrChange>
              </w:rPr>
            </w:pPr>
            <w:proofErr w:type="spellStart"/>
            <w:r w:rsidRPr="00E370A5">
              <w:rPr>
                <w:lang w:val="en-US"/>
                <w:rPrChange w:id="238" w:author="User" w:date="2026-09-21T17:22:00Z">
                  <w:rPr>
                    <w:sz w:val="16"/>
                    <w:lang w:val="en-US"/>
                  </w:rPr>
                </w:rPrChange>
              </w:rPr>
              <w:t>RCPanel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8444919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RecorderCoordinator</w:t>
            </w:r>
            <w:proofErr w:type="spellEnd"/>
          </w:p>
        </w:tc>
      </w:tr>
      <w:tr w:rsidR="00CF7F83" w:rsidRPr="005769FF" w14:paraId="55D97C95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6CDC6F3" w14:textId="77777777" w:rsidR="001F269F" w:rsidRPr="00E370A5" w:rsidRDefault="00071D62" w:rsidP="00D6743C">
            <w:pPr>
              <w:ind w:firstLine="0"/>
              <w:jc w:val="center"/>
              <w:rPr>
                <w:lang w:val="en-US"/>
                <w:rPrChange w:id="239" w:author="User" w:date="2026-09-21T17:22:00Z">
                  <w:rPr/>
                </w:rPrChange>
              </w:rPr>
            </w:pPr>
            <w:proofErr w:type="spellStart"/>
            <w:r w:rsidRPr="00E370A5">
              <w:rPr>
                <w:lang w:val="en-US"/>
                <w:rPrChange w:id="240" w:author="User" w:date="2026-09-21T17:22:00Z">
                  <w:rPr>
                    <w:sz w:val="16"/>
                    <w:lang w:val="en-US"/>
                  </w:rPr>
                </w:rPrChange>
              </w:rPr>
              <w:t>HostAgent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F561E68" w14:textId="77777777" w:rsidR="001F269F" w:rsidRDefault="00071D62" w:rsidP="00D6743C">
            <w:pPr>
              <w:ind w:firstLine="0"/>
              <w:jc w:val="left"/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RecorderHostAgent</w:t>
            </w:r>
            <w:proofErr w:type="spellEnd"/>
          </w:p>
        </w:tc>
      </w:tr>
    </w:tbl>
    <w:p w14:paraId="138D4343" w14:textId="77777777" w:rsidR="00790821" w:rsidRPr="00E44A31" w:rsidRDefault="000C5809" w:rsidP="002A2DF7">
      <w:pPr>
        <w:pStyle w:val="11"/>
        <w:ind w:firstLine="0"/>
        <w:jc w:val="center"/>
      </w:pPr>
      <w:bookmarkStart w:id="241" w:name="_Toc240903339"/>
      <w:r>
        <w:lastRenderedPageBreak/>
        <w:t>1 Назначение СПО СТТ и ВКУ</w:t>
      </w:r>
      <w:bookmarkEnd w:id="241"/>
    </w:p>
    <w:p w14:paraId="2D5A20BB" w14:textId="77777777" w:rsidR="001F269F" w:rsidRDefault="00071D62" w:rsidP="00D6743C">
      <w:r w:rsidRPr="00277077">
        <w:rPr>
          <w:rPrChange w:id="242" w:author="User" w:date="2026-09-21T15:39:00Z">
            <w:rPr>
              <w:lang w:val="en-US"/>
            </w:rPr>
          </w:rPrChange>
        </w:rPr>
        <w:t>СПО представляет собой набор стандартизированных программных модулей для сбора, обработки, отображения, регистрации, хранения и выдачи измерительной информации, а также для централизованного контроля измерительных постов.</w:t>
      </w:r>
    </w:p>
    <w:p w14:paraId="75A67308" w14:textId="77777777" w:rsidR="001F269F" w:rsidRDefault="00071D62" w:rsidP="00D6743C">
      <w:r w:rsidRPr="00277077">
        <w:rPr>
          <w:rPrChange w:id="243" w:author="User" w:date="2026-09-21T15:39:00Z">
            <w:rPr>
              <w:lang w:val="en-US"/>
            </w:rPr>
          </w:rPrChange>
        </w:rPr>
        <w:t>Один комплект ПО применяется в обеих системах. Различие задач СТТ и ВКУ учитывается составом приборов, типами каналов, частотами опроса, градуировками, набором расчётов, формами отображения и правилами архивирования в измерительном проекте.</w:t>
      </w:r>
    </w:p>
    <w:p w14:paraId="0D97F697" w14:textId="77777777" w:rsidR="00790821" w:rsidRPr="00E44A31" w:rsidRDefault="000C5809" w:rsidP="002A2DF7">
      <w:pPr>
        <w:pStyle w:val="11"/>
        <w:ind w:firstLine="0"/>
        <w:jc w:val="center"/>
      </w:pPr>
      <w:bookmarkStart w:id="244" w:name="_Toc240903340"/>
      <w:r>
        <w:lastRenderedPageBreak/>
        <w:t>2 Условия выполнения СПО СТТ и ВКУ</w:t>
      </w:r>
      <w:bookmarkEnd w:id="244"/>
    </w:p>
    <w:p w14:paraId="19DBBBED" w14:textId="77777777" w:rsidR="00CF7F83" w:rsidRPr="00341429" w:rsidRDefault="006C27AD" w:rsidP="006C27AD">
      <w:pPr>
        <w:pStyle w:val="af3"/>
        <w:outlineLvl w:val="1"/>
      </w:pPr>
      <w:bookmarkStart w:id="245" w:name="_Toc240903341"/>
      <w:r>
        <w:t>2.1 Требования к техническим и системным средствам</w:t>
      </w:r>
      <w:bookmarkEnd w:id="245"/>
    </w:p>
    <w:p w14:paraId="1DC52800" w14:textId="77777777" w:rsidR="001F269F" w:rsidRDefault="00071D62" w:rsidP="00D6743C">
      <w:r w:rsidRPr="00277077">
        <w:rPr>
          <w:rPrChange w:id="246" w:author="User" w:date="2026-09-21T15:39:00Z">
            <w:rPr>
              <w:lang w:val="en-US"/>
            </w:rPr>
          </w:rPrChange>
        </w:rPr>
        <w:t xml:space="preserve">СПО предназначено для работы в среде </w:t>
      </w:r>
      <w:r>
        <w:rPr>
          <w:lang w:val="en-US"/>
        </w:rPr>
        <w:t>Astra</w:t>
      </w:r>
      <w:r w:rsidRPr="00277077">
        <w:rPr>
          <w:rPrChange w:id="247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Linux</w:t>
      </w:r>
      <w:r w:rsidRPr="00277077">
        <w:rPr>
          <w:rPrChange w:id="248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Special</w:t>
      </w:r>
      <w:r w:rsidRPr="00277077">
        <w:rPr>
          <w:rPrChange w:id="249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Edition</w:t>
      </w:r>
      <w:r w:rsidRPr="00277077">
        <w:rPr>
          <w:rPrChange w:id="250" w:author="User" w:date="2026-09-21T15:39:00Z">
            <w:rPr>
              <w:lang w:val="en-US"/>
            </w:rPr>
          </w:rPrChange>
        </w:rPr>
        <w:t xml:space="preserve">. Конкретная редакция операционной системы и состав пакетов задаются эксплуатационной конфигурацией объекта. </w:t>
      </w:r>
      <w:proofErr w:type="spellStart"/>
      <w:r>
        <w:rPr>
          <w:lang w:val="en-US"/>
        </w:rPr>
        <w:t>Пользовательский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модулей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русскоязычный</w:t>
      </w:r>
      <w:proofErr w:type="spellEnd"/>
      <w:r>
        <w:rPr>
          <w:lang w:val="en-US"/>
        </w:rPr>
        <w:t>.</w:t>
      </w:r>
    </w:p>
    <w:p w14:paraId="2F9C449E" w14:textId="77777777" w:rsidR="00CF7F83" w:rsidRDefault="001373A4" w:rsidP="00335D55">
      <w:pPr>
        <w:pStyle w:val="a3"/>
      </w:pPr>
      <w:r>
        <w:rPr>
          <w:rPrChange w:id="251" w:author="SkripnikAA" w:date="2026-09-21T12:50:00Z">
            <w:rPr>
              <w:lang w:val="en-US"/>
            </w:rPr>
          </w:rPrChange>
        </w:rPr>
        <w:t>На КИП должны быть доступны: сетевой интерфейс для связи с приборами и модулями, рабочий каталог проекта, каталог записи с достаточным свободным местом, клавиатура, мышь и дисплей, позволяющий одновременно контролировать необходимые формы и графики.</w:t>
      </w:r>
    </w:p>
    <w:p w14:paraId="19013938" w14:textId="77777777" w:rsidR="001F269F" w:rsidRDefault="00071D62" w:rsidP="00D6743C">
      <w:r w:rsidRPr="00277077">
        <w:rPr>
          <w:rPrChange w:id="252" w:author="User" w:date="2026-09-21T15:39:00Z">
            <w:rPr>
              <w:lang w:val="en-US"/>
            </w:rPr>
          </w:rPrChange>
        </w:rPr>
        <w:t xml:space="preserve">Для сетевой работы по умолчанию используются </w:t>
      </w:r>
      <w:r>
        <w:rPr>
          <w:lang w:val="en-US"/>
        </w:rPr>
        <w:t>TCP</w:t>
      </w:r>
      <w:r w:rsidRPr="00277077">
        <w:rPr>
          <w:rPrChange w:id="253" w:author="User" w:date="2026-09-21T15:39:00Z">
            <w:rPr>
              <w:lang w:val="en-US"/>
            </w:rPr>
          </w:rPrChange>
        </w:rPr>
        <w:t xml:space="preserve"> 8765 для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54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TCP</w:t>
      </w:r>
      <w:r w:rsidRPr="00277077">
        <w:rPr>
          <w:rPrChange w:id="255" w:author="User" w:date="2026-09-21T15:39:00Z">
            <w:rPr>
              <w:lang w:val="en-US"/>
            </w:rPr>
          </w:rPrChange>
        </w:rPr>
        <w:t xml:space="preserve"> 8766 для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56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UDP</w:t>
      </w:r>
      <w:r w:rsidRPr="00277077">
        <w:rPr>
          <w:rPrChange w:id="257" w:author="User" w:date="2026-09-21T15:39:00Z">
            <w:rPr>
              <w:lang w:val="en-US"/>
            </w:rPr>
          </w:rPrChange>
        </w:rPr>
        <w:t xml:space="preserve"> 38765 и 38766 для </w:t>
      </w:r>
      <w:proofErr w:type="spellStart"/>
      <w:r w:rsidRPr="00277077">
        <w:rPr>
          <w:rPrChange w:id="258" w:author="User" w:date="2026-09-21T15:39:00Z">
            <w:rPr>
              <w:lang w:val="en-US"/>
            </w:rPr>
          </w:rPrChange>
        </w:rPr>
        <w:t>автообнаружения</w:t>
      </w:r>
      <w:proofErr w:type="spellEnd"/>
      <w:r w:rsidRPr="00277077">
        <w:rPr>
          <w:rPrChange w:id="259" w:author="User" w:date="2026-09-21T15:39:00Z">
            <w:rPr>
              <w:lang w:val="en-US"/>
            </w:rPr>
          </w:rPrChange>
        </w:rPr>
        <w:t xml:space="preserve">, а также </w:t>
      </w:r>
      <w:r>
        <w:rPr>
          <w:lang w:val="en-US"/>
        </w:rPr>
        <w:t>UDP</w:t>
      </w:r>
      <w:r w:rsidRPr="00277077">
        <w:rPr>
          <w:rPrChange w:id="260" w:author="User" w:date="2026-09-21T15:39:00Z">
            <w:rPr>
              <w:lang w:val="en-US"/>
            </w:rPr>
          </w:rPrChange>
        </w:rPr>
        <w:t xml:space="preserve"> 9 для </w:t>
      </w:r>
      <w:r>
        <w:rPr>
          <w:lang w:val="en-US"/>
        </w:rPr>
        <w:t>Wake</w:t>
      </w:r>
      <w:r w:rsidRPr="00277077">
        <w:rPr>
          <w:rPrChange w:id="261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on</w:t>
      </w:r>
      <w:r w:rsidRPr="00277077">
        <w:rPr>
          <w:rPrChange w:id="262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LAN</w:t>
      </w:r>
      <w:r w:rsidRPr="00277077">
        <w:rPr>
          <w:rPrChange w:id="263" w:author="User" w:date="2026-09-21T15:39:00Z">
            <w:rPr>
              <w:lang w:val="en-US"/>
            </w:rPr>
          </w:rPrChange>
        </w:rPr>
        <w:t>. Используемые порты должны быть разрешены межсетевым экраном и сетевой инфраструктурой.</w:t>
      </w:r>
    </w:p>
    <w:p w14:paraId="5EFCC852" w14:textId="77777777" w:rsidR="00CF7F83" w:rsidRPr="00341429" w:rsidRDefault="006C27AD" w:rsidP="006C27AD">
      <w:pPr>
        <w:pStyle w:val="af3"/>
        <w:outlineLvl w:val="1"/>
      </w:pPr>
      <w:bookmarkStart w:id="264" w:name="_Toc240903342"/>
      <w:r>
        <w:t>2.2 Установка СПО</w:t>
      </w:r>
      <w:bookmarkEnd w:id="264"/>
    </w:p>
    <w:p w14:paraId="229DEDB9" w14:textId="77777777" w:rsidR="001F269F" w:rsidRDefault="00071D62" w:rsidP="00D6743C">
      <w:r w:rsidRPr="00277077">
        <w:rPr>
          <w:rPrChange w:id="265" w:author="User" w:date="2026-09-21T15:39:00Z">
            <w:rPr>
              <w:lang w:val="en-US"/>
            </w:rPr>
          </w:rPrChange>
        </w:rPr>
        <w:t xml:space="preserve">Установка выполняется из штатного дистрибутива. На каждом КИП устанавливаются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66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67" w:author="User" w:date="2026-09-21T15:39:00Z">
            <w:rPr>
              <w:lang w:val="en-US"/>
            </w:rPr>
          </w:rPrChange>
        </w:rPr>
        <w:t xml:space="preserve">.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68" w:author="User" w:date="2026-09-21T15:39:00Z">
            <w:rPr>
              <w:lang w:val="en-US"/>
            </w:rPr>
          </w:rPrChange>
        </w:rPr>
        <w:t xml:space="preserve"> устанавливается на АРМ централизованного управления. Допускается совмещение модулей на одном компьютере, если это предусмотрено схемой системы.</w:t>
      </w:r>
    </w:p>
    <w:p w14:paraId="1FB59652" w14:textId="77777777" w:rsidR="00CF7F83" w:rsidRDefault="001373A4" w:rsidP="00335D55">
      <w:pPr>
        <w:pStyle w:val="a3"/>
      </w:pPr>
      <w:r>
        <w:rPr>
          <w:rPrChange w:id="269" w:author="SkripnikAA" w:date="2026-09-21T12:50:00Z">
            <w:rPr>
              <w:lang w:val="en-US"/>
            </w:rPr>
          </w:rPrChange>
        </w:rPr>
        <w:t xml:space="preserve">После установки необходимо проверить запуск </w:t>
      </w:r>
      <w:proofErr w:type="spellStart"/>
      <w:r>
        <w:rPr>
          <w:rPrChange w:id="270" w:author="SkripnikAA" w:date="2026-09-21T12:50:00Z">
            <w:rPr>
              <w:lang w:val="en-US"/>
            </w:rPr>
          </w:rPrChange>
        </w:rPr>
        <w:t>Rlnx</w:t>
      </w:r>
      <w:proofErr w:type="spellEnd"/>
      <w:r>
        <w:rPr>
          <w:rPrChange w:id="271" w:author="SkripnikAA" w:date="2026-09-21T12:50:00Z">
            <w:rPr>
              <w:lang w:val="en-US"/>
            </w:rPr>
          </w:rPrChange>
        </w:rPr>
        <w:t xml:space="preserve">, автозапуск </w:t>
      </w:r>
      <w:proofErr w:type="spellStart"/>
      <w:r>
        <w:rPr>
          <w:rPrChange w:id="272" w:author="SkripnikAA" w:date="2026-09-21T12:50:00Z">
            <w:rPr>
              <w:lang w:val="en-US"/>
            </w:rPr>
          </w:rPrChange>
        </w:rPr>
        <w:t>HostAgent</w:t>
      </w:r>
      <w:proofErr w:type="spellEnd"/>
      <w:r>
        <w:rPr>
          <w:rPrChange w:id="273" w:author="SkripnikAA" w:date="2026-09-21T12:50:00Z">
            <w:rPr>
              <w:lang w:val="en-US"/>
            </w:rPr>
          </w:rPrChange>
        </w:rPr>
        <w:t xml:space="preserve">, доступность </w:t>
      </w:r>
      <w:proofErr w:type="spellStart"/>
      <w:r>
        <w:rPr>
          <w:rPrChange w:id="274" w:author="SkripnikAA" w:date="2026-09-21T12:50:00Z">
            <w:rPr>
              <w:lang w:val="en-US"/>
            </w:rPr>
          </w:rPrChange>
        </w:rPr>
        <w:t>RCPanel</w:t>
      </w:r>
      <w:proofErr w:type="spellEnd"/>
      <w:r>
        <w:rPr>
          <w:rPrChange w:id="275" w:author="SkripnikAA" w:date="2026-09-21T12:50:00Z">
            <w:rPr>
              <w:lang w:val="en-US"/>
            </w:rPr>
          </w:rPrChange>
        </w:rPr>
        <w:t>, права на каталоги проекта и записи, а также доступность измерительных приборов.</w:t>
      </w:r>
    </w:p>
    <w:p w14:paraId="14547F8A" w14:textId="77777777" w:rsidR="001F269F" w:rsidRDefault="00071D62" w:rsidP="00D6743C">
      <w:r w:rsidRPr="00277077">
        <w:rPr>
          <w:rPrChange w:id="276" w:author="User" w:date="2026-09-21T15:39:00Z">
            <w:rPr>
              <w:lang w:val="en-US"/>
            </w:rPr>
          </w:rPrChange>
        </w:rPr>
        <w:t xml:space="preserve">Параметры сетевого доступа, пути к файлам, токены и разрешение выключения компьютера задаются в конфигурационных файлах. Секреты не должны включаться в проекты измерений и передаваться через </w:t>
      </w:r>
      <w:r>
        <w:rPr>
          <w:lang w:val="en-US"/>
        </w:rPr>
        <w:t>UDP</w:t>
      </w:r>
      <w:r w:rsidRPr="00277077">
        <w:rPr>
          <w:rPrChange w:id="277" w:author="User" w:date="2026-09-21T15:39:00Z">
            <w:rPr>
              <w:lang w:val="en-US"/>
            </w:rPr>
          </w:rPrChange>
        </w:rPr>
        <w:t>-обнаружение.</w:t>
      </w:r>
    </w:p>
    <w:p w14:paraId="08AD8A02" w14:textId="77777777" w:rsidR="00CF7F83" w:rsidRPr="00341429" w:rsidRDefault="006C27AD" w:rsidP="006C27AD">
      <w:pPr>
        <w:pStyle w:val="af3"/>
        <w:outlineLvl w:val="1"/>
      </w:pPr>
      <w:bookmarkStart w:id="278" w:name="_Toc240903343"/>
      <w:r>
        <w:t>2.3 Состав СПО</w:t>
      </w:r>
      <w:bookmarkEnd w:id="278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6514E89F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04941D09" w14:textId="77777777" w:rsidR="001F269F" w:rsidRPr="00E370A5" w:rsidRDefault="00071D62">
            <w:pPr>
              <w:ind w:firstLine="0"/>
              <w:jc w:val="center"/>
              <w:rPr>
                <w:lang w:val="en-US"/>
                <w:rPrChange w:id="279" w:author="User" w:date="2026-09-21T17:23:00Z">
                  <w:rPr/>
                </w:rPrChange>
              </w:rPr>
              <w:pPrChange w:id="280" w:author="User" w:date="2026-09-21T15:43:00Z">
                <w:pPr/>
              </w:pPrChange>
            </w:pPr>
            <w:proofErr w:type="spellStart"/>
            <w:r w:rsidRPr="00E370A5">
              <w:rPr>
                <w:lang w:val="en-US"/>
                <w:rPrChange w:id="281" w:author="User" w:date="2026-09-21T17:23:00Z">
                  <w:rPr>
                    <w:sz w:val="16"/>
                    <w:lang w:val="en-US"/>
                  </w:rPr>
                </w:rPrChange>
              </w:rPr>
              <w:t>Модуль</w:t>
            </w:r>
            <w:proofErr w:type="spellEnd"/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412A9F7C" w14:textId="77777777" w:rsidR="001F269F" w:rsidRDefault="00071D62">
            <w:pPr>
              <w:ind w:firstLine="0"/>
              <w:jc w:val="center"/>
              <w:pPrChange w:id="282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Размещение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1B354140" w14:textId="77777777" w:rsidR="001F269F" w:rsidRDefault="00071D62">
            <w:pPr>
              <w:ind w:firstLine="0"/>
              <w:jc w:val="center"/>
              <w:pPrChange w:id="283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Основная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роль</w:t>
            </w:r>
            <w:proofErr w:type="spellEnd"/>
          </w:p>
        </w:tc>
      </w:tr>
      <w:tr w:rsidR="00CF7F83" w:rsidRPr="003411A0" w14:paraId="236E4BDA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E2D1AB0" w14:textId="77777777" w:rsidR="001F269F" w:rsidRPr="00E370A5" w:rsidRDefault="00071D62">
            <w:pPr>
              <w:ind w:firstLine="0"/>
              <w:jc w:val="center"/>
              <w:rPr>
                <w:lang w:val="en-US"/>
                <w:rPrChange w:id="284" w:author="User" w:date="2026-09-21T17:23:00Z">
                  <w:rPr/>
                </w:rPrChange>
              </w:rPr>
              <w:pPrChange w:id="285" w:author="User" w:date="2026-09-21T15:39:00Z">
                <w:pPr/>
              </w:pPrChange>
            </w:pPr>
            <w:proofErr w:type="spellStart"/>
            <w:r w:rsidRPr="00E370A5">
              <w:rPr>
                <w:lang w:val="en-US"/>
                <w:rPrChange w:id="286" w:author="User" w:date="2026-09-21T17:23:00Z">
                  <w:rPr>
                    <w:sz w:val="16"/>
                    <w:lang w:val="en-US"/>
                  </w:rPr>
                </w:rPrChange>
              </w:rPr>
              <w:t>Rlnx</w:t>
            </w:r>
            <w:proofErr w:type="spellEnd"/>
            <w:r w:rsidRPr="00E370A5">
              <w:rPr>
                <w:lang w:val="en-US"/>
                <w:rPrChange w:id="287" w:author="User" w:date="2026-09-21T17:23:00Z">
                  <w:rPr>
                    <w:sz w:val="16"/>
                    <w:lang w:val="en-US"/>
                  </w:rPr>
                </w:rPrChange>
              </w:rPr>
              <w:t xml:space="preserve"> (</w:t>
            </w:r>
            <w:proofErr w:type="spellStart"/>
            <w:r w:rsidRPr="00E370A5">
              <w:rPr>
                <w:lang w:val="en-US"/>
                <w:rPrChange w:id="288" w:author="User" w:date="2026-09-21T17:23:00Z">
                  <w:rPr>
                    <w:sz w:val="16"/>
                    <w:lang w:val="en-US"/>
                  </w:rPr>
                </w:rPrChange>
              </w:rPr>
              <w:t>RecorderLnx</w:t>
            </w:r>
            <w:proofErr w:type="spellEnd"/>
            <w:r w:rsidRPr="00E370A5">
              <w:rPr>
                <w:lang w:val="en-US"/>
                <w:rPrChange w:id="289" w:author="User" w:date="2026-09-21T17:23:00Z">
                  <w:rPr>
                    <w:sz w:val="16"/>
                    <w:lang w:val="en-US"/>
                  </w:rPr>
                </w:rPrChange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365C69A" w14:textId="77777777" w:rsidR="001F269F" w:rsidRDefault="00071D62">
            <w:pPr>
              <w:ind w:firstLine="0"/>
              <w:jc w:val="left"/>
              <w:pPrChange w:id="290" w:author="User" w:date="2026-09-21T15:39:00Z">
                <w:pPr/>
              </w:pPrChange>
            </w:pPr>
            <w:r>
              <w:rPr>
                <w:lang w:val="en-US"/>
              </w:rPr>
              <w:t xml:space="preserve">КИП </w:t>
            </w:r>
            <w:proofErr w:type="spellStart"/>
            <w:r>
              <w:rPr>
                <w:lang w:val="en-US"/>
              </w:rPr>
              <w:t>или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локальное</w:t>
            </w:r>
            <w:proofErr w:type="spellEnd"/>
            <w:r>
              <w:rPr>
                <w:lang w:val="en-US"/>
              </w:rPr>
              <w:t xml:space="preserve"> АРМ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280D4BF" w14:textId="77777777" w:rsidR="001F269F" w:rsidRDefault="00071D62">
            <w:pPr>
              <w:ind w:firstLine="0"/>
              <w:jc w:val="left"/>
              <w:pPrChange w:id="291" w:author="User" w:date="2026-09-21T15:39:00Z">
                <w:pPr/>
              </w:pPrChange>
            </w:pPr>
            <w:r w:rsidRPr="00277077">
              <w:rPr>
                <w:rPrChange w:id="292" w:author="User" w:date="2026-09-21T15:39:00Z">
                  <w:rPr>
                    <w:lang w:val="en-US"/>
                  </w:rPr>
                </w:rPrChange>
              </w:rPr>
              <w:t>Сбор, обработка, отображение и регистрация измерительных данных.</w:t>
            </w:r>
          </w:p>
        </w:tc>
      </w:tr>
      <w:tr w:rsidR="00CF7F83" w:rsidRPr="003411A0" w14:paraId="64917550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960A0F8" w14:textId="77777777" w:rsidR="001F269F" w:rsidRPr="00E370A5" w:rsidRDefault="00071D62">
            <w:pPr>
              <w:ind w:firstLine="0"/>
              <w:jc w:val="center"/>
              <w:rPr>
                <w:lang w:val="en-US"/>
                <w:rPrChange w:id="293" w:author="User" w:date="2026-09-21T17:23:00Z">
                  <w:rPr/>
                </w:rPrChange>
              </w:rPr>
              <w:pPrChange w:id="294" w:author="User" w:date="2026-09-21T15:39:00Z">
                <w:pPr/>
              </w:pPrChange>
            </w:pPr>
            <w:proofErr w:type="spellStart"/>
            <w:r w:rsidRPr="00E370A5">
              <w:rPr>
                <w:lang w:val="en-US"/>
                <w:rPrChange w:id="295" w:author="User" w:date="2026-09-21T17:23:00Z">
                  <w:rPr>
                    <w:sz w:val="16"/>
                    <w:lang w:val="en-US"/>
                  </w:rPr>
                </w:rPrChange>
              </w:rPr>
              <w:t>RCPanel</w:t>
            </w:r>
            <w:proofErr w:type="spellEnd"/>
            <w:r w:rsidRPr="00E370A5">
              <w:rPr>
                <w:lang w:val="en-US"/>
                <w:rPrChange w:id="296" w:author="User" w:date="2026-09-21T17:23:00Z">
                  <w:rPr>
                    <w:sz w:val="16"/>
                    <w:lang w:val="en-US"/>
                  </w:rPr>
                </w:rPrChange>
              </w:rPr>
              <w:t xml:space="preserve"> (</w:t>
            </w:r>
            <w:proofErr w:type="spellStart"/>
            <w:r w:rsidRPr="00E370A5">
              <w:rPr>
                <w:lang w:val="en-US"/>
                <w:rPrChange w:id="297" w:author="User" w:date="2026-09-21T17:23:00Z">
                  <w:rPr>
                    <w:sz w:val="16"/>
                    <w:lang w:val="en-US"/>
                  </w:rPr>
                </w:rPrChange>
              </w:rPr>
              <w:t>RecorderCoordinator</w:t>
            </w:r>
            <w:proofErr w:type="spellEnd"/>
            <w:r w:rsidRPr="00E370A5">
              <w:rPr>
                <w:lang w:val="en-US"/>
                <w:rPrChange w:id="298" w:author="User" w:date="2026-09-21T17:23:00Z">
                  <w:rPr>
                    <w:sz w:val="16"/>
                    <w:lang w:val="en-US"/>
                  </w:rPr>
                </w:rPrChange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B0C3277" w14:textId="77777777" w:rsidR="001F269F" w:rsidRDefault="00071D62">
            <w:pPr>
              <w:ind w:firstLine="0"/>
              <w:jc w:val="left"/>
              <w:pPrChange w:id="299" w:author="User" w:date="2026-09-21T15:39:00Z">
                <w:pPr/>
              </w:pPrChange>
            </w:pPr>
            <w:r>
              <w:rPr>
                <w:lang w:val="en-US"/>
              </w:rPr>
              <w:t xml:space="preserve">АРМ </w:t>
            </w:r>
            <w:proofErr w:type="spellStart"/>
            <w:r>
              <w:rPr>
                <w:lang w:val="en-US"/>
              </w:rPr>
              <w:t>оператора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4DF90068" w14:textId="77777777" w:rsidR="001F269F" w:rsidRDefault="00071D62">
            <w:pPr>
              <w:ind w:firstLine="0"/>
              <w:jc w:val="left"/>
              <w:pPrChange w:id="300" w:author="User" w:date="2026-09-21T15:39:00Z">
                <w:pPr/>
              </w:pPrChange>
            </w:pPr>
            <w:r w:rsidRPr="00277077">
              <w:rPr>
                <w:rPrChange w:id="301" w:author="User" w:date="2026-09-21T15:39:00Z">
                  <w:rPr>
                    <w:lang w:val="en-US"/>
                  </w:rPr>
                </w:rPrChange>
              </w:rPr>
              <w:t xml:space="preserve">Централизованное наблюдение и координация нескольких экземпляров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302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6219588C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B4E6E9B" w14:textId="77777777" w:rsidR="001F269F" w:rsidRDefault="00071D62">
            <w:pPr>
              <w:ind w:firstLine="0"/>
              <w:jc w:val="center"/>
              <w:pPrChange w:id="303" w:author="User" w:date="2026-09-21T15:39:00Z">
                <w:pPr/>
              </w:pPrChange>
            </w:pPr>
            <w:proofErr w:type="spellStart"/>
            <w:r w:rsidRPr="00E370A5">
              <w:rPr>
                <w:lang w:val="en-US"/>
                <w:rPrChange w:id="304" w:author="User" w:date="2026-09-21T17:23:00Z">
                  <w:rPr>
                    <w:sz w:val="16"/>
                    <w:lang w:val="en-US"/>
                  </w:rPr>
                </w:rPrChange>
              </w:rPr>
              <w:lastRenderedPageBreak/>
              <w:t>HostAgent</w:t>
            </w:r>
            <w:proofErr w:type="spellEnd"/>
            <w:r w:rsidRPr="00E370A5">
              <w:rPr>
                <w:lang w:val="en-US"/>
                <w:rPrChange w:id="305" w:author="User" w:date="2026-09-21T17:23:00Z">
                  <w:rPr>
                    <w:sz w:val="16"/>
                    <w:lang w:val="en-US"/>
                  </w:rPr>
                </w:rPrChange>
              </w:rPr>
              <w:t xml:space="preserve"> (</w:t>
            </w:r>
            <w:proofErr w:type="spellStart"/>
            <w:r w:rsidRPr="00E370A5">
              <w:rPr>
                <w:lang w:val="en-US"/>
                <w:rPrChange w:id="306" w:author="User" w:date="2026-09-21T17:23:00Z">
                  <w:rPr>
                    <w:sz w:val="16"/>
                    <w:lang w:val="en-US"/>
                  </w:rPr>
                </w:rPrChange>
              </w:rPr>
              <w:t>RecorderHostAgent</w:t>
            </w:r>
            <w:proofErr w:type="spellEnd"/>
            <w:r w:rsidRPr="00E370A5">
              <w:rPr>
                <w:lang w:val="en-US"/>
                <w:rPrChange w:id="307" w:author="User" w:date="2026-09-21T17:23:00Z">
                  <w:rPr>
                    <w:sz w:val="16"/>
                    <w:lang w:val="en-US"/>
                  </w:rPr>
                </w:rPrChange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AF60367" w14:textId="77777777" w:rsidR="001F269F" w:rsidRDefault="00071D62">
            <w:pPr>
              <w:ind w:firstLine="0"/>
              <w:jc w:val="left"/>
              <w:pPrChange w:id="308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Каждый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управляемый</w:t>
            </w:r>
            <w:proofErr w:type="spellEnd"/>
            <w:r>
              <w:rPr>
                <w:lang w:val="en-US"/>
              </w:rPr>
              <w:t xml:space="preserve"> КИП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AED711D" w14:textId="77777777" w:rsidR="001F269F" w:rsidRDefault="00071D62">
            <w:pPr>
              <w:ind w:firstLine="0"/>
              <w:jc w:val="left"/>
              <w:pPrChange w:id="309" w:author="User" w:date="2026-09-21T15:39:00Z">
                <w:pPr/>
              </w:pPrChange>
            </w:pPr>
            <w:r w:rsidRPr="00277077">
              <w:rPr>
                <w:rPrChange w:id="310" w:author="User" w:date="2026-09-21T15:39:00Z">
                  <w:rPr>
                    <w:lang w:val="en-US"/>
                  </w:rPr>
                </w:rPrChange>
              </w:rPr>
              <w:t xml:space="preserve">Проверка доступности, запуск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311" w:author="User" w:date="2026-09-21T15:39:00Z">
                  <w:rPr>
                    <w:lang w:val="en-US"/>
                  </w:rPr>
                </w:rPrChange>
              </w:rPr>
              <w:t xml:space="preserve"> и разрешённое выключение ОС.</w:t>
            </w:r>
          </w:p>
        </w:tc>
      </w:tr>
    </w:tbl>
    <w:p w14:paraId="0166EC19" w14:textId="77777777" w:rsidR="00BD3B56" w:rsidRDefault="00BD3B56" w:rsidP="006C27AD">
      <w:pPr>
        <w:pStyle w:val="af3"/>
        <w:outlineLvl w:val="1"/>
        <w:rPr>
          <w:ins w:id="312" w:author="User" w:date="2026-09-21T15:39:00Z"/>
        </w:rPr>
      </w:pPr>
    </w:p>
    <w:p w14:paraId="647C2A82" w14:textId="77777777" w:rsidR="00CF7F83" w:rsidRPr="00341429" w:rsidRDefault="006C27AD" w:rsidP="006C27AD">
      <w:pPr>
        <w:pStyle w:val="af3"/>
        <w:outlineLvl w:val="1"/>
      </w:pPr>
      <w:bookmarkStart w:id="313" w:name="_Toc240903344"/>
      <w:r>
        <w:t>2.4 Назначение модулей СПО</w:t>
      </w:r>
      <w:bookmarkEnd w:id="313"/>
    </w:p>
    <w:p w14:paraId="0A77BC9C" w14:textId="77777777" w:rsidR="00CF7F83" w:rsidRPr="00341429" w:rsidRDefault="006C27AD" w:rsidP="006C27AD">
      <w:pPr>
        <w:pStyle w:val="af3"/>
        <w:outlineLvl w:val="1"/>
      </w:pPr>
      <w:bookmarkStart w:id="314" w:name="_Toc240903345"/>
      <w:r>
        <w:t xml:space="preserve">2.4.1 Модуль </w:t>
      </w:r>
      <w:proofErr w:type="spellStart"/>
      <w:r>
        <w:t>Rlnx</w:t>
      </w:r>
      <w:bookmarkEnd w:id="314"/>
      <w:proofErr w:type="spellEnd"/>
    </w:p>
    <w:p w14:paraId="2E8B6385" w14:textId="77777777" w:rsidR="001F269F" w:rsidRDefault="00071D62" w:rsidP="00D6743C">
      <w:proofErr w:type="spellStart"/>
      <w:r>
        <w:rPr>
          <w:lang w:val="en-US"/>
        </w:rPr>
        <w:t>Rlnx</w:t>
      </w:r>
      <w:proofErr w:type="spellEnd"/>
      <w:r w:rsidRPr="00277077">
        <w:rPr>
          <w:rPrChange w:id="315" w:author="User" w:date="2026-09-21T15:39:00Z">
            <w:rPr>
              <w:lang w:val="en-US"/>
            </w:rPr>
          </w:rPrChange>
        </w:rPr>
        <w:t xml:space="preserve"> является основным исполнительным модулем. Он настраивает приборы и каналы, формирует теги, применяет ГХ и расчёты, отображает текущие значения, осциллограммы, тренды и спектры, регистрирует </w:t>
      </w:r>
      <w:proofErr w:type="spellStart"/>
      <w:r w:rsidRPr="00277077">
        <w:rPr>
          <w:rPrChange w:id="316" w:author="User" w:date="2026-09-21T15:39:00Z">
            <w:rPr>
              <w:lang w:val="en-US"/>
            </w:rPr>
          </w:rPrChange>
        </w:rPr>
        <w:t>данны</w:t>
      </w:r>
      <w:proofErr w:type="spellEnd"/>
      <w:r w:rsidRPr="00277077">
        <w:rPr>
          <w:rPrChange w:id="317" w:author="User" w:date="2026-09-21T15:39:00Z">
            <w:rPr>
              <w:lang w:val="en-US"/>
            </w:rPr>
          </w:rPrChange>
        </w:rPr>
        <w:t xml:space="preserve"> в файлы и при настроенной подсистеме передаёт оценки в </w:t>
      </w:r>
      <w:r>
        <w:rPr>
          <w:lang w:val="en-US"/>
        </w:rPr>
        <w:t>SQL</w:t>
      </w:r>
      <w:r w:rsidRPr="00277077">
        <w:rPr>
          <w:rPrChange w:id="318" w:author="User" w:date="2026-09-21T15:39:00Z">
            <w:rPr>
              <w:lang w:val="en-US"/>
            </w:rPr>
          </w:rPrChange>
        </w:rPr>
        <w:t xml:space="preserve"> БД.</w:t>
      </w:r>
    </w:p>
    <w:p w14:paraId="3475BDA8" w14:textId="77777777" w:rsidR="00CF7F83" w:rsidRPr="00341429" w:rsidRDefault="006C27AD" w:rsidP="006C27AD">
      <w:pPr>
        <w:pStyle w:val="af3"/>
        <w:outlineLvl w:val="1"/>
      </w:pPr>
      <w:bookmarkStart w:id="319" w:name="_Toc240903346"/>
      <w:r>
        <w:t xml:space="preserve">2.4.2 Модуль </w:t>
      </w:r>
      <w:proofErr w:type="spellStart"/>
      <w:r>
        <w:t>RCPanel</w:t>
      </w:r>
      <w:bookmarkEnd w:id="319"/>
      <w:proofErr w:type="spellEnd"/>
    </w:p>
    <w:p w14:paraId="23F9B5CB" w14:textId="77777777" w:rsidR="001F269F" w:rsidRDefault="00071D62" w:rsidP="00D6743C">
      <w:proofErr w:type="spellStart"/>
      <w:r>
        <w:rPr>
          <w:lang w:val="en-US"/>
        </w:rPr>
        <w:t>RCPanel</w:t>
      </w:r>
      <w:proofErr w:type="spellEnd"/>
      <w:r w:rsidRPr="00277077">
        <w:rPr>
          <w:rPrChange w:id="320" w:author="User" w:date="2026-09-21T15:39:00Z">
            <w:rPr>
              <w:lang w:val="en-US"/>
            </w:rPr>
          </w:rPrChange>
        </w:rPr>
        <w:t xml:space="preserve"> показывает доступность и режимы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21" w:author="User" w:date="2026-09-21T15:39:00Z">
            <w:rPr>
              <w:lang w:val="en-US"/>
            </w:rPr>
          </w:rPrChange>
        </w:rPr>
        <w:t xml:space="preserve">, передаёт команды </w:t>
      </w:r>
      <w:r>
        <w:rPr>
          <w:lang w:val="en-US"/>
        </w:rPr>
        <w:t>Preview</w:t>
      </w:r>
      <w:r w:rsidRPr="00277077">
        <w:rPr>
          <w:rPrChange w:id="322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323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324" w:author="User" w:date="2026-09-21T15:39:00Z">
            <w:rPr>
              <w:lang w:val="en-US"/>
            </w:rPr>
          </w:rPrChange>
        </w:rPr>
        <w:t xml:space="preserve">, получает результаты команд и сведения о текущей записи. Модуль также обеспечивает работу с событиями записи, хранилищами и базой </w:t>
      </w:r>
      <w:r>
        <w:rPr>
          <w:lang w:val="en-US"/>
        </w:rPr>
        <w:t>SDB</w:t>
      </w:r>
      <w:r w:rsidRPr="00277077">
        <w:rPr>
          <w:rPrChange w:id="325" w:author="User" w:date="2026-09-21T15:39:00Z">
            <w:rPr>
              <w:lang w:val="en-US"/>
            </w:rPr>
          </w:rPrChange>
        </w:rPr>
        <w:t xml:space="preserve"> в пределах настроенной конфигурации.</w:t>
      </w:r>
    </w:p>
    <w:p w14:paraId="3DBFE578" w14:textId="77777777" w:rsidR="00CF7F83" w:rsidRPr="00341429" w:rsidRDefault="006C27AD" w:rsidP="006C27AD">
      <w:pPr>
        <w:pStyle w:val="af3"/>
        <w:outlineLvl w:val="1"/>
      </w:pPr>
      <w:bookmarkStart w:id="326" w:name="_Toc240903347"/>
      <w:r>
        <w:t xml:space="preserve">2.4.3 Модуль </w:t>
      </w:r>
      <w:proofErr w:type="spellStart"/>
      <w:r>
        <w:t>HostAgent</w:t>
      </w:r>
      <w:bookmarkEnd w:id="326"/>
      <w:proofErr w:type="spellEnd"/>
    </w:p>
    <w:p w14:paraId="05D2F354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27" w:author="User" w:date="2026-09-21T15:39:00Z">
            <w:rPr>
              <w:lang w:val="en-US"/>
            </w:rPr>
          </w:rPrChange>
        </w:rPr>
        <w:t xml:space="preserve"> работает в фоновом режиме на компьютере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28" w:author="User" w:date="2026-09-21T15:39:00Z">
            <w:rPr>
              <w:lang w:val="en-US"/>
            </w:rPr>
          </w:rPrChange>
        </w:rPr>
        <w:t xml:space="preserve"> и предоставляет только три операции: выдачу статуса, запуск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29" w:author="User" w:date="2026-09-21T15:39:00Z">
            <w:rPr>
              <w:lang w:val="en-US"/>
            </w:rPr>
          </w:rPrChange>
        </w:rPr>
        <w:t xml:space="preserve"> и разрешённое выключение ОС.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30" w:author="User" w:date="2026-09-21T15:39:00Z">
            <w:rPr>
              <w:lang w:val="en-US"/>
            </w:rPr>
          </w:rPrChange>
        </w:rPr>
        <w:t xml:space="preserve"> не получает измерительные данные, не заменяет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31" w:author="User" w:date="2026-09-21T15:39:00Z">
            <w:rPr>
              <w:lang w:val="en-US"/>
            </w:rPr>
          </w:rPrChange>
        </w:rPr>
        <w:t xml:space="preserve"> и не выполняет </w:t>
      </w:r>
      <w:r>
        <w:rPr>
          <w:lang w:val="en-US"/>
        </w:rPr>
        <w:t>Preview</w:t>
      </w:r>
      <w:r w:rsidRPr="00277077">
        <w:rPr>
          <w:rPrChange w:id="332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333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334" w:author="User" w:date="2026-09-21T15:39:00Z">
            <w:rPr>
              <w:lang w:val="en-US"/>
            </w:rPr>
          </w:rPrChange>
        </w:rPr>
        <w:t>.</w:t>
      </w:r>
    </w:p>
    <w:p w14:paraId="08CDA2FA" w14:textId="77777777" w:rsidR="00790821" w:rsidRPr="00E44A31" w:rsidRDefault="000C5809" w:rsidP="002A2DF7">
      <w:pPr>
        <w:pStyle w:val="11"/>
        <w:ind w:firstLine="0"/>
        <w:jc w:val="center"/>
      </w:pPr>
      <w:bookmarkStart w:id="335" w:name="_Toc240903348"/>
      <w:r>
        <w:lastRenderedPageBreak/>
        <w:t>3 Порядок работы с СПО СТТ и ВКУ</w:t>
      </w:r>
      <w:bookmarkEnd w:id="335"/>
    </w:p>
    <w:p w14:paraId="53F212E8" w14:textId="77777777" w:rsidR="001F269F" w:rsidRDefault="00071D62" w:rsidP="00D6743C">
      <w:r w:rsidRPr="00277077">
        <w:rPr>
          <w:rPrChange w:id="336" w:author="User" w:date="2026-09-21T15:39:00Z">
            <w:rPr>
              <w:lang w:val="en-US"/>
            </w:rPr>
          </w:rPrChange>
        </w:rPr>
        <w:t>1) Проверить питание и сетевую доступность компьютеров, измерительных приборов, каталогов проекта и записи.</w:t>
      </w:r>
    </w:p>
    <w:p w14:paraId="08CC3011" w14:textId="77777777" w:rsidR="001F269F" w:rsidRDefault="00071D62" w:rsidP="00D6743C">
      <w:r w:rsidRPr="00277077">
        <w:rPr>
          <w:rPrChange w:id="337" w:author="User" w:date="2026-09-21T15:39:00Z">
            <w:rPr>
              <w:lang w:val="en-US"/>
            </w:rPr>
          </w:rPrChange>
        </w:rPr>
        <w:t xml:space="preserve">2) Убедиться, что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38" w:author="User" w:date="2026-09-21T15:39:00Z">
            <w:rPr>
              <w:lang w:val="en-US"/>
            </w:rPr>
          </w:rPrChange>
        </w:rPr>
        <w:t xml:space="preserve"> запущен на тех КИП, где нужны дистанционный запуск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39" w:author="User" w:date="2026-09-21T15:39:00Z">
            <w:rPr>
              <w:lang w:val="en-US"/>
            </w:rPr>
          </w:rPrChange>
        </w:rPr>
        <w:t xml:space="preserve"> или выключение ОС.</w:t>
      </w:r>
    </w:p>
    <w:p w14:paraId="1C5CB13A" w14:textId="77777777" w:rsidR="001F269F" w:rsidRDefault="00071D62" w:rsidP="00D6743C">
      <w:r w:rsidRPr="00277077">
        <w:rPr>
          <w:rPrChange w:id="340" w:author="User" w:date="2026-09-21T15:39:00Z">
            <w:rPr>
              <w:lang w:val="en-US"/>
            </w:rPr>
          </w:rPrChange>
        </w:rPr>
        <w:t xml:space="preserve">3) Запустить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341" w:author="User" w:date="2026-09-21T15:39:00Z">
            <w:rPr>
              <w:lang w:val="en-US"/>
            </w:rPr>
          </w:rPrChange>
        </w:rPr>
        <w:t xml:space="preserve">, включить его </w:t>
      </w:r>
      <w:r>
        <w:rPr>
          <w:lang w:val="en-US"/>
        </w:rPr>
        <w:t>HTTP</w:t>
      </w:r>
      <w:r w:rsidRPr="00277077">
        <w:rPr>
          <w:rPrChange w:id="342" w:author="User" w:date="2026-09-21T15:39:00Z">
            <w:rPr>
              <w:lang w:val="en-US"/>
            </w:rPr>
          </w:rPrChange>
        </w:rPr>
        <w:t>-сервис и проверить перечень управляемых компьютеров.</w:t>
      </w:r>
    </w:p>
    <w:p w14:paraId="2B07C8A0" w14:textId="77777777" w:rsidR="001F269F" w:rsidRDefault="00071D62" w:rsidP="00D6743C">
      <w:r w:rsidRPr="00277077">
        <w:rPr>
          <w:rPrChange w:id="343" w:author="User" w:date="2026-09-21T15:39:00Z">
            <w:rPr>
              <w:lang w:val="en-US"/>
            </w:rPr>
          </w:rPrChange>
        </w:rPr>
        <w:t xml:space="preserve">4) Запустить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44" w:author="User" w:date="2026-09-21T15:39:00Z">
            <w:rPr>
              <w:lang w:val="en-US"/>
            </w:rPr>
          </w:rPrChange>
        </w:rPr>
        <w:t xml:space="preserve"> локально либо командой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345" w:author="User" w:date="2026-09-21T15:39:00Z">
            <w:rPr>
              <w:lang w:val="en-US"/>
            </w:rPr>
          </w:rPrChange>
        </w:rPr>
        <w:t xml:space="preserve"> через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46" w:author="User" w:date="2026-09-21T15:39:00Z">
            <w:rPr>
              <w:lang w:val="en-US"/>
            </w:rPr>
          </w:rPrChange>
        </w:rPr>
        <w:t xml:space="preserve">; дождаться регистрации и первого </w:t>
      </w:r>
      <w:r>
        <w:rPr>
          <w:lang w:val="en-US"/>
        </w:rPr>
        <w:t>heartbeat</w:t>
      </w:r>
      <w:r w:rsidRPr="00277077">
        <w:rPr>
          <w:rPrChange w:id="347" w:author="User" w:date="2026-09-21T15:39:00Z">
            <w:rPr>
              <w:lang w:val="en-US"/>
            </w:rPr>
          </w:rPrChange>
        </w:rPr>
        <w:t>.</w:t>
      </w:r>
    </w:p>
    <w:p w14:paraId="64A871B2" w14:textId="77777777" w:rsidR="001F269F" w:rsidRDefault="00071D62" w:rsidP="00D6743C">
      <w:r w:rsidRPr="00277077">
        <w:rPr>
          <w:rPrChange w:id="348" w:author="User" w:date="2026-09-21T15:39:00Z">
            <w:rPr>
              <w:lang w:val="en-US"/>
            </w:rPr>
          </w:rPrChange>
        </w:rPr>
        <w:t xml:space="preserve">5) В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49" w:author="User" w:date="2026-09-21T15:39:00Z">
            <w:rPr>
              <w:lang w:val="en-US"/>
            </w:rPr>
          </w:rPrChange>
        </w:rPr>
        <w:t xml:space="preserve"> выбрать проект СТТ или ВКУ, проверить состав приборов, каналов, тегов, ГХ, частоту опроса, периоды записи и формы отображения.</w:t>
      </w:r>
    </w:p>
    <w:p w14:paraId="2D1EB61F" w14:textId="77777777" w:rsidR="001F269F" w:rsidRDefault="00071D62" w:rsidP="00D6743C">
      <w:r w:rsidRPr="00277077">
        <w:rPr>
          <w:rPrChange w:id="350" w:author="User" w:date="2026-09-21T15:39:00Z">
            <w:rPr>
              <w:lang w:val="en-US"/>
            </w:rPr>
          </w:rPrChange>
        </w:rPr>
        <w:t xml:space="preserve">6) Перевести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51" w:author="User" w:date="2026-09-21T15:39:00Z">
            <w:rPr>
              <w:lang w:val="en-US"/>
            </w:rPr>
          </w:rPrChange>
        </w:rPr>
        <w:t xml:space="preserve"> в </w:t>
      </w:r>
      <w:r>
        <w:rPr>
          <w:lang w:val="en-US"/>
        </w:rPr>
        <w:t>Preview</w:t>
      </w:r>
      <w:r w:rsidRPr="00277077">
        <w:rPr>
          <w:rPrChange w:id="352" w:author="User" w:date="2026-09-21T15:39:00Z">
            <w:rPr>
              <w:lang w:val="en-US"/>
            </w:rPr>
          </w:rPrChange>
        </w:rPr>
        <w:t>. Проверить связь с приборами, текущие значения, единицы, диапазоны, уставки, тренды и диагностику.</w:t>
      </w:r>
    </w:p>
    <w:p w14:paraId="0E3D91CA" w14:textId="77777777" w:rsidR="001F269F" w:rsidRDefault="00071D62" w:rsidP="00D6743C">
      <w:r w:rsidRPr="00277077">
        <w:rPr>
          <w:rPrChange w:id="353" w:author="User" w:date="2026-09-21T15:39:00Z">
            <w:rPr>
              <w:lang w:val="en-US"/>
            </w:rPr>
          </w:rPrChange>
        </w:rPr>
        <w:t xml:space="preserve">7) Перевести нужные экземпляры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54" w:author="User" w:date="2026-09-21T15:39:00Z">
            <w:rPr>
              <w:lang w:val="en-US"/>
            </w:rPr>
          </w:rPrChange>
        </w:rPr>
        <w:t xml:space="preserve"> в </w:t>
      </w:r>
      <w:r>
        <w:rPr>
          <w:lang w:val="en-US"/>
        </w:rPr>
        <w:t>Record</w:t>
      </w:r>
      <w:r w:rsidRPr="00277077">
        <w:rPr>
          <w:rPrChange w:id="355" w:author="User" w:date="2026-09-21T15:39:00Z">
            <w:rPr>
              <w:lang w:val="en-US"/>
            </w:rPr>
          </w:rPrChange>
        </w:rPr>
        <w:t xml:space="preserve"> локально или групповой командой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356" w:author="User" w:date="2026-09-21T15:39:00Z">
            <w:rPr>
              <w:lang w:val="en-US"/>
            </w:rPr>
          </w:rPrChange>
        </w:rPr>
        <w:t>; убедиться в создании сеансов записи.</w:t>
      </w:r>
    </w:p>
    <w:p w14:paraId="6B0EB3A5" w14:textId="77777777" w:rsidR="001F269F" w:rsidRDefault="00071D62" w:rsidP="00D6743C">
      <w:r w:rsidRPr="00277077">
        <w:rPr>
          <w:rPrChange w:id="357" w:author="User" w:date="2026-09-21T15:39:00Z">
            <w:rPr>
              <w:lang w:val="en-US"/>
            </w:rPr>
          </w:rPrChange>
        </w:rPr>
        <w:t xml:space="preserve">8) По завершении измерения подать </w:t>
      </w:r>
      <w:r>
        <w:rPr>
          <w:lang w:val="en-US"/>
        </w:rPr>
        <w:t>Stop</w:t>
      </w:r>
      <w:r w:rsidRPr="00277077">
        <w:rPr>
          <w:rPrChange w:id="358" w:author="User" w:date="2026-09-21T15:39:00Z">
            <w:rPr>
              <w:lang w:val="en-US"/>
            </w:rPr>
          </w:rPrChange>
        </w:rPr>
        <w:t xml:space="preserve">, дождаться закрытия файлов и получения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359" w:author="User" w:date="2026-09-21T15:39:00Z">
            <w:rPr>
              <w:lang w:val="en-US"/>
            </w:rPr>
          </w:rPrChange>
        </w:rPr>
        <w:t xml:space="preserve"> событий завершения.</w:t>
      </w:r>
    </w:p>
    <w:p w14:paraId="2E0EA2CD" w14:textId="77777777" w:rsidR="001F269F" w:rsidRDefault="00071D62" w:rsidP="00D6743C">
      <w:r w:rsidRPr="00277077">
        <w:rPr>
          <w:rPrChange w:id="360" w:author="User" w:date="2026-09-21T15:39:00Z">
            <w:rPr>
              <w:lang w:val="en-US"/>
            </w:rPr>
          </w:rPrChange>
        </w:rPr>
        <w:t>9) Проверить файлы, записи БД и наличие данных для экспорта и постобработки.</w:t>
      </w:r>
    </w:p>
    <w:p w14:paraId="02884EA5" w14:textId="77777777" w:rsidR="001F269F" w:rsidRDefault="00071D62" w:rsidP="00D6743C">
      <w:r w:rsidRPr="00277077">
        <w:rPr>
          <w:rPrChange w:id="361" w:author="User" w:date="2026-09-21T15:39:00Z">
            <w:rPr>
              <w:lang w:val="en-US"/>
            </w:rPr>
          </w:rPrChange>
        </w:rPr>
        <w:t xml:space="preserve">Команда </w:t>
      </w:r>
      <w:r>
        <w:rPr>
          <w:lang w:val="en-US"/>
        </w:rPr>
        <w:t>Stop</w:t>
      </w:r>
      <w:r w:rsidRPr="00277077">
        <w:rPr>
          <w:rPrChange w:id="362" w:author="User" w:date="2026-09-21T15:39:00Z">
            <w:rPr>
              <w:lang w:val="en-US"/>
            </w:rPr>
          </w:rPrChange>
        </w:rPr>
        <w:t xml:space="preserve"> останавливает измерительный цикл и закрывает текущую запись, но не завершает процесс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63" w:author="User" w:date="2026-09-21T15:39:00Z">
            <w:rPr>
              <w:lang w:val="en-US"/>
            </w:rPr>
          </w:rPrChange>
        </w:rPr>
        <w:t xml:space="preserve">, не завершает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64" w:author="User" w:date="2026-09-21T15:39:00Z">
            <w:rPr>
              <w:lang w:val="en-US"/>
            </w:rPr>
          </w:rPrChange>
        </w:rPr>
        <w:t xml:space="preserve"> и не выключает компьютер. Закрытие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65" w:author="User" w:date="2026-09-21T15:39:00Z">
            <w:rPr>
              <w:lang w:val="en-US"/>
            </w:rPr>
          </w:rPrChange>
        </w:rPr>
        <w:t xml:space="preserve"> и выключение ОС являются отдельными действиями и допускаются только после </w:t>
      </w:r>
      <w:r>
        <w:rPr>
          <w:lang w:val="en-US"/>
        </w:rPr>
        <w:t>Stop</w:t>
      </w:r>
      <w:r w:rsidRPr="00277077">
        <w:rPr>
          <w:rPrChange w:id="366" w:author="User" w:date="2026-09-21T15:39:00Z">
            <w:rPr>
              <w:lang w:val="en-US"/>
            </w:rPr>
          </w:rPrChange>
        </w:rPr>
        <w:t>.</w:t>
      </w:r>
    </w:p>
    <w:p w14:paraId="423DBDF3" w14:textId="77777777" w:rsidR="00790821" w:rsidRPr="00E44A31" w:rsidRDefault="000C5809" w:rsidP="002A2DF7">
      <w:pPr>
        <w:pStyle w:val="11"/>
        <w:ind w:firstLine="0"/>
        <w:jc w:val="center"/>
      </w:pPr>
      <w:bookmarkStart w:id="367" w:name="_Toc240903349"/>
      <w:r>
        <w:lastRenderedPageBreak/>
        <w:t>4 Описание, запуск и настройка модулей СПО</w:t>
      </w:r>
      <w:bookmarkEnd w:id="367"/>
    </w:p>
    <w:p w14:paraId="55ACDAFC" w14:textId="77777777" w:rsidR="00CF7F83" w:rsidRPr="00341429" w:rsidRDefault="006C27AD" w:rsidP="006C27AD">
      <w:pPr>
        <w:pStyle w:val="af3"/>
        <w:outlineLvl w:val="1"/>
      </w:pPr>
      <w:bookmarkStart w:id="368" w:name="_Toc240903350"/>
      <w:r>
        <w:t xml:space="preserve">4.1 Модуль </w:t>
      </w:r>
      <w:proofErr w:type="spellStart"/>
      <w:r>
        <w:t>Rlnx</w:t>
      </w:r>
      <w:bookmarkEnd w:id="368"/>
      <w:proofErr w:type="spellEnd"/>
    </w:p>
    <w:p w14:paraId="6359DFDE" w14:textId="77777777" w:rsidR="001F269F" w:rsidRDefault="00071D62" w:rsidP="00D6743C">
      <w:r w:rsidRPr="00277077">
        <w:rPr>
          <w:rPrChange w:id="369" w:author="User" w:date="2026-09-21T15:39:00Z">
            <w:rPr>
              <w:lang w:val="en-US"/>
            </w:rPr>
          </w:rPrChange>
        </w:rPr>
        <w:t>Перед запуском измерений оператор выбирает измерительный проект и проверяет цепочку обработки: источник данных — аппаратный канал — аппаратная ГХ — тег — пользовательская ГХ и расчётные оценки — отображение и запись.</w:t>
      </w:r>
    </w:p>
    <w:p w14:paraId="09EE3E30" w14:textId="77777777" w:rsidR="001F269F" w:rsidRDefault="00071D62" w:rsidP="00D6743C">
      <w:r w:rsidRPr="00277077">
        <w:rPr>
          <w:rPrChange w:id="370" w:author="User" w:date="2026-09-21T15:39:00Z">
            <w:rPr>
              <w:lang w:val="en-US"/>
            </w:rPr>
          </w:rPrChange>
        </w:rPr>
        <w:t xml:space="preserve">Режим </w:t>
      </w:r>
      <w:r>
        <w:rPr>
          <w:lang w:val="en-US"/>
        </w:rPr>
        <w:t>Stop</w:t>
      </w:r>
      <w:r w:rsidRPr="00277077">
        <w:rPr>
          <w:rPrChange w:id="371" w:author="User" w:date="2026-09-21T15:39:00Z">
            <w:rPr>
              <w:lang w:val="en-US"/>
            </w:rPr>
          </w:rPrChange>
        </w:rPr>
        <w:t xml:space="preserve"> используется для изменения аппаратной конфигурации. В </w:t>
      </w:r>
      <w:r>
        <w:rPr>
          <w:lang w:val="en-US"/>
        </w:rPr>
        <w:t>Preview</w:t>
      </w:r>
      <w:r w:rsidRPr="00277077">
        <w:rPr>
          <w:rPrChange w:id="372" w:author="User" w:date="2026-09-21T15:39:00Z">
            <w:rPr>
              <w:lang w:val="en-US"/>
            </w:rPr>
          </w:rPrChange>
        </w:rPr>
        <w:t xml:space="preserve"> выполняются подключение к источникам, проверка связи и оперативное отображение без основной файловой записи. В </w:t>
      </w:r>
      <w:r>
        <w:rPr>
          <w:lang w:val="en-US"/>
        </w:rPr>
        <w:t>Record</w:t>
      </w:r>
      <w:r w:rsidRPr="00277077">
        <w:rPr>
          <w:rPrChange w:id="373" w:author="User" w:date="2026-09-21T15:39:00Z">
            <w:rPr>
              <w:lang w:val="en-US"/>
            </w:rPr>
          </w:rPrChange>
        </w:rPr>
        <w:t xml:space="preserve"> открывается новый сеанс, данные записываются в каталог, а выбранные оценки могут дополнительно передаваться в </w:t>
      </w:r>
      <w:r>
        <w:rPr>
          <w:lang w:val="en-US"/>
        </w:rPr>
        <w:t>SQL</w:t>
      </w:r>
      <w:r w:rsidRPr="00277077">
        <w:rPr>
          <w:rPrChange w:id="374" w:author="User" w:date="2026-09-21T15:39:00Z">
            <w:rPr>
              <w:lang w:val="en-US"/>
            </w:rPr>
          </w:rPrChange>
        </w:rPr>
        <w:t xml:space="preserve"> БД.</w:t>
      </w:r>
    </w:p>
    <w:p w14:paraId="13D4788E" w14:textId="77777777" w:rsidR="00CF7F83" w:rsidRPr="00341429" w:rsidRDefault="006C27AD" w:rsidP="006C27AD">
      <w:pPr>
        <w:pStyle w:val="af3"/>
        <w:outlineLvl w:val="1"/>
      </w:pPr>
      <w:bookmarkStart w:id="375" w:name="_Toc240903351"/>
      <w:r>
        <w:t>4.1.1 Работа в конфигурации СТТ</w:t>
      </w:r>
      <w:bookmarkEnd w:id="375"/>
    </w:p>
    <w:p w14:paraId="59218D24" w14:textId="77777777" w:rsidR="00CF7F83" w:rsidRDefault="001373A4" w:rsidP="00335D55">
      <w:pPr>
        <w:pStyle w:val="a3"/>
      </w:pPr>
      <w:r>
        <w:rPr>
          <w:rPrChange w:id="376" w:author="SkripnikAA" w:date="2026-09-21T12:50:00Z">
            <w:rPr>
              <w:lang w:val="en-US"/>
            </w:rPr>
          </w:rPrChange>
        </w:rPr>
        <w:t>Задать типы первичных преобразователей, диапазоны, единицы, ГХ, частоты опроса от 1 до 200 Гц в пределах возможностей прибора и периоды записи по группам точек.</w:t>
      </w:r>
    </w:p>
    <w:p w14:paraId="773088B3" w14:textId="77777777" w:rsidR="00CF7F83" w:rsidRDefault="001373A4" w:rsidP="00335D55">
      <w:pPr>
        <w:pStyle w:val="a3"/>
      </w:pPr>
      <w:r>
        <w:rPr>
          <w:rPrChange w:id="377" w:author="SkripnikAA" w:date="2026-09-21T12:50:00Z">
            <w:rPr>
              <w:lang w:val="en-US"/>
            </w:rPr>
          </w:rPrChange>
        </w:rPr>
        <w:t>Настроить мнемосхемы, оперативные и исторические тренды, индивидуальные и групповые уставки, а также индикацию отказов каналов и линий связи.</w:t>
      </w:r>
    </w:p>
    <w:p w14:paraId="1BF92714" w14:textId="77777777" w:rsidR="00CF7F83" w:rsidRDefault="001373A4" w:rsidP="00335D55">
      <w:pPr>
        <w:pStyle w:val="a3"/>
      </w:pPr>
      <w:r>
        <w:rPr>
          <w:rPrChange w:id="378" w:author="SkripnikAA" w:date="2026-09-21T12:50:00Z">
            <w:rPr>
              <w:lang w:val="en-US"/>
            </w:rPr>
          </w:rPrChange>
        </w:rPr>
        <w:t xml:space="preserve">Для оценки НДС включить в проект расчётные каналы пересчёта деформаций в напряжения для принятой схемы </w:t>
      </w:r>
      <w:proofErr w:type="spellStart"/>
      <w:r>
        <w:rPr>
          <w:rPrChange w:id="379" w:author="SkripnikAA" w:date="2026-09-21T12:50:00Z">
            <w:rPr>
              <w:lang w:val="en-US"/>
            </w:rPr>
          </w:rPrChange>
        </w:rPr>
        <w:t>тензорозетки</w:t>
      </w:r>
      <w:proofErr w:type="spellEnd"/>
      <w:r>
        <w:rPr>
          <w:rPrChange w:id="380" w:author="SkripnikAA" w:date="2026-09-21T12:50:00Z">
            <w:rPr>
              <w:lang w:val="en-US"/>
            </w:rPr>
          </w:rPrChange>
        </w:rPr>
        <w:t>. Формулы, поправки и критерии достоверности задаются в утверждённой конфигурации системы.</w:t>
      </w:r>
    </w:p>
    <w:p w14:paraId="405CDB0B" w14:textId="77777777" w:rsidR="00CF7F83" w:rsidRPr="00341429" w:rsidRDefault="006C27AD" w:rsidP="006C27AD">
      <w:pPr>
        <w:pStyle w:val="af3"/>
        <w:outlineLvl w:val="1"/>
      </w:pPr>
      <w:bookmarkStart w:id="381" w:name="_Toc240903352"/>
      <w:r>
        <w:t>4.1.2 Работа в конфигурации ВКУ</w:t>
      </w:r>
      <w:bookmarkEnd w:id="381"/>
    </w:p>
    <w:p w14:paraId="454C185A" w14:textId="77777777" w:rsidR="00CF7F83" w:rsidRDefault="001373A4" w:rsidP="00335D55">
      <w:pPr>
        <w:pStyle w:val="a3"/>
      </w:pPr>
      <w:r>
        <w:rPr>
          <w:rPrChange w:id="382" w:author="SkripnikAA" w:date="2026-09-21T12:50:00Z">
            <w:rPr>
              <w:lang w:val="en-US"/>
            </w:rPr>
          </w:rPrChange>
        </w:rPr>
        <w:t xml:space="preserve">Задать каналы </w:t>
      </w:r>
      <w:proofErr w:type="spellStart"/>
      <w:r>
        <w:rPr>
          <w:rPrChange w:id="383" w:author="SkripnikAA" w:date="2026-09-21T12:50:00Z">
            <w:rPr>
              <w:lang w:val="en-US"/>
            </w:rPr>
          </w:rPrChange>
        </w:rPr>
        <w:t>виброускорения</w:t>
      </w:r>
      <w:proofErr w:type="spellEnd"/>
      <w:r>
        <w:rPr>
          <w:rPrChange w:id="384" w:author="SkripnikAA" w:date="2026-09-21T12:50:00Z">
            <w:rPr>
              <w:lang w:val="en-US"/>
            </w:rPr>
          </w:rPrChange>
        </w:rPr>
        <w:t>, частоту дискретизации, диапазоны и формат записи сырого сигнала.</w:t>
      </w:r>
    </w:p>
    <w:p w14:paraId="134F08FE" w14:textId="77777777" w:rsidR="00CF7F83" w:rsidRDefault="001373A4" w:rsidP="00335D55">
      <w:pPr>
        <w:pStyle w:val="a3"/>
      </w:pPr>
      <w:r>
        <w:rPr>
          <w:rPrChange w:id="385" w:author="SkripnikAA" w:date="2026-09-21T12:50:00Z">
            <w:rPr>
              <w:lang w:val="en-US"/>
            </w:rPr>
          </w:rPrChange>
        </w:rPr>
        <w:t>Настроить ФНЧ, ФВЧ и полосовую фильтрацию, однократное или двукратное интегрирование, размер БПФ и частотное разрешение.</w:t>
      </w:r>
    </w:p>
    <w:p w14:paraId="5A18B903" w14:textId="77777777" w:rsidR="00CF7F83" w:rsidRDefault="001373A4" w:rsidP="00335D55">
      <w:pPr>
        <w:pStyle w:val="a3"/>
      </w:pPr>
      <w:r>
        <w:rPr>
          <w:rPrChange w:id="386" w:author="SkripnikAA" w:date="2026-09-21T12:50:00Z">
            <w:rPr>
              <w:lang w:val="en-US"/>
            </w:rPr>
          </w:rPrChange>
        </w:rPr>
        <w:t xml:space="preserve">Включить требуемые оценки: СКЗ, размах, пик-фактор, коэффициент эксцесса, </w:t>
      </w:r>
      <w:proofErr w:type="spellStart"/>
      <w:r>
        <w:rPr>
          <w:rPrChange w:id="387" w:author="SkripnikAA" w:date="2026-09-21T12:50:00Z">
            <w:rPr>
              <w:lang w:val="en-US"/>
            </w:rPr>
          </w:rPrChange>
        </w:rPr>
        <w:t>автоспектры</w:t>
      </w:r>
      <w:proofErr w:type="spellEnd"/>
      <w:r>
        <w:rPr>
          <w:rPrChange w:id="388" w:author="SkripnikAA" w:date="2026-09-21T12:50:00Z">
            <w:rPr>
              <w:lang w:val="en-US"/>
            </w:rPr>
          </w:rPrChange>
        </w:rPr>
        <w:t xml:space="preserve">, полосовые спектры, гармоники и </w:t>
      </w:r>
      <w:proofErr w:type="spellStart"/>
      <w:r>
        <w:rPr>
          <w:rPrChange w:id="389" w:author="SkripnikAA" w:date="2026-09-21T12:50:00Z">
            <w:rPr>
              <w:lang w:val="en-US"/>
            </w:rPr>
          </w:rPrChange>
        </w:rPr>
        <w:t>субгармоники</w:t>
      </w:r>
      <w:proofErr w:type="spellEnd"/>
      <w:r>
        <w:rPr>
          <w:rPrChange w:id="390" w:author="SkripnikAA" w:date="2026-09-21T12:50:00Z">
            <w:rPr>
              <w:lang w:val="en-US"/>
            </w:rPr>
          </w:rPrChange>
        </w:rPr>
        <w:t xml:space="preserve"> с амплитудами ускорения, скорости или перемещения.</w:t>
      </w:r>
    </w:p>
    <w:p w14:paraId="017E7F89" w14:textId="77777777" w:rsidR="00CF7F83" w:rsidRDefault="001373A4" w:rsidP="00335D55">
      <w:pPr>
        <w:pStyle w:val="a3"/>
      </w:pPr>
      <w:r>
        <w:rPr>
          <w:rPrChange w:id="391" w:author="SkripnikAA" w:date="2026-09-21T12:50:00Z">
            <w:rPr>
              <w:lang w:val="en-US"/>
            </w:rPr>
          </w:rPrChange>
        </w:rPr>
        <w:t xml:space="preserve">Настроить тренды </w:t>
      </w:r>
      <w:proofErr w:type="spellStart"/>
      <w:r>
        <w:rPr>
          <w:rPrChange w:id="392" w:author="SkripnikAA" w:date="2026-09-21T12:50:00Z">
            <w:rPr>
              <w:lang w:val="en-US"/>
            </w:rPr>
          </w:rPrChange>
        </w:rPr>
        <w:t>виброускорения</w:t>
      </w:r>
      <w:proofErr w:type="spellEnd"/>
      <w:r>
        <w:rPr>
          <w:rPrChange w:id="393" w:author="SkripnikAA" w:date="2026-09-21T12:50:00Z">
            <w:rPr>
              <w:lang w:val="en-US"/>
            </w:rPr>
          </w:rPrChange>
        </w:rPr>
        <w:t xml:space="preserve">, виброскорости и </w:t>
      </w:r>
      <w:proofErr w:type="spellStart"/>
      <w:r>
        <w:rPr>
          <w:rPrChange w:id="394" w:author="SkripnikAA" w:date="2026-09-21T12:50:00Z">
            <w:rPr>
              <w:lang w:val="en-US"/>
            </w:rPr>
          </w:rPrChange>
        </w:rPr>
        <w:t>виброперемещения</w:t>
      </w:r>
      <w:proofErr w:type="spellEnd"/>
      <w:r>
        <w:rPr>
          <w:rPrChange w:id="395" w:author="SkripnikAA" w:date="2026-09-21T12:50:00Z">
            <w:rPr>
              <w:lang w:val="en-US"/>
            </w:rPr>
          </w:rPrChange>
        </w:rPr>
        <w:t xml:space="preserve"> для сравнения режимов и наработки.</w:t>
      </w:r>
    </w:p>
    <w:p w14:paraId="6CEF5D45" w14:textId="77777777" w:rsidR="00CF7F83" w:rsidRPr="00341429" w:rsidRDefault="006C27AD" w:rsidP="006C27AD">
      <w:pPr>
        <w:pStyle w:val="af3"/>
        <w:outlineLvl w:val="1"/>
      </w:pPr>
      <w:bookmarkStart w:id="396" w:name="_Toc240903353"/>
      <w:r>
        <w:t>4.1.3 Архив, БД и выгрузка</w:t>
      </w:r>
      <w:bookmarkEnd w:id="396"/>
    </w:p>
    <w:p w14:paraId="35DA0A3E" w14:textId="77777777" w:rsidR="001F269F" w:rsidRDefault="00071D62" w:rsidP="00D6743C">
      <w:r w:rsidRPr="00277077">
        <w:rPr>
          <w:rPrChange w:id="397" w:author="User" w:date="2026-09-21T15:39:00Z">
            <w:rPr>
              <w:lang w:val="en-US"/>
            </w:rPr>
          </w:rPrChange>
        </w:rPr>
        <w:t xml:space="preserve">Файловая запись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98" w:author="User" w:date="2026-09-21T15:39:00Z">
            <w:rPr>
              <w:lang w:val="en-US"/>
            </w:rPr>
          </w:rPrChange>
        </w:rPr>
        <w:t xml:space="preserve"> является основным архивом сырых измерительных данных. </w:t>
      </w:r>
      <w:r>
        <w:rPr>
          <w:lang w:val="en-US"/>
        </w:rPr>
        <w:t>SQL</w:t>
      </w:r>
      <w:r w:rsidRPr="00277077">
        <w:rPr>
          <w:rPrChange w:id="399" w:author="User" w:date="2026-09-21T15:39:00Z">
            <w:rPr>
              <w:lang w:val="en-US"/>
            </w:rPr>
          </w:rPrChange>
        </w:rPr>
        <w:t xml:space="preserve"> БД хранит выбранные оценки и метаданные и не заменяет файловую </w:t>
      </w:r>
      <w:r w:rsidRPr="00277077">
        <w:rPr>
          <w:rPrChange w:id="400" w:author="User" w:date="2026-09-21T15:39:00Z">
            <w:rPr>
              <w:lang w:val="en-US"/>
            </w:rPr>
          </w:rPrChange>
        </w:rPr>
        <w:lastRenderedPageBreak/>
        <w:t>запись. Однократно заданные в проекте имена, ГХ, расчёты, уставки и формы используются при последующих запусках и постобработке.</w:t>
      </w:r>
    </w:p>
    <w:p w14:paraId="08C7BA61" w14:textId="77777777" w:rsidR="001F269F" w:rsidRDefault="00071D62" w:rsidP="00D6743C">
      <w:r w:rsidRPr="00277077">
        <w:rPr>
          <w:rPrChange w:id="401" w:author="User" w:date="2026-09-21T15:39:00Z">
            <w:rPr>
              <w:lang w:val="en-US"/>
            </w:rPr>
          </w:rPrChange>
        </w:rPr>
        <w:t xml:space="preserve">Выгрузка для внешней обработки выполняется средствами проекта или сопутствующими утилитами в текстовый или табличный формат. Для требуемого ТЗ представления формируются колонка дискретного времени и колонка физической величины. Тип файла — </w:t>
      </w:r>
      <w:r>
        <w:rPr>
          <w:lang w:val="en-US"/>
        </w:rPr>
        <w:t>TXT</w:t>
      </w:r>
      <w:r w:rsidRPr="00277077">
        <w:rPr>
          <w:rPrChange w:id="402" w:author="User" w:date="2026-09-21T15:39:00Z">
            <w:rPr>
              <w:lang w:val="en-US"/>
            </w:rPr>
          </w:rPrChange>
        </w:rPr>
        <w:t xml:space="preserve"> или </w:t>
      </w:r>
      <w:r>
        <w:rPr>
          <w:lang w:val="en-US"/>
        </w:rPr>
        <w:t>XLSX</w:t>
      </w:r>
      <w:r w:rsidRPr="00277077">
        <w:rPr>
          <w:rPrChange w:id="403" w:author="User" w:date="2026-09-21T15:39:00Z">
            <w:rPr>
              <w:lang w:val="en-US"/>
            </w:rPr>
          </w:rPrChange>
        </w:rPr>
        <w:t xml:space="preserve"> — выбирается в соответствии с задачей и конфигурацией системы.</w:t>
      </w:r>
    </w:p>
    <w:p w14:paraId="7145C425" w14:textId="77777777" w:rsidR="00CF7F83" w:rsidRPr="00341429" w:rsidRDefault="006C27AD" w:rsidP="006C27AD">
      <w:pPr>
        <w:pStyle w:val="af3"/>
        <w:outlineLvl w:val="1"/>
      </w:pPr>
      <w:bookmarkStart w:id="404" w:name="_Toc240903354"/>
      <w:r>
        <w:t xml:space="preserve">4.1.4 Настройка </w:t>
      </w:r>
      <w:proofErr w:type="spellStart"/>
      <w:r>
        <w:t>RecorderLnx</w:t>
      </w:r>
      <w:bookmarkEnd w:id="404"/>
      <w:proofErr w:type="spellEnd"/>
    </w:p>
    <w:p w14:paraId="1C82C664" w14:textId="77777777" w:rsidR="001F269F" w:rsidRDefault="00071D62" w:rsidP="00D6743C">
      <w:r>
        <w:rPr>
          <w:rPrChange w:id="405" w:author="User" w:date="2026-09-21T15:39:00Z">
            <w:rPr>
              <w:lang w:val="en-US"/>
            </w:rPr>
          </w:rPrChange>
        </w:rPr>
        <w:t xml:space="preserve">Настройка </w:t>
      </w:r>
      <w:proofErr w:type="spellStart"/>
      <w:r>
        <w:rPr>
          <w:rPrChange w:id="406" w:author="User" w:date="2026-09-21T15:39:00Z">
            <w:rPr>
              <w:lang w:val="en-US"/>
            </w:rPr>
          </w:rPrChange>
        </w:rPr>
        <w:t>Rlnx</w:t>
      </w:r>
      <w:proofErr w:type="spellEnd"/>
      <w:r>
        <w:rPr>
          <w:rPrChange w:id="407" w:author="User" w:date="2026-09-21T15:39:00Z">
            <w:rPr>
              <w:lang w:val="en-US"/>
            </w:rPr>
          </w:rPrChange>
        </w:rPr>
        <w:t xml:space="preserve"> выполняется в режиме Stop. Оператор задаёт рабочие каталоги, параметры обновления данных, правила файловой записи, параметры SQL БД, подключение к </w:t>
      </w:r>
      <w:proofErr w:type="spellStart"/>
      <w:r>
        <w:rPr>
          <w:rPrChange w:id="408" w:author="User" w:date="2026-09-21T15:39:00Z">
            <w:rPr>
              <w:lang w:val="en-US"/>
            </w:rPr>
          </w:rPrChange>
        </w:rPr>
        <w:t>RCPanel</w:t>
      </w:r>
      <w:proofErr w:type="spellEnd"/>
      <w:r>
        <w:rPr>
          <w:rPrChange w:id="409" w:author="User" w:date="2026-09-21T15:39:00Z">
            <w:rPr>
              <w:lang w:val="en-US"/>
            </w:rPr>
          </w:rPrChange>
        </w:rPr>
        <w:t xml:space="preserve"> и системное время. Изменение параметров не должно выполняться во время активной записи.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19262ED2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6001A30C" w14:textId="77777777" w:rsidR="001F269F" w:rsidRDefault="00071D62" w:rsidP="00E370A5">
            <w:pPr>
              <w:ind w:firstLine="0"/>
              <w:pPrChange w:id="410" w:author="User" w:date="2026-09-21T17:23:00Z">
                <w:pPr/>
              </w:pPrChange>
            </w:pPr>
            <w:r w:rsidRPr="00E370A5">
              <w:rPr>
                <w:rPrChange w:id="411" w:author="User" w:date="2026-09-21T17:23:00Z">
                  <w:rPr>
                    <w:lang w:val="en-US"/>
                  </w:rPr>
                </w:rPrChange>
              </w:rPr>
              <w:t>Группа настроек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39D8F075" w14:textId="77777777" w:rsidR="001F269F" w:rsidRDefault="00071D62" w:rsidP="00E370A5">
            <w:pPr>
              <w:ind w:firstLine="0"/>
              <w:pPrChange w:id="412" w:author="User" w:date="2026-09-21T17:23:00Z">
                <w:pPr/>
              </w:pPrChange>
            </w:pPr>
            <w:r>
              <w:rPr>
                <w:rPrChange w:id="413" w:author="User" w:date="2026-09-21T15:39:00Z">
                  <w:rPr>
                    <w:lang w:val="en-US"/>
                  </w:rPr>
                </w:rPrChange>
              </w:rPr>
              <w:t>Что задаёт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528D7DF6" w14:textId="77777777" w:rsidR="001F269F" w:rsidRDefault="00071D62" w:rsidP="00E370A5">
            <w:pPr>
              <w:ind w:firstLine="0"/>
              <w:pPrChange w:id="414" w:author="User" w:date="2026-09-21T17:23:00Z">
                <w:pPr/>
              </w:pPrChange>
            </w:pPr>
            <w:r>
              <w:rPr>
                <w:rPrChange w:id="415" w:author="User" w:date="2026-09-21T15:39:00Z">
                  <w:rPr>
                    <w:lang w:val="en-US"/>
                  </w:rPr>
                </w:rPrChange>
              </w:rPr>
              <w:t>Влияние</w:t>
            </w:r>
          </w:p>
        </w:tc>
      </w:tr>
      <w:tr w:rsidR="00CF7F83" w:rsidRPr="003411A0" w14:paraId="250DF9EC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8DEE9B4" w14:textId="77777777" w:rsidR="001F269F" w:rsidRDefault="00071D62" w:rsidP="00E370A5">
            <w:pPr>
              <w:ind w:firstLine="0"/>
              <w:pPrChange w:id="416" w:author="User" w:date="2026-09-21T17:23:00Z">
                <w:pPr/>
              </w:pPrChange>
            </w:pPr>
            <w:r w:rsidRPr="00E370A5">
              <w:rPr>
                <w:rPrChange w:id="417" w:author="User" w:date="2026-09-21T17:23:00Z">
                  <w:rPr>
                    <w:lang w:val="en-US"/>
                  </w:rPr>
                </w:rPrChange>
              </w:rPr>
              <w:t>Каталоги и файлы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AB8A02B" w14:textId="77777777" w:rsidR="001F269F" w:rsidRDefault="00071D62">
            <w:pPr>
              <w:ind w:firstLine="0"/>
              <w:jc w:val="left"/>
              <w:pPrChange w:id="418" w:author="User" w:date="2026-09-21T16:14:00Z">
                <w:pPr/>
              </w:pPrChange>
            </w:pPr>
            <w:r>
              <w:rPr>
                <w:rPrChange w:id="419" w:author="User" w:date="2026-09-21T15:39:00Z">
                  <w:rPr>
                    <w:lang w:val="en-US"/>
                  </w:rPr>
                </w:rPrChange>
              </w:rPr>
              <w:t>Каталог проекта, каталог записи, имена и разбиение файлов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7E55C2D" w14:textId="77777777" w:rsidR="001F269F" w:rsidRDefault="00071D62">
            <w:pPr>
              <w:ind w:firstLine="0"/>
              <w:jc w:val="left"/>
              <w:pPrChange w:id="420" w:author="User" w:date="2026-09-21T16:14:00Z">
                <w:pPr/>
              </w:pPrChange>
            </w:pPr>
            <w:r>
              <w:rPr>
                <w:rPrChange w:id="421" w:author="User" w:date="2026-09-21T15:39:00Z">
                  <w:rPr>
                    <w:lang w:val="en-US"/>
                  </w:rPr>
                </w:rPrChange>
              </w:rPr>
              <w:t>Определяет, где хранятся конфигурация и измерительные сеансы.</w:t>
            </w:r>
          </w:p>
        </w:tc>
      </w:tr>
      <w:tr w:rsidR="00CF7F83" w:rsidRPr="003411A0" w14:paraId="1661C85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2439A8D4" w14:textId="77777777" w:rsidR="001F269F" w:rsidRDefault="00071D62" w:rsidP="00E370A5">
            <w:pPr>
              <w:ind w:firstLine="0"/>
              <w:pPrChange w:id="422" w:author="User" w:date="2026-09-21T17:23:00Z">
                <w:pPr/>
              </w:pPrChange>
            </w:pPr>
            <w:r w:rsidRPr="00E370A5">
              <w:rPr>
                <w:rPrChange w:id="423" w:author="User" w:date="2026-09-21T17:23:00Z">
                  <w:rPr>
                    <w:lang w:val="en-US"/>
                  </w:rPr>
                </w:rPrChange>
              </w:rPr>
              <w:t>Обновление данных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30E9B8A" w14:textId="77777777" w:rsidR="001F269F" w:rsidRDefault="00071D62" w:rsidP="00D6743C">
            <w:pPr>
              <w:ind w:firstLine="0"/>
              <w:jc w:val="left"/>
            </w:pPr>
            <w:r>
              <w:rPr>
                <w:rPrChange w:id="424" w:author="User" w:date="2026-09-21T15:39:00Z">
                  <w:rPr>
                    <w:lang w:val="en-US"/>
                  </w:rPr>
                </w:rPrChange>
              </w:rPr>
              <w:t>Период передачи накопленных значений в компоненты UI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271E4C2" w14:textId="77777777" w:rsidR="001F269F" w:rsidRDefault="00071D62">
            <w:pPr>
              <w:ind w:firstLine="0"/>
              <w:jc w:val="left"/>
              <w:pPrChange w:id="425" w:author="User" w:date="2026-09-21T16:14:00Z">
                <w:pPr/>
              </w:pPrChange>
            </w:pPr>
            <w:r>
              <w:rPr>
                <w:rPrChange w:id="426" w:author="User" w:date="2026-09-21T15:39:00Z">
                  <w:rPr>
                    <w:lang w:val="en-US"/>
                  </w:rPr>
                </w:rPrChange>
              </w:rPr>
              <w:t>Влияет на отзывчивость трендов и текущих оценок, но не меняет частоту опроса прибора.</w:t>
            </w:r>
          </w:p>
        </w:tc>
      </w:tr>
      <w:tr w:rsidR="00CF7F83" w:rsidRPr="003411A0" w14:paraId="50F58CB7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04F4769" w14:textId="77777777" w:rsidR="001F269F" w:rsidRDefault="00071D62" w:rsidP="00E370A5">
            <w:pPr>
              <w:ind w:firstLine="0"/>
              <w:pPrChange w:id="427" w:author="User" w:date="2026-09-21T17:23:00Z">
                <w:pPr/>
              </w:pPrChange>
            </w:pPr>
            <w:r w:rsidRPr="00E370A5">
              <w:rPr>
                <w:rPrChange w:id="428" w:author="User" w:date="2026-09-21T17:23:00Z">
                  <w:rPr>
                    <w:lang w:val="en-US"/>
                  </w:rPr>
                </w:rPrChange>
              </w:rPr>
              <w:t>Сохранение конфигурации с данными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3C735B84" w14:textId="77777777" w:rsidR="001F269F" w:rsidRDefault="00071D62">
            <w:pPr>
              <w:ind w:firstLine="0"/>
              <w:jc w:val="left"/>
              <w:pPrChange w:id="429" w:author="User" w:date="2026-09-21T16:14:00Z">
                <w:pPr/>
              </w:pPrChange>
            </w:pPr>
            <w:r>
              <w:rPr>
                <w:rPrChange w:id="430" w:author="User" w:date="2026-09-21T15:39:00Z">
                  <w:rPr>
                    <w:lang w:val="en-US"/>
                  </w:rPr>
                </w:rPrChange>
              </w:rPr>
              <w:t>Копирование актуальной конфигурации рядом с записью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08A9EA9" w14:textId="77777777" w:rsidR="001F269F" w:rsidRDefault="00071D62">
            <w:pPr>
              <w:ind w:firstLine="0"/>
              <w:jc w:val="left"/>
              <w:pPrChange w:id="431" w:author="User" w:date="2026-09-21T16:14:00Z">
                <w:pPr/>
              </w:pPrChange>
            </w:pPr>
            <w:r>
              <w:rPr>
                <w:rPrChange w:id="432" w:author="User" w:date="2026-09-21T15:39:00Z">
                  <w:rPr>
                    <w:lang w:val="en-US"/>
                  </w:rPr>
                </w:rPrChange>
              </w:rPr>
              <w:t>Позволяет восстановить теги, ГХ и формуляры именно этого сеанса.</w:t>
            </w:r>
          </w:p>
        </w:tc>
      </w:tr>
      <w:tr w:rsidR="00CF7F83" w:rsidRPr="003411A0" w14:paraId="6BEB355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72421B8" w14:textId="77777777" w:rsidR="001F269F" w:rsidRDefault="00071D62" w:rsidP="00E370A5">
            <w:pPr>
              <w:ind w:firstLine="0"/>
              <w:pPrChange w:id="433" w:author="User" w:date="2026-09-21T17:23:00Z">
                <w:pPr/>
              </w:pPrChange>
            </w:pPr>
            <w:r w:rsidRPr="00E370A5">
              <w:rPr>
                <w:rPrChange w:id="434" w:author="User" w:date="2026-09-21T17:23:00Z">
                  <w:rPr>
                    <w:lang w:val="en-US"/>
                  </w:rPr>
                </w:rPrChange>
              </w:rPr>
              <w:t>Время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02E767F" w14:textId="77777777" w:rsidR="001F269F" w:rsidRDefault="00071D62">
            <w:pPr>
              <w:ind w:firstLine="0"/>
              <w:jc w:val="left"/>
              <w:pPrChange w:id="435" w:author="User" w:date="2026-09-21T16:14:00Z">
                <w:pPr/>
              </w:pPrChange>
            </w:pPr>
            <w:r>
              <w:rPr>
                <w:rPrChange w:id="436" w:author="User" w:date="2026-09-21T15:39:00Z">
                  <w:rPr>
                    <w:lang w:val="en-US"/>
                  </w:rPr>
                </w:rPrChange>
              </w:rPr>
              <w:t>Источник и синхронизация системного времени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184BA48" w14:textId="77777777" w:rsidR="001F269F" w:rsidRDefault="00071D62">
            <w:pPr>
              <w:ind w:firstLine="0"/>
              <w:jc w:val="left"/>
              <w:pPrChange w:id="437" w:author="User" w:date="2026-09-21T16:14:00Z">
                <w:pPr/>
              </w:pPrChange>
            </w:pPr>
            <w:r>
              <w:rPr>
                <w:rPrChange w:id="438" w:author="User" w:date="2026-09-21T15:39:00Z">
                  <w:rPr>
                    <w:lang w:val="en-US"/>
                  </w:rPr>
                </w:rPrChange>
              </w:rPr>
              <w:t>Определяет метки в файлах, событиях и SQL БД; после изменения требуется проверка синхронизации.</w:t>
            </w:r>
          </w:p>
        </w:tc>
      </w:tr>
    </w:tbl>
    <w:p w14:paraId="39696A79" w14:textId="77777777" w:rsidR="001F269F" w:rsidRDefault="00071D62" w:rsidP="00D6743C">
      <w:r>
        <w:rPr>
          <w:rPrChange w:id="439" w:author="User" w:date="2026-09-21T15:39:00Z">
            <w:rPr>
              <w:lang w:val="en-US"/>
            </w:rPr>
          </w:rPrChange>
        </w:rPr>
        <w:t xml:space="preserve">Параметры </w:t>
      </w:r>
      <w:proofErr w:type="spellStart"/>
      <w:r>
        <w:rPr>
          <w:rPrChange w:id="440" w:author="User" w:date="2026-09-21T15:39:00Z">
            <w:rPr>
              <w:lang w:val="en-US"/>
            </w:rPr>
          </w:rPrChange>
        </w:rPr>
        <w:t>Coordinator</w:t>
      </w:r>
      <w:proofErr w:type="spellEnd"/>
      <w:r>
        <w:rPr>
          <w:rPrChange w:id="441" w:author="User" w:date="2026-09-21T15:39:00Z">
            <w:rPr>
              <w:lang w:val="en-US"/>
            </w:rPr>
          </w:rPrChange>
        </w:rPr>
        <w:t>/</w:t>
      </w:r>
      <w:proofErr w:type="spellStart"/>
      <w:r>
        <w:rPr>
          <w:rPrChange w:id="442" w:author="User" w:date="2026-09-21T15:39:00Z">
            <w:rPr>
              <w:lang w:val="en-US"/>
            </w:rPr>
          </w:rPrChange>
        </w:rPr>
        <w:t>RCPanel</w:t>
      </w:r>
      <w:proofErr w:type="spellEnd"/>
      <w:r>
        <w:rPr>
          <w:rPrChange w:id="443" w:author="User" w:date="2026-09-21T15:39:00Z">
            <w:rPr>
              <w:lang w:val="en-US"/>
            </w:rPr>
          </w:rPrChange>
        </w:rPr>
        <w:t xml:space="preserve"> включают разрешение удалённого управления, адрес HTTP-сервиса и параметры </w:t>
      </w:r>
      <w:proofErr w:type="spellStart"/>
      <w:r>
        <w:rPr>
          <w:rPrChange w:id="444" w:author="User" w:date="2026-09-21T15:39:00Z">
            <w:rPr>
              <w:lang w:val="en-US"/>
            </w:rPr>
          </w:rPrChange>
        </w:rPr>
        <w:t>автообнаружения</w:t>
      </w:r>
      <w:proofErr w:type="spellEnd"/>
      <w:r>
        <w:rPr>
          <w:rPrChange w:id="445" w:author="User" w:date="2026-09-21T15:39:00Z">
            <w:rPr>
              <w:lang w:val="en-US"/>
            </w:rPr>
          </w:rPrChange>
        </w:rPr>
        <w:t xml:space="preserve">. </w:t>
      </w:r>
      <w:proofErr w:type="spellStart"/>
      <w:r>
        <w:rPr>
          <w:rPrChange w:id="446" w:author="User" w:date="2026-09-21T15:39:00Z">
            <w:rPr>
              <w:lang w:val="en-US"/>
            </w:rPr>
          </w:rPrChange>
        </w:rPr>
        <w:t>Ручно</w:t>
      </w:r>
      <w:proofErr w:type="spellEnd"/>
      <w:r>
        <w:rPr>
          <w:rPrChange w:id="447" w:author="User" w:date="2026-09-21T15:39:00Z">
            <w:rPr>
              <w:lang w:val="en-US"/>
            </w:rPr>
          </w:rPrChange>
        </w:rPr>
        <w:t xml:space="preserve"> заданный рабочий </w:t>
      </w:r>
      <w:proofErr w:type="spellStart"/>
      <w:r>
        <w:rPr>
          <w:rPrChange w:id="448" w:author="User" w:date="2026-09-21T15:39:00Z">
            <w:rPr>
              <w:lang w:val="en-US"/>
            </w:rPr>
          </w:rPrChange>
        </w:rPr>
        <w:t>endpoint</w:t>
      </w:r>
      <w:proofErr w:type="spellEnd"/>
      <w:r>
        <w:rPr>
          <w:rPrChange w:id="449" w:author="User" w:date="2026-09-21T15:39:00Z">
            <w:rPr>
              <w:lang w:val="en-US"/>
            </w:rPr>
          </w:rPrChange>
        </w:rPr>
        <w:t xml:space="preserve"> имеет приоритет; UDP-обнаружение используется после ошибки связи или при отсутствии ручной настройки.</w:t>
      </w:r>
    </w:p>
    <w:p w14:paraId="1C267C26" w14:textId="77777777" w:rsidR="00CF7F83" w:rsidRPr="00341429" w:rsidRDefault="006C27AD" w:rsidP="006C27AD">
      <w:pPr>
        <w:pStyle w:val="af3"/>
        <w:outlineLvl w:val="1"/>
      </w:pPr>
      <w:bookmarkStart w:id="450" w:name="_Toc240903355"/>
      <w:r>
        <w:lastRenderedPageBreak/>
        <w:t>4.1.5 Настройка устройств и аппаратных каналов</w:t>
      </w:r>
      <w:bookmarkEnd w:id="450"/>
    </w:p>
    <w:p w14:paraId="0B758FA1" w14:textId="77777777" w:rsidR="001F269F" w:rsidRDefault="00071D62" w:rsidP="00D6743C">
      <w:r>
        <w:rPr>
          <w:rPrChange w:id="451" w:author="User" w:date="2026-09-21T15:39:00Z">
            <w:rPr>
              <w:lang w:val="en-US"/>
            </w:rPr>
          </w:rPrChange>
        </w:rPr>
        <w:t>Дерево устройств отражает реальные и программные источники данных. Для каждого прибора задаются тип, сетевой или локальный адрес, состав каналов и параметры обмена. Автопоиск добавляет найденное устройство в проект только после подтверждения оператора.</w:t>
      </w:r>
    </w:p>
    <w:p w14:paraId="3813D474" w14:textId="77777777" w:rsidR="00CF7F83" w:rsidRDefault="001373A4" w:rsidP="00335D55">
      <w:pPr>
        <w:pStyle w:val="a3"/>
      </w:pPr>
      <w:r>
        <w:rPr>
          <w:rPrChange w:id="452" w:author="SkripnikAA" w:date="2026-09-21T12:50:00Z">
            <w:rPr>
              <w:lang w:val="en-US"/>
            </w:rPr>
          </w:rPrChange>
        </w:rPr>
        <w:t>Изменять состав устройств, сетевые адреса, режимы входов и частоты опроса следует в Stop.</w:t>
      </w:r>
    </w:p>
    <w:p w14:paraId="6BCA2C1F" w14:textId="77777777" w:rsidR="00CF7F83" w:rsidRDefault="001373A4" w:rsidP="00335D55">
      <w:pPr>
        <w:pStyle w:val="a3"/>
      </w:pPr>
      <w:r>
        <w:rPr>
          <w:rPrChange w:id="453" w:author="SkripnikAA" w:date="2026-09-21T12:50:00Z">
            <w:rPr>
              <w:lang w:val="en-US"/>
            </w:rPr>
          </w:rPrChange>
        </w:rPr>
        <w:t xml:space="preserve">После изменения параметров прибора необходимо перейти в </w:t>
      </w:r>
      <w:proofErr w:type="spellStart"/>
      <w:r>
        <w:rPr>
          <w:rPrChange w:id="454" w:author="SkripnikAA" w:date="2026-09-21T12:50:00Z">
            <w:rPr>
              <w:lang w:val="en-US"/>
            </w:rPr>
          </w:rPrChange>
        </w:rPr>
        <w:t>Preview</w:t>
      </w:r>
      <w:proofErr w:type="spellEnd"/>
      <w:r>
        <w:rPr>
          <w:rPrChange w:id="455" w:author="SkripnikAA" w:date="2026-09-21T12:50:00Z">
            <w:rPr>
              <w:lang w:val="en-US"/>
            </w:rPr>
          </w:rPrChange>
        </w:rPr>
        <w:t xml:space="preserve"> и проверить связь, статусы, диапазоны и единицы.</w:t>
      </w:r>
    </w:p>
    <w:p w14:paraId="460B9420" w14:textId="77777777" w:rsidR="00CF7F83" w:rsidRDefault="001373A4" w:rsidP="00335D55">
      <w:pPr>
        <w:pStyle w:val="a3"/>
      </w:pPr>
      <w:r>
        <w:rPr>
          <w:rPrChange w:id="456" w:author="SkripnikAA" w:date="2026-09-21T12:50:00Z">
            <w:rPr>
              <w:lang w:val="en-US"/>
            </w:rPr>
          </w:rPrChange>
        </w:rPr>
        <w:t>Параметры физического канала определяют режим входа, коммутацию, частоту, диапазон и аппаратную ГХ; эти параметры не задаются в компонентах мнемосхемы.</w:t>
      </w:r>
    </w:p>
    <w:p w14:paraId="453E7AFF" w14:textId="77777777" w:rsidR="001F269F" w:rsidRDefault="00071D62" w:rsidP="00D6743C">
      <w:r>
        <w:rPr>
          <w:rPrChange w:id="457" w:author="User" w:date="2026-09-21T15:39:00Z">
            <w:rPr>
              <w:lang w:val="en-US"/>
            </w:rPr>
          </w:rPrChange>
        </w:rPr>
        <w:t xml:space="preserve">Отключённый источник сохраняется в проекте, но не подготавливается и не участвует в </w:t>
      </w:r>
      <w:proofErr w:type="spellStart"/>
      <w:r>
        <w:rPr>
          <w:rPrChange w:id="458" w:author="User" w:date="2026-09-21T15:39:00Z">
            <w:rPr>
              <w:lang w:val="en-US"/>
            </w:rPr>
          </w:rPrChange>
        </w:rPr>
        <w:t>Preview</w:t>
      </w:r>
      <w:proofErr w:type="spellEnd"/>
      <w:r>
        <w:rPr>
          <w:rPrChange w:id="459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rPrChange w:id="460" w:author="User" w:date="2026-09-21T15:39:00Z">
            <w:rPr>
              <w:lang w:val="en-US"/>
            </w:rPr>
          </w:rPrChange>
        </w:rPr>
        <w:t>Record</w:t>
      </w:r>
      <w:proofErr w:type="spellEnd"/>
      <w:r>
        <w:rPr>
          <w:rPrChange w:id="461" w:author="User" w:date="2026-09-21T15:39:00Z">
            <w:rPr>
              <w:lang w:val="en-US"/>
            </w:rPr>
          </w:rPrChange>
        </w:rPr>
        <w:t>. Это позволяет временно исключить прибор без удаления его настроек.</w:t>
      </w:r>
    </w:p>
    <w:p w14:paraId="09016DA5" w14:textId="77777777" w:rsidR="00CF7F83" w:rsidRPr="00341429" w:rsidRDefault="006C27AD" w:rsidP="006C27AD">
      <w:pPr>
        <w:pStyle w:val="af3"/>
        <w:outlineLvl w:val="1"/>
      </w:pPr>
      <w:bookmarkStart w:id="462" w:name="_Toc240903356"/>
      <w:r>
        <w:t xml:space="preserve">4.1.6 Настройка тегов и </w:t>
      </w:r>
      <w:proofErr w:type="spellStart"/>
      <w:r>
        <w:t>градуировочных</w:t>
      </w:r>
      <w:proofErr w:type="spellEnd"/>
      <w:r>
        <w:t xml:space="preserve"> характеристик</w:t>
      </w:r>
      <w:bookmarkEnd w:id="462"/>
    </w:p>
    <w:p w14:paraId="16D800BA" w14:textId="77777777" w:rsidR="001F269F" w:rsidRDefault="00071D62" w:rsidP="00D6743C">
      <w:r>
        <w:rPr>
          <w:rPrChange w:id="463" w:author="User" w:date="2026-09-21T15:39:00Z">
            <w:rPr>
              <w:lang w:val="en-US"/>
            </w:rPr>
          </w:rPrChange>
        </w:rPr>
        <w:t>Тег связывает источник и адрес канала с именем, единицей измерения, диапазоном, ГХ, уставками, расчётными оценками и правилами записи. Формуляры, графики, условия запуска и SQL ссылаются на теги, а не на драйверы приборов.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446988E1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77A0925E" w14:textId="77777777" w:rsidR="001F269F" w:rsidRDefault="00071D62" w:rsidP="00D6743C">
            <w:pPr>
              <w:ind w:firstLine="0"/>
              <w:jc w:val="center"/>
            </w:pPr>
            <w:r w:rsidRPr="00E370A5">
              <w:rPr>
                <w:rPrChange w:id="464" w:author="User" w:date="2026-09-21T17:23:00Z">
                  <w:rPr>
                    <w:lang w:val="en-US"/>
                  </w:rPr>
                </w:rPrChange>
              </w:rPr>
              <w:t>Параметр тега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661C2631" w14:textId="77777777" w:rsidR="001F269F" w:rsidRDefault="00071D62" w:rsidP="00D6743C">
            <w:pPr>
              <w:ind w:firstLine="0"/>
              <w:jc w:val="center"/>
            </w:pPr>
            <w:r>
              <w:rPr>
                <w:rPrChange w:id="465" w:author="User" w:date="2026-09-21T15:39:00Z">
                  <w:rPr>
                    <w:lang w:val="en-US"/>
                  </w:rPr>
                </w:rPrChange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60F2245A" w14:textId="77777777" w:rsidR="001F269F" w:rsidRDefault="00071D62" w:rsidP="00D6743C">
            <w:pPr>
              <w:ind w:firstLine="0"/>
              <w:jc w:val="center"/>
            </w:pPr>
            <w:r>
              <w:rPr>
                <w:rPrChange w:id="466" w:author="User" w:date="2026-09-21T15:39:00Z">
                  <w:rPr>
                    <w:lang w:val="en-US"/>
                  </w:rPr>
                </w:rPrChange>
              </w:rPr>
              <w:t>Правило проверки</w:t>
            </w:r>
          </w:p>
        </w:tc>
      </w:tr>
      <w:tr w:rsidR="00CF7F83" w:rsidRPr="003411A0" w14:paraId="4E562010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FB50711" w14:textId="77777777" w:rsidR="001F269F" w:rsidRDefault="00071D62">
            <w:pPr>
              <w:ind w:firstLine="0"/>
              <w:jc w:val="center"/>
              <w:pPrChange w:id="467" w:author="User" w:date="2026-09-21T16:14:00Z">
                <w:pPr/>
              </w:pPrChange>
            </w:pPr>
            <w:r w:rsidRPr="00E370A5">
              <w:rPr>
                <w:rPrChange w:id="468" w:author="User" w:date="2026-09-21T17:23:00Z">
                  <w:rPr>
                    <w:lang w:val="en-US"/>
                  </w:rPr>
                </w:rPrChange>
              </w:rPr>
              <w:t>Имя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EDCDD28" w14:textId="77777777" w:rsidR="001F269F" w:rsidRDefault="00071D62">
            <w:pPr>
              <w:ind w:firstLine="0"/>
              <w:jc w:val="left"/>
              <w:pPrChange w:id="469" w:author="User" w:date="2026-09-21T16:14:00Z">
                <w:pPr/>
              </w:pPrChange>
            </w:pPr>
            <w:r>
              <w:rPr>
                <w:rPrChange w:id="470" w:author="User" w:date="2026-09-21T15:39:00Z">
                  <w:rPr>
                    <w:lang w:val="en-US"/>
                  </w:rPr>
                </w:rPrChange>
              </w:rPr>
              <w:t>Уникальная ссылка для формуляров, условий, расчётов и SQL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A1D3A65" w14:textId="77777777" w:rsidR="001F269F" w:rsidRDefault="00071D62">
            <w:pPr>
              <w:ind w:firstLine="0"/>
              <w:jc w:val="left"/>
              <w:pPrChange w:id="471" w:author="User" w:date="2026-09-21T16:14:00Z">
                <w:pPr/>
              </w:pPrChange>
            </w:pPr>
            <w:r>
              <w:rPr>
                <w:rPrChange w:id="472" w:author="User" w:date="2026-09-21T15:39:00Z">
                  <w:rPr>
                    <w:lang w:val="en-US"/>
                  </w:rPr>
                </w:rPrChange>
              </w:rPr>
              <w:t>Переименование должно обновлять привязки через реестр тегов.</w:t>
            </w:r>
          </w:p>
        </w:tc>
      </w:tr>
      <w:tr w:rsidR="00CF7F83" w:rsidRPr="003411A0" w14:paraId="1BC01048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918EAE4" w14:textId="77777777" w:rsidR="001F269F" w:rsidRDefault="00071D62">
            <w:pPr>
              <w:ind w:firstLine="0"/>
              <w:jc w:val="center"/>
              <w:pPrChange w:id="473" w:author="User" w:date="2026-09-21T16:14:00Z">
                <w:pPr/>
              </w:pPrChange>
            </w:pPr>
            <w:r w:rsidRPr="00E370A5">
              <w:rPr>
                <w:rPrChange w:id="474" w:author="User" w:date="2026-09-21T17:23:00Z">
                  <w:rPr>
                    <w:lang w:val="en-US"/>
                  </w:rPr>
                </w:rPrChange>
              </w:rPr>
              <w:t>Источник и адрес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BF807F1" w14:textId="77777777" w:rsidR="001F269F" w:rsidRDefault="00071D62">
            <w:pPr>
              <w:ind w:firstLine="0"/>
              <w:jc w:val="left"/>
              <w:pPrChange w:id="475" w:author="User" w:date="2026-09-21T16:14:00Z">
                <w:pPr/>
              </w:pPrChange>
            </w:pPr>
            <w:r>
              <w:rPr>
                <w:rPrChange w:id="476" w:author="User" w:date="2026-09-21T15:39:00Z">
                  <w:rPr>
                    <w:lang w:val="en-US"/>
                  </w:rPr>
                </w:rPrChange>
              </w:rPr>
              <w:t>Привязка к физическому или виртуальному каналу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5557D98" w14:textId="77777777" w:rsidR="001F269F" w:rsidRDefault="00071D62">
            <w:pPr>
              <w:ind w:firstLine="0"/>
              <w:jc w:val="left"/>
              <w:pPrChange w:id="477" w:author="User" w:date="2026-09-21T16:14:00Z">
                <w:pPr/>
              </w:pPrChange>
            </w:pPr>
            <w:r>
              <w:rPr>
                <w:rPrChange w:id="478" w:author="User" w:date="2026-09-21T15:39:00Z">
                  <w:rPr>
                    <w:lang w:val="en-US"/>
                  </w:rPr>
                </w:rPrChange>
              </w:rPr>
              <w:t>Не допускать случайных дублей одного аппаратного адреса.</w:t>
            </w:r>
          </w:p>
        </w:tc>
      </w:tr>
      <w:tr w:rsidR="00CF7F83" w:rsidRPr="003411A0" w14:paraId="63AE61A5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23D4863" w14:textId="77777777" w:rsidR="001F269F" w:rsidRDefault="00071D62">
            <w:pPr>
              <w:ind w:firstLine="0"/>
              <w:jc w:val="center"/>
              <w:pPrChange w:id="479" w:author="User" w:date="2026-09-21T16:14:00Z">
                <w:pPr/>
              </w:pPrChange>
            </w:pPr>
            <w:r w:rsidRPr="00E370A5">
              <w:rPr>
                <w:rPrChange w:id="480" w:author="User" w:date="2026-09-21T17:23:00Z">
                  <w:rPr>
                    <w:lang w:val="en-US"/>
                  </w:rPr>
                </w:rPrChange>
              </w:rPr>
              <w:t>Единица и диапазон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40EDA93" w14:textId="77777777" w:rsidR="001F269F" w:rsidRDefault="00071D62">
            <w:pPr>
              <w:ind w:firstLine="0"/>
              <w:jc w:val="left"/>
              <w:pPrChange w:id="481" w:author="User" w:date="2026-09-21T16:14:00Z">
                <w:pPr/>
              </w:pPrChange>
            </w:pPr>
            <w:r>
              <w:rPr>
                <w:rPrChange w:id="482" w:author="User" w:date="2026-09-21T15:39:00Z">
                  <w:rPr>
                    <w:lang w:val="en-US"/>
                  </w:rPr>
                </w:rPrChange>
              </w:rPr>
              <w:t>Смысл и ожидаемые границы физической величины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8E426B8" w14:textId="77777777" w:rsidR="001F269F" w:rsidRDefault="00071D62">
            <w:pPr>
              <w:ind w:firstLine="0"/>
              <w:jc w:val="left"/>
              <w:pPrChange w:id="483" w:author="User" w:date="2026-09-21T16:14:00Z">
                <w:pPr/>
              </w:pPrChange>
            </w:pPr>
            <w:r>
              <w:rPr>
                <w:rPrChange w:id="484" w:author="User" w:date="2026-09-21T15:39:00Z">
                  <w:rPr>
                    <w:lang w:val="en-US"/>
                  </w:rPr>
                </w:rPrChange>
              </w:rPr>
              <w:t xml:space="preserve">Проверить в </w:t>
            </w:r>
            <w:proofErr w:type="spellStart"/>
            <w:r>
              <w:rPr>
                <w:rPrChange w:id="485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486" w:author="User" w:date="2026-09-21T15:39:00Z">
                  <w:rPr>
                    <w:lang w:val="en-US"/>
                  </w:rPr>
                </w:rPrChange>
              </w:rPr>
              <w:t xml:space="preserve"> до </w:t>
            </w:r>
            <w:proofErr w:type="spellStart"/>
            <w:r>
              <w:rPr>
                <w:rPrChange w:id="487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488" w:author="User" w:date="2026-09-21T15:39:00Z">
                  <w:rPr>
                    <w:lang w:val="en-US"/>
                  </w:rPr>
                </w:rPrChange>
              </w:rPr>
              <w:t>; эти границы используют индикаторы и графики.</w:t>
            </w:r>
          </w:p>
        </w:tc>
      </w:tr>
      <w:tr w:rsidR="00CF7F83" w:rsidRPr="003411A0" w14:paraId="2A9068BA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3E4DA13" w14:textId="77777777" w:rsidR="001F269F" w:rsidRDefault="00071D62">
            <w:pPr>
              <w:ind w:firstLine="0"/>
              <w:jc w:val="center"/>
              <w:pPrChange w:id="489" w:author="User" w:date="2026-09-21T16:14:00Z">
                <w:pPr/>
              </w:pPrChange>
            </w:pPr>
            <w:r w:rsidRPr="00E370A5">
              <w:rPr>
                <w:rPrChange w:id="490" w:author="User" w:date="2026-09-21T17:23:00Z">
                  <w:rPr>
                    <w:lang w:val="en-US"/>
                  </w:rPr>
                </w:rPrChange>
              </w:rPr>
              <w:t>Оценки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D8ECA4A" w14:textId="77777777" w:rsidR="001F269F" w:rsidRDefault="00071D62">
            <w:pPr>
              <w:ind w:firstLine="0"/>
              <w:jc w:val="left"/>
              <w:pPrChange w:id="491" w:author="User" w:date="2026-09-21T16:14:00Z">
                <w:pPr/>
              </w:pPrChange>
            </w:pPr>
            <w:proofErr w:type="spellStart"/>
            <w:r>
              <w:rPr>
                <w:rPrChange w:id="492" w:author="User" w:date="2026-09-21T15:39:00Z">
                  <w:rPr>
                    <w:lang w:val="en-US"/>
                  </w:rPr>
                </w:rPrChange>
              </w:rPr>
              <w:t>Mean</w:t>
            </w:r>
            <w:proofErr w:type="spellEnd"/>
            <w:r>
              <w:rPr>
                <w:rPrChange w:id="493" w:author="User" w:date="2026-09-21T15:39:00Z">
                  <w:rPr>
                    <w:lang w:val="en-US"/>
                  </w:rPr>
                </w:rPrChange>
              </w:rPr>
              <w:t>, RMS, Max и другие производные величины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19F36C5A" w14:textId="77777777" w:rsidR="001F269F" w:rsidRDefault="00071D62">
            <w:pPr>
              <w:ind w:firstLine="0"/>
              <w:jc w:val="left"/>
              <w:pPrChange w:id="494" w:author="User" w:date="2026-09-21T16:14:00Z">
                <w:pPr/>
              </w:pPrChange>
            </w:pPr>
            <w:r>
              <w:rPr>
                <w:rPrChange w:id="495" w:author="User" w:date="2026-09-21T15:39:00Z">
                  <w:rPr>
                    <w:lang w:val="en-US"/>
                  </w:rPr>
                </w:rPrChange>
              </w:rPr>
              <w:t>Отображение и SQL могут использовать разные оценки одного тега.</w:t>
            </w:r>
          </w:p>
        </w:tc>
      </w:tr>
      <w:tr w:rsidR="00CF7F83" w:rsidRPr="003411A0" w14:paraId="065BAB27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10E6B9C" w14:textId="77777777" w:rsidR="001F269F" w:rsidRDefault="00071D62">
            <w:pPr>
              <w:ind w:firstLine="0"/>
              <w:jc w:val="center"/>
              <w:pPrChange w:id="496" w:author="User" w:date="2026-09-21T16:14:00Z">
                <w:pPr/>
              </w:pPrChange>
            </w:pPr>
            <w:r w:rsidRPr="00E370A5">
              <w:rPr>
                <w:rPrChange w:id="497" w:author="User" w:date="2026-09-21T17:23:00Z">
                  <w:rPr>
                    <w:lang w:val="en-US"/>
                  </w:rPr>
                </w:rPrChange>
              </w:rPr>
              <w:lastRenderedPageBreak/>
              <w:t>Уставки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142F074" w14:textId="77777777" w:rsidR="001F269F" w:rsidRDefault="00071D62">
            <w:pPr>
              <w:ind w:firstLine="0"/>
              <w:jc w:val="left"/>
              <w:pPrChange w:id="498" w:author="User" w:date="2026-09-21T16:14:00Z">
                <w:pPr/>
              </w:pPrChange>
            </w:pPr>
            <w:r>
              <w:rPr>
                <w:rPrChange w:id="499" w:author="User" w:date="2026-09-21T15:39:00Z">
                  <w:rPr>
                    <w:lang w:val="en-US"/>
                  </w:rPr>
                </w:rPrChange>
              </w:rPr>
              <w:t>Границы предупреждений и аварий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00F4F23" w14:textId="77777777" w:rsidR="001F269F" w:rsidRDefault="00071D62">
            <w:pPr>
              <w:ind w:firstLine="0"/>
              <w:jc w:val="left"/>
              <w:pPrChange w:id="500" w:author="User" w:date="2026-09-21T16:14:00Z">
                <w:pPr/>
              </w:pPrChange>
            </w:pPr>
            <w:r>
              <w:rPr>
                <w:rPrChange w:id="501" w:author="User" w:date="2026-09-21T15:39:00Z">
                  <w:rPr>
                    <w:lang w:val="en-US"/>
                  </w:rPr>
                </w:rPrChange>
              </w:rPr>
              <w:t xml:space="preserve">Проверить порядок границ и реакцию мнемосхемы в </w:t>
            </w:r>
            <w:proofErr w:type="spellStart"/>
            <w:r>
              <w:rPr>
                <w:rPrChange w:id="502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503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</w:tbl>
    <w:p w14:paraId="05C1A032" w14:textId="77777777" w:rsidR="001F269F" w:rsidRDefault="00071D62" w:rsidP="00D6743C">
      <w:r>
        <w:rPr>
          <w:rPrChange w:id="504" w:author="User" w:date="2026-09-21T15:39:00Z">
            <w:rPr>
              <w:lang w:val="en-US"/>
            </w:rPr>
          </w:rPrChange>
        </w:rPr>
        <w:t>ГХ преобразует исходную величину в инженерную. При редактировании табличной ГХ проверяются порядок и монотонность точек по графику. База SDB используется для выбора утверждённых характеристик; копирование из SDB в проект не изменяет исходную запись базы.</w:t>
      </w:r>
    </w:p>
    <w:p w14:paraId="702B4FA7" w14:textId="77777777" w:rsidR="001F269F" w:rsidRDefault="00071D62" w:rsidP="00D6743C">
      <w:r>
        <w:rPr>
          <w:rPrChange w:id="505" w:author="User" w:date="2026-09-21T15:39:00Z">
            <w:rPr>
              <w:lang w:val="en-US"/>
            </w:rPr>
          </w:rPrChange>
        </w:rPr>
        <w:t>Виртуальный тег не имеет физического входа и применяется для расчётных величин, внешнего ввода и служебных состояний. Его единица, диапазон, уставки и права внешнего ввода задаются явно.</w:t>
      </w:r>
    </w:p>
    <w:p w14:paraId="489BA5AD" w14:textId="77777777" w:rsidR="00CF7F83" w:rsidRPr="00341429" w:rsidRDefault="006C27AD" w:rsidP="006C27AD">
      <w:pPr>
        <w:pStyle w:val="af3"/>
        <w:outlineLvl w:val="1"/>
      </w:pPr>
      <w:bookmarkStart w:id="506" w:name="_Toc240903357"/>
      <w:r>
        <w:t>4.1.7 Формуляры, мнемосхемы и компоненты</w:t>
      </w:r>
      <w:bookmarkEnd w:id="506"/>
    </w:p>
    <w:p w14:paraId="162FC494" w14:textId="77777777" w:rsidR="001F269F" w:rsidRDefault="00071D62" w:rsidP="00D6743C">
      <w:r>
        <w:rPr>
          <w:rPrChange w:id="507" w:author="User" w:date="2026-09-21T15:39:00Z">
            <w:rPr>
              <w:lang w:val="en-US"/>
            </w:rPr>
          </w:rPrChange>
        </w:rPr>
        <w:t>Формуляр — страница отображения, которая содержит компоненты, привязанные к тегам и оценкам. Мнемосхема не программирует прибор и не хранит измерительные данные; она сохраняет только компоновку, фон и привязки компонентов.</w:t>
      </w:r>
    </w:p>
    <w:p w14:paraId="4195165E" w14:textId="77777777" w:rsidR="00CF7F83" w:rsidRDefault="001373A4" w:rsidP="00335D55">
      <w:pPr>
        <w:pStyle w:val="a3"/>
      </w:pPr>
      <w:r>
        <w:rPr>
          <w:rPrChange w:id="508" w:author="SkripnikAA" w:date="2026-09-21T12:50:00Z">
            <w:rPr>
              <w:lang w:val="en-US"/>
            </w:rPr>
          </w:rPrChange>
        </w:rPr>
        <w:t>Страницу можно создать, переименовать, удалить, выбрать и отцепить в отдельное окно. Отцепленная страница удобна для второго монитора; её положение сохраняется в GUI-конфигурации.</w:t>
      </w:r>
    </w:p>
    <w:p w14:paraId="0F87DB42" w14:textId="77777777" w:rsidR="00CF7F83" w:rsidRDefault="001373A4" w:rsidP="00335D55">
      <w:pPr>
        <w:pStyle w:val="a3"/>
      </w:pPr>
      <w:r>
        <w:rPr>
          <w:rPrChange w:id="509" w:author="SkripnikAA" w:date="2026-09-21T12:50:00Z">
            <w:rPr>
              <w:lang w:val="en-US"/>
            </w:rPr>
          </w:rPrChange>
        </w:rPr>
        <w:t xml:space="preserve">В режиме редактирования компоненты размещаются с </w:t>
      </w:r>
      <w:proofErr w:type="spellStart"/>
      <w:r>
        <w:rPr>
          <w:rPrChange w:id="510" w:author="SkripnikAA" w:date="2026-09-21T12:50:00Z">
            <w:rPr>
              <w:lang w:val="en-US"/>
            </w:rPr>
          </w:rPrChange>
        </w:rPr>
        <w:t>тулбара</w:t>
      </w:r>
      <w:proofErr w:type="spellEnd"/>
      <w:r>
        <w:rPr>
          <w:rPrChange w:id="511" w:author="SkripnikAA" w:date="2026-09-21T12:50:00Z">
            <w:rPr>
              <w:lang w:val="en-US"/>
            </w:rPr>
          </w:rPrChange>
        </w:rPr>
        <w:t>, перемещаются и изменяют размер. После размещения открывается диалог свойств и выбираются тег, оценка, цвет, ось, диапазон и поведение.</w:t>
      </w:r>
    </w:p>
    <w:p w14:paraId="69F334E9" w14:textId="77777777" w:rsidR="00CF7F83" w:rsidRDefault="001373A4" w:rsidP="00335D55">
      <w:pPr>
        <w:pStyle w:val="a3"/>
      </w:pPr>
      <w:r>
        <w:rPr>
          <w:rPrChange w:id="512" w:author="SkripnikAA" w:date="2026-09-21T12:50:00Z">
            <w:rPr>
              <w:lang w:val="en-US"/>
            </w:rPr>
          </w:rPrChange>
        </w:rPr>
        <w:t>Фон страницы задаётся цветом или изображением. Для схем объекта следует использовать режим масштабирования с сохранением пропорций.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5C11BD9E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3241C8DB" w14:textId="77777777" w:rsidR="001F269F" w:rsidRDefault="00071D62">
            <w:pPr>
              <w:ind w:firstLine="0"/>
              <w:jc w:val="center"/>
              <w:pPrChange w:id="513" w:author="User" w:date="2026-09-21T16:14:00Z">
                <w:pPr/>
              </w:pPrChange>
            </w:pPr>
            <w:r w:rsidRPr="00E370A5">
              <w:rPr>
                <w:rPrChange w:id="514" w:author="User" w:date="2026-09-21T17:23:00Z">
                  <w:rPr>
                    <w:lang w:val="en-US"/>
                  </w:rPr>
                </w:rPrChange>
              </w:rPr>
              <w:t>Компонент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20C336DA" w14:textId="77777777" w:rsidR="001F269F" w:rsidRDefault="00071D62">
            <w:pPr>
              <w:ind w:firstLine="0"/>
              <w:jc w:val="center"/>
              <w:pPrChange w:id="515" w:author="User" w:date="2026-09-21T16:14:00Z">
                <w:pPr/>
              </w:pPrChange>
            </w:pPr>
            <w:r>
              <w:rPr>
                <w:rPrChange w:id="516" w:author="User" w:date="2026-09-21T15:39:00Z">
                  <w:rPr>
                    <w:lang w:val="en-US"/>
                  </w:rPr>
                </w:rPrChange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7C1C12FF" w14:textId="77777777" w:rsidR="001F269F" w:rsidRDefault="00071D62">
            <w:pPr>
              <w:ind w:firstLine="0"/>
              <w:jc w:val="center"/>
              <w:pPrChange w:id="517" w:author="User" w:date="2026-09-21T16:14:00Z">
                <w:pPr/>
              </w:pPrChange>
            </w:pPr>
            <w:r>
              <w:rPr>
                <w:rPrChange w:id="518" w:author="User" w:date="2026-09-21T15:39:00Z">
                  <w:rPr>
                    <w:lang w:val="en-US"/>
                  </w:rPr>
                </w:rPrChange>
              </w:rPr>
              <w:t>Особенность</w:t>
            </w:r>
          </w:p>
        </w:tc>
      </w:tr>
      <w:tr w:rsidR="00CF7F83" w:rsidRPr="003411A0" w14:paraId="00C5125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2FA42F57" w14:textId="77777777" w:rsidR="001F269F" w:rsidRDefault="00071D62">
            <w:pPr>
              <w:ind w:firstLine="0"/>
              <w:jc w:val="center"/>
              <w:pPrChange w:id="519" w:author="User" w:date="2026-09-21T16:14:00Z">
                <w:pPr/>
              </w:pPrChange>
            </w:pPr>
            <w:r w:rsidRPr="00E370A5">
              <w:rPr>
                <w:rPrChange w:id="520" w:author="User" w:date="2026-09-21T17:23:00Z">
                  <w:rPr>
                    <w:lang w:val="en-US"/>
                  </w:rPr>
                </w:rPrChange>
              </w:rPr>
              <w:t>Цифровой индикатор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8B8E762" w14:textId="77777777" w:rsidR="001F269F" w:rsidRDefault="00071D62">
            <w:pPr>
              <w:ind w:firstLine="0"/>
              <w:jc w:val="left"/>
              <w:pPrChange w:id="521" w:author="User" w:date="2026-09-21T16:14:00Z">
                <w:pPr/>
              </w:pPrChange>
            </w:pPr>
            <w:r>
              <w:rPr>
                <w:rPrChange w:id="522" w:author="User" w:date="2026-09-21T15:39:00Z">
                  <w:rPr>
                    <w:lang w:val="en-US"/>
                  </w:rPr>
                </w:rPrChange>
              </w:rPr>
              <w:t>Текущее значение или оценка тега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8917F14" w14:textId="77777777" w:rsidR="001F269F" w:rsidRDefault="00071D62">
            <w:pPr>
              <w:ind w:firstLine="0"/>
              <w:jc w:val="left"/>
              <w:pPrChange w:id="523" w:author="User" w:date="2026-09-21T16:14:00Z">
                <w:pPr/>
              </w:pPrChange>
            </w:pPr>
            <w:r>
              <w:rPr>
                <w:rPrChange w:id="524" w:author="User" w:date="2026-09-21T15:39:00Z">
                  <w:rPr>
                    <w:lang w:val="en-US"/>
                  </w:rPr>
                </w:rPrChange>
              </w:rPr>
              <w:t>Цвет может зависеть от уставок и достоверности данных.</w:t>
            </w:r>
          </w:p>
        </w:tc>
      </w:tr>
      <w:tr w:rsidR="00CF7F83" w:rsidRPr="003411A0" w14:paraId="4DC81698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235E2313" w14:textId="77777777" w:rsidR="001F269F" w:rsidRDefault="00071D62">
            <w:pPr>
              <w:ind w:firstLine="0"/>
              <w:jc w:val="center"/>
              <w:pPrChange w:id="525" w:author="User" w:date="2026-09-21T16:14:00Z">
                <w:pPr/>
              </w:pPrChange>
            </w:pPr>
            <w:r w:rsidRPr="00E370A5">
              <w:rPr>
                <w:rPrChange w:id="526" w:author="User" w:date="2026-09-21T17:23:00Z">
                  <w:rPr>
                    <w:lang w:val="en-US"/>
                  </w:rPr>
                </w:rPrChange>
              </w:rPr>
              <w:t>Осциллограмма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D744699" w14:textId="77777777" w:rsidR="001F269F" w:rsidRDefault="00071D62">
            <w:pPr>
              <w:ind w:firstLine="0"/>
              <w:jc w:val="left"/>
              <w:pPrChange w:id="527" w:author="User" w:date="2026-09-21T16:14:00Z">
                <w:pPr/>
              </w:pPrChange>
            </w:pPr>
            <w:r>
              <w:rPr>
                <w:rPrChange w:id="528" w:author="User" w:date="2026-09-21T15:39:00Z">
                  <w:rPr>
                    <w:lang w:val="en-US"/>
                  </w:rPr>
                </w:rPrChange>
              </w:rPr>
              <w:t>Векторные отсчёты в коротком окне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0C557DA" w14:textId="77777777" w:rsidR="001F269F" w:rsidRDefault="00071D62">
            <w:pPr>
              <w:ind w:firstLine="0"/>
              <w:jc w:val="left"/>
              <w:pPrChange w:id="529" w:author="User" w:date="2026-09-21T16:14:00Z">
                <w:pPr/>
              </w:pPrChange>
            </w:pPr>
            <w:r>
              <w:rPr>
                <w:rPrChange w:id="530" w:author="User" w:date="2026-09-21T15:39:00Z">
                  <w:rPr>
                    <w:lang w:val="en-US"/>
                  </w:rPr>
                </w:rPrChange>
              </w:rPr>
              <w:t>Показывает форму сигнала, триггер и курсоры; не заменяет файловую запись.</w:t>
            </w:r>
          </w:p>
        </w:tc>
      </w:tr>
      <w:tr w:rsidR="00CF7F83" w:rsidRPr="003411A0" w14:paraId="401014B4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0179B3D" w14:textId="77777777" w:rsidR="001F269F" w:rsidRDefault="00071D62">
            <w:pPr>
              <w:ind w:firstLine="0"/>
              <w:jc w:val="center"/>
              <w:pPrChange w:id="531" w:author="User" w:date="2026-09-21T16:14:00Z">
                <w:pPr/>
              </w:pPrChange>
            </w:pPr>
            <w:r w:rsidRPr="00E370A5">
              <w:rPr>
                <w:rPrChange w:id="532" w:author="User" w:date="2026-09-21T17:23:00Z">
                  <w:rPr>
                    <w:lang w:val="en-US"/>
                  </w:rPr>
                </w:rPrChange>
              </w:rPr>
              <w:t>Оперативный тренд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4AB3AB7" w14:textId="77777777" w:rsidR="001F269F" w:rsidRDefault="00071D62">
            <w:pPr>
              <w:ind w:firstLine="0"/>
              <w:jc w:val="left"/>
              <w:pPrChange w:id="533" w:author="User" w:date="2026-09-21T16:14:00Z">
                <w:pPr/>
              </w:pPrChange>
            </w:pPr>
            <w:r>
              <w:rPr>
                <w:rPrChange w:id="534" w:author="User" w:date="2026-09-21T15:39:00Z">
                  <w:rPr>
                    <w:lang w:val="en-US"/>
                  </w:rPr>
                </w:rPrChange>
              </w:rPr>
              <w:t>Изменение текущих оценок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7F86A3A" w14:textId="77777777" w:rsidR="001F269F" w:rsidRDefault="00071D62">
            <w:pPr>
              <w:ind w:firstLine="0"/>
              <w:jc w:val="left"/>
              <w:pPrChange w:id="535" w:author="User" w:date="2026-09-21T16:14:00Z">
                <w:pPr/>
              </w:pPrChange>
            </w:pPr>
            <w:r>
              <w:rPr>
                <w:rPrChange w:id="536" w:author="User" w:date="2026-09-21T15:39:00Z">
                  <w:rPr>
                    <w:lang w:val="en-US"/>
                  </w:rPr>
                </w:rPrChange>
              </w:rPr>
              <w:t xml:space="preserve">Накапливает точки только в текущем </w:t>
            </w:r>
            <w:proofErr w:type="spellStart"/>
            <w:r>
              <w:rPr>
                <w:rPrChange w:id="537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538" w:author="User" w:date="2026-09-21T15:39:00Z">
                  <w:rPr>
                    <w:lang w:val="en-US"/>
                  </w:rPr>
                </w:rPrChange>
              </w:rPr>
              <w:t>/</w:t>
            </w:r>
            <w:proofErr w:type="spellStart"/>
            <w:r>
              <w:rPr>
                <w:rPrChange w:id="539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540" w:author="User" w:date="2026-09-21T15:39:00Z">
                  <w:rPr>
                    <w:lang w:val="en-US"/>
                  </w:rPr>
                </w:rPrChange>
              </w:rPr>
              <w:t xml:space="preserve"> и очищается при Stop.</w:t>
            </w:r>
          </w:p>
        </w:tc>
      </w:tr>
      <w:tr w:rsidR="00CF7F83" w:rsidRPr="003411A0" w14:paraId="7D98164B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3F70ADE" w14:textId="77777777" w:rsidR="001F269F" w:rsidRDefault="00071D62">
            <w:pPr>
              <w:ind w:firstLine="0"/>
              <w:jc w:val="center"/>
              <w:pPrChange w:id="541" w:author="User" w:date="2026-09-21T16:14:00Z">
                <w:pPr/>
              </w:pPrChange>
            </w:pPr>
            <w:r w:rsidRPr="00E370A5">
              <w:rPr>
                <w:rPrChange w:id="542" w:author="User" w:date="2026-09-21T17:23:00Z">
                  <w:rPr>
                    <w:lang w:val="en-US"/>
                  </w:rPr>
                </w:rPrChange>
              </w:rPr>
              <w:lastRenderedPageBreak/>
              <w:t>SQL-тренд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768B971" w14:textId="77777777" w:rsidR="001F269F" w:rsidRDefault="00071D62">
            <w:pPr>
              <w:ind w:firstLine="0"/>
              <w:jc w:val="left"/>
              <w:pPrChange w:id="543" w:author="User" w:date="2026-09-21T16:14:00Z">
                <w:pPr/>
              </w:pPrChange>
            </w:pPr>
            <w:r>
              <w:rPr>
                <w:rPrChange w:id="544" w:author="User" w:date="2026-09-21T15:39:00Z">
                  <w:rPr>
                    <w:lang w:val="en-US"/>
                  </w:rPr>
                </w:rPrChange>
              </w:rPr>
              <w:t>Исторические оценки из БД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79F193E" w14:textId="77777777" w:rsidR="001F269F" w:rsidRDefault="00071D62">
            <w:pPr>
              <w:ind w:firstLine="0"/>
              <w:jc w:val="left"/>
              <w:pPrChange w:id="545" w:author="User" w:date="2026-09-21T16:14:00Z">
                <w:pPr/>
              </w:pPrChange>
            </w:pPr>
            <w:r>
              <w:rPr>
                <w:rPrChange w:id="546" w:author="User" w:date="2026-09-21T15:39:00Z">
                  <w:rPr>
                    <w:lang w:val="en-US"/>
                  </w:rPr>
                </w:rPrChange>
              </w:rPr>
              <w:t>Не зависит от текущего измерительного сеанса; удаление линии не удаляет данные БД.</w:t>
            </w:r>
          </w:p>
        </w:tc>
      </w:tr>
      <w:tr w:rsidR="00CF7F83" w:rsidRPr="003411A0" w14:paraId="3952A9B7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E9C32FB" w14:textId="77777777" w:rsidR="001F269F" w:rsidRDefault="00071D62">
            <w:pPr>
              <w:ind w:firstLine="0"/>
              <w:jc w:val="center"/>
              <w:pPrChange w:id="547" w:author="User" w:date="2026-09-21T16:14:00Z">
                <w:pPr/>
              </w:pPrChange>
            </w:pPr>
            <w:r w:rsidRPr="00E370A5">
              <w:rPr>
                <w:rPrChange w:id="548" w:author="User" w:date="2026-09-21T17:23:00Z">
                  <w:rPr>
                    <w:lang w:val="en-US"/>
                  </w:rPr>
                </w:rPrChange>
              </w:rPr>
              <w:t>Спектр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95CAB36" w14:textId="77777777" w:rsidR="001F269F" w:rsidRDefault="00071D62">
            <w:pPr>
              <w:ind w:firstLine="0"/>
              <w:jc w:val="left"/>
              <w:pPrChange w:id="549" w:author="User" w:date="2026-09-21T16:14:00Z">
                <w:pPr/>
              </w:pPrChange>
            </w:pPr>
            <w:r>
              <w:rPr>
                <w:rPrChange w:id="550" w:author="User" w:date="2026-09-21T15:39:00Z">
                  <w:rPr>
                    <w:lang w:val="en-US"/>
                  </w:rPr>
                </w:rPrChange>
              </w:rPr>
              <w:t>Частотное представление сигнала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3212343" w14:textId="77777777" w:rsidR="001F269F" w:rsidRDefault="00071D62">
            <w:pPr>
              <w:ind w:firstLine="0"/>
              <w:jc w:val="left"/>
              <w:pPrChange w:id="551" w:author="User" w:date="2026-09-21T16:14:00Z">
                <w:pPr/>
              </w:pPrChange>
            </w:pPr>
            <w:r>
              <w:rPr>
                <w:rPrChange w:id="552" w:author="User" w:date="2026-09-21T15:39:00Z">
                  <w:rPr>
                    <w:lang w:val="en-US"/>
                  </w:rPr>
                </w:rPrChange>
              </w:rPr>
              <w:t>Параметры БПФ, окна, усреднения и интегрирования должны соответствовать задаче ВКУ.</w:t>
            </w:r>
          </w:p>
        </w:tc>
      </w:tr>
      <w:tr w:rsidR="00CF7F83" w:rsidRPr="003411A0" w14:paraId="7BD7B6D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345AC4B" w14:textId="77777777" w:rsidR="001F269F" w:rsidRDefault="00071D62">
            <w:pPr>
              <w:ind w:firstLine="0"/>
              <w:jc w:val="center"/>
              <w:pPrChange w:id="553" w:author="User" w:date="2026-09-21T16:14:00Z">
                <w:pPr/>
              </w:pPrChange>
            </w:pPr>
            <w:r w:rsidRPr="00E370A5">
              <w:rPr>
                <w:rPrChange w:id="554" w:author="User" w:date="2026-09-21T17:23:00Z">
                  <w:rPr>
                    <w:lang w:val="en-US"/>
                  </w:rPr>
                </w:rPrChange>
              </w:rPr>
              <w:t>Кнопка и поле ввода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12EF98C8" w14:textId="77777777" w:rsidR="001F269F" w:rsidRDefault="00071D62" w:rsidP="00D6743C">
            <w:pPr>
              <w:ind w:firstLine="0"/>
              <w:jc w:val="left"/>
            </w:pPr>
            <w:r>
              <w:rPr>
                <w:rPrChange w:id="555" w:author="User" w:date="2026-09-21T15:39:00Z">
                  <w:rPr>
                    <w:lang w:val="en-US"/>
                  </w:rPr>
                </w:rPrChange>
              </w:rPr>
              <w:t>Команда или запись разрешённого значения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CC4FAD7" w14:textId="77777777" w:rsidR="001F269F" w:rsidRDefault="00071D62">
            <w:pPr>
              <w:ind w:firstLine="0"/>
              <w:jc w:val="left"/>
              <w:pPrChange w:id="556" w:author="User" w:date="2026-09-21T16:14:00Z">
                <w:pPr/>
              </w:pPrChange>
            </w:pPr>
            <w:r>
              <w:rPr>
                <w:rPrChange w:id="557" w:author="User" w:date="2026-09-21T15:39:00Z">
                  <w:rPr>
                    <w:lang w:val="en-US"/>
                  </w:rPr>
                </w:rPrChange>
              </w:rPr>
              <w:t>Поле ввода работает только с тегами, для которых явно разрешён внешний ввод.</w:t>
            </w:r>
          </w:p>
        </w:tc>
      </w:tr>
      <w:tr w:rsidR="00CF7F83" w:rsidRPr="003411A0" w14:paraId="29515149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D8E1A71" w14:textId="77777777" w:rsidR="001F269F" w:rsidRDefault="00071D62">
            <w:pPr>
              <w:ind w:firstLine="0"/>
              <w:jc w:val="center"/>
              <w:pPrChange w:id="558" w:author="User" w:date="2026-09-21T16:14:00Z">
                <w:pPr/>
              </w:pPrChange>
            </w:pPr>
            <w:r w:rsidRPr="00E370A5">
              <w:rPr>
                <w:rPrChange w:id="559" w:author="User" w:date="2026-09-21T17:23:00Z">
                  <w:rPr>
                    <w:lang w:val="en-US"/>
                  </w:rPr>
                </w:rPrChange>
              </w:rPr>
              <w:t>Измерительное сечение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F992DB3" w14:textId="77777777" w:rsidR="001F269F" w:rsidRDefault="00071D62" w:rsidP="00D6743C">
            <w:pPr>
              <w:ind w:firstLine="0"/>
              <w:jc w:val="left"/>
            </w:pPr>
            <w:r>
              <w:rPr>
                <w:rPrChange w:id="560" w:author="User" w:date="2026-09-21T15:39:00Z">
                  <w:rPr>
                    <w:lang w:val="en-US"/>
                  </w:rPr>
                </w:rPrChange>
              </w:rPr>
              <w:t>Расчёт и показ деформаций и напряжений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27B2542" w14:textId="77777777" w:rsidR="001F269F" w:rsidRDefault="00071D62">
            <w:pPr>
              <w:ind w:firstLine="0"/>
              <w:jc w:val="left"/>
              <w:pPrChange w:id="561" w:author="User" w:date="2026-09-21T16:14:00Z">
                <w:pPr/>
              </w:pPrChange>
            </w:pPr>
            <w:r>
              <w:rPr>
                <w:rPrChange w:id="562" w:author="User" w:date="2026-09-21T15:39:00Z">
                  <w:rPr>
                    <w:lang w:val="en-US"/>
                  </w:rPr>
                </w:rPrChange>
              </w:rPr>
              <w:t>Привязки и схема сечения сохраняются в проекте СТТ.</w:t>
            </w:r>
          </w:p>
        </w:tc>
      </w:tr>
    </w:tbl>
    <w:p w14:paraId="2FA81E1C" w14:textId="77777777" w:rsidR="001F269F" w:rsidRDefault="00071D62" w:rsidP="00D6743C">
      <w:r>
        <w:rPr>
          <w:rPrChange w:id="563" w:author="User" w:date="2026-09-21T15:39:00Z">
            <w:rPr>
              <w:lang w:val="en-US"/>
            </w:rPr>
          </w:rPrChange>
        </w:rPr>
        <w:t>Переключение страниц меняет только видимое представление и не останавливает сбор. Изменение параметров отображения не меняет аппаратную конфигурацию и содержимое файлов уже завершённых записей.</w:t>
      </w:r>
    </w:p>
    <w:p w14:paraId="5F97E1AD" w14:textId="77777777" w:rsidR="00CF7F83" w:rsidRPr="00341429" w:rsidRDefault="006C27AD" w:rsidP="006C27AD">
      <w:pPr>
        <w:pStyle w:val="af3"/>
        <w:outlineLvl w:val="1"/>
      </w:pPr>
      <w:bookmarkStart w:id="564" w:name="_Toc240903358"/>
      <w:r>
        <w:t>4.1.8 SQL база данных</w:t>
      </w:r>
      <w:bookmarkEnd w:id="564"/>
    </w:p>
    <w:p w14:paraId="60B98AF4" w14:textId="77777777" w:rsidR="001F269F" w:rsidRDefault="00071D62" w:rsidP="00D6743C">
      <w:r>
        <w:rPr>
          <w:rPrChange w:id="565" w:author="User" w:date="2026-09-21T15:39:00Z">
            <w:rPr>
              <w:lang w:val="en-US"/>
            </w:rPr>
          </w:rPrChange>
        </w:rPr>
        <w:t>SQL-подсистема предназначена для долговременного хранения выбранных оценок и метаданных объекта. Она не заменяет основную файловую запись сырых сигналов. Для SQL отдельно выбираются теги, оценки и период записи.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0CB63C2E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49149C11" w14:textId="77777777" w:rsidR="001F269F" w:rsidRDefault="00071D62">
            <w:pPr>
              <w:ind w:firstLine="0"/>
              <w:jc w:val="center"/>
              <w:pPrChange w:id="566" w:author="User" w:date="2026-09-21T16:13:00Z">
                <w:pPr/>
              </w:pPrChange>
            </w:pPr>
            <w:r w:rsidRPr="00E370A5">
              <w:rPr>
                <w:rPrChange w:id="567" w:author="User" w:date="2026-09-21T17:24:00Z">
                  <w:rPr>
                    <w:lang w:val="en-US"/>
                  </w:rPr>
                </w:rPrChange>
              </w:rPr>
              <w:t>Параметр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36B40175" w14:textId="77777777" w:rsidR="001F269F" w:rsidRDefault="00071D62" w:rsidP="00E370A5">
            <w:pPr>
              <w:ind w:firstLine="0"/>
              <w:pPrChange w:id="568" w:author="User" w:date="2026-09-21T17:24:00Z">
                <w:pPr/>
              </w:pPrChange>
            </w:pPr>
            <w:r>
              <w:rPr>
                <w:rPrChange w:id="569" w:author="User" w:date="2026-09-21T15:39:00Z">
                  <w:rPr>
                    <w:lang w:val="en-US"/>
                  </w:rPr>
                </w:rPrChange>
              </w:rPr>
              <w:t>Назначение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32A8B1B5" w14:textId="77777777" w:rsidR="001F269F" w:rsidRDefault="00071D62" w:rsidP="00E370A5">
            <w:pPr>
              <w:ind w:firstLine="0"/>
              <w:pPrChange w:id="570" w:author="User" w:date="2026-09-21T17:24:00Z">
                <w:pPr/>
              </w:pPrChange>
            </w:pPr>
            <w:r>
              <w:rPr>
                <w:rPrChange w:id="571" w:author="User" w:date="2026-09-21T15:39:00Z">
                  <w:rPr>
                    <w:lang w:val="en-US"/>
                  </w:rPr>
                </w:rPrChange>
              </w:rPr>
              <w:t>Эксплуатационное правило</w:t>
            </w:r>
          </w:p>
        </w:tc>
      </w:tr>
      <w:tr w:rsidR="00CF7F83" w:rsidRPr="003411A0" w14:paraId="1D36288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62F78DE" w14:textId="77777777" w:rsidR="001F269F" w:rsidRDefault="00071D62">
            <w:pPr>
              <w:ind w:firstLine="0"/>
              <w:jc w:val="center"/>
              <w:pPrChange w:id="572" w:author="User" w:date="2026-09-21T16:13:00Z">
                <w:pPr/>
              </w:pPrChange>
            </w:pPr>
            <w:r w:rsidRPr="00E370A5">
              <w:rPr>
                <w:rPrChange w:id="573" w:author="User" w:date="2026-09-21T17:24:00Z">
                  <w:rPr>
                    <w:lang w:val="en-US"/>
                  </w:rPr>
                </w:rPrChange>
              </w:rPr>
              <w:t>Сервер и БД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63CB36B" w14:textId="77777777" w:rsidR="001F269F" w:rsidRDefault="00071D62">
            <w:pPr>
              <w:ind w:firstLine="0"/>
              <w:jc w:val="left"/>
              <w:pPrChange w:id="574" w:author="User" w:date="2026-09-21T16:13:00Z">
                <w:pPr/>
              </w:pPrChange>
            </w:pPr>
            <w:r>
              <w:rPr>
                <w:rPrChange w:id="575" w:author="User" w:date="2026-09-21T15:39:00Z">
                  <w:rPr>
                    <w:lang w:val="en-US"/>
                  </w:rPr>
                </w:rPrChange>
              </w:rPr>
              <w:t>Сетевой адрес, путь/имя БД и учётные данные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1BBD063" w14:textId="77777777" w:rsidR="001F269F" w:rsidRDefault="00071D62">
            <w:pPr>
              <w:ind w:firstLine="0"/>
              <w:jc w:val="left"/>
              <w:pPrChange w:id="576" w:author="User" w:date="2026-09-21T16:13:00Z">
                <w:pPr/>
              </w:pPrChange>
            </w:pPr>
            <w:r>
              <w:rPr>
                <w:rPrChange w:id="577" w:author="User" w:date="2026-09-21T15:39:00Z">
                  <w:rPr>
                    <w:lang w:val="en-US"/>
                  </w:rPr>
                </w:rPrChange>
              </w:rPr>
              <w:t xml:space="preserve">Перед </w:t>
            </w:r>
            <w:proofErr w:type="spellStart"/>
            <w:r>
              <w:rPr>
                <w:rPrChange w:id="578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579" w:author="User" w:date="2026-09-21T15:39:00Z">
                  <w:rPr>
                    <w:lang w:val="en-US"/>
                  </w:rPr>
                </w:rPrChange>
              </w:rPr>
              <w:t xml:space="preserve"> выполнить проверку подключения; не хранить учётные данные в общедоступных файлах.</w:t>
            </w:r>
          </w:p>
        </w:tc>
      </w:tr>
      <w:tr w:rsidR="00CF7F83" w:rsidRPr="003411A0" w14:paraId="2F15A08E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1BC9BBB" w14:textId="77777777" w:rsidR="001F269F" w:rsidRDefault="00071D62" w:rsidP="00D6743C">
            <w:pPr>
              <w:ind w:firstLine="0"/>
              <w:jc w:val="center"/>
            </w:pPr>
            <w:r w:rsidRPr="00E370A5">
              <w:rPr>
                <w:rPrChange w:id="580" w:author="User" w:date="2026-09-21T17:24:00Z">
                  <w:rPr>
                    <w:lang w:val="en-US"/>
                  </w:rPr>
                </w:rPrChange>
              </w:rPr>
              <w:t>Флажок «Запись в SQL»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BAF2E9F" w14:textId="77777777" w:rsidR="001F269F" w:rsidRDefault="00071D62">
            <w:pPr>
              <w:ind w:firstLine="0"/>
              <w:jc w:val="left"/>
              <w:pPrChange w:id="581" w:author="User" w:date="2026-09-21T16:13:00Z">
                <w:pPr/>
              </w:pPrChange>
            </w:pPr>
            <w:r>
              <w:rPr>
                <w:rPrChange w:id="582" w:author="User" w:date="2026-09-21T15:39:00Z">
                  <w:rPr>
                    <w:lang w:val="en-US"/>
                  </w:rPr>
                </w:rPrChange>
              </w:rPr>
              <w:t>Общее разрешение передачи оценок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A9C73DD" w14:textId="77777777" w:rsidR="001F269F" w:rsidRDefault="00071D62">
            <w:pPr>
              <w:ind w:firstLine="0"/>
              <w:jc w:val="left"/>
              <w:pPrChange w:id="583" w:author="User" w:date="2026-09-21T16:13:00Z">
                <w:pPr/>
              </w:pPrChange>
            </w:pPr>
            <w:r>
              <w:rPr>
                <w:rPrChange w:id="584" w:author="User" w:date="2026-09-21T15:39:00Z">
                  <w:rPr>
                    <w:lang w:val="en-US"/>
                  </w:rPr>
                </w:rPrChange>
              </w:rPr>
              <w:t xml:space="preserve">Работает только при исправном подключении, </w:t>
            </w:r>
            <w:proofErr w:type="spellStart"/>
            <w:r>
              <w:rPr>
                <w:rPrChange w:id="585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586" w:author="User" w:date="2026-09-21T15:39:00Z">
                  <w:rPr>
                    <w:lang w:val="en-US"/>
                  </w:rPr>
                </w:rPrChange>
              </w:rPr>
              <w:t xml:space="preserve"> и выбранных SQL-тегах.</w:t>
            </w:r>
          </w:p>
        </w:tc>
      </w:tr>
      <w:tr w:rsidR="00CF7F83" w:rsidRPr="003411A0" w14:paraId="34A6D925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BBD350F" w14:textId="77777777" w:rsidR="001F269F" w:rsidRDefault="00071D62">
            <w:pPr>
              <w:ind w:firstLine="0"/>
              <w:jc w:val="center"/>
              <w:pPrChange w:id="587" w:author="User" w:date="2026-09-21T16:13:00Z">
                <w:pPr/>
              </w:pPrChange>
            </w:pPr>
            <w:r w:rsidRPr="00E370A5">
              <w:rPr>
                <w:rPrChange w:id="588" w:author="User" w:date="2026-09-21T17:24:00Z">
                  <w:rPr>
                    <w:lang w:val="en-US"/>
                  </w:rPr>
                </w:rPrChange>
              </w:rPr>
              <w:t>Управляющий тег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4A9799B" w14:textId="77777777" w:rsidR="001F269F" w:rsidRDefault="00071D62">
            <w:pPr>
              <w:ind w:firstLine="0"/>
              <w:jc w:val="left"/>
              <w:pPrChange w:id="589" w:author="User" w:date="2026-09-21T16:13:00Z">
                <w:pPr/>
              </w:pPrChange>
            </w:pPr>
            <w:r>
              <w:rPr>
                <w:rPrChange w:id="590" w:author="User" w:date="2026-09-21T15:39:00Z">
                  <w:rPr>
                    <w:lang w:val="en-US"/>
                  </w:rPr>
                </w:rPrChange>
              </w:rPr>
              <w:t>Логическое разрешение SQL-записи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4AB2493" w14:textId="77777777" w:rsidR="001F269F" w:rsidRDefault="00071D62">
            <w:pPr>
              <w:ind w:firstLine="0"/>
              <w:jc w:val="left"/>
              <w:pPrChange w:id="591" w:author="User" w:date="2026-09-21T16:13:00Z">
                <w:pPr/>
              </w:pPrChange>
            </w:pPr>
            <w:r>
              <w:rPr>
                <w:rPrChange w:id="592" w:author="User" w:date="2026-09-21T15:39:00Z">
                  <w:rPr>
                    <w:lang w:val="en-US"/>
                  </w:rPr>
                </w:rPrChange>
              </w:rPr>
              <w:t xml:space="preserve">Его значение дополняет, а не заменяет общий флажок и состояние </w:t>
            </w:r>
            <w:proofErr w:type="spellStart"/>
            <w:r>
              <w:rPr>
                <w:rPrChange w:id="593" w:author="User" w:date="2026-09-21T15:39:00Z">
                  <w:rPr>
                    <w:lang w:val="en-US"/>
                  </w:rPr>
                </w:rPrChange>
              </w:rPr>
              <w:t>Record</w:t>
            </w:r>
            <w:proofErr w:type="spellEnd"/>
            <w:r>
              <w:rPr>
                <w:rPrChange w:id="594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2A78BCAF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FE52DB0" w14:textId="77777777" w:rsidR="001F269F" w:rsidRDefault="00071D62">
            <w:pPr>
              <w:ind w:firstLine="0"/>
              <w:jc w:val="center"/>
              <w:pPrChange w:id="595" w:author="User" w:date="2026-09-21T16:13:00Z">
                <w:pPr/>
              </w:pPrChange>
            </w:pPr>
            <w:r w:rsidRPr="00E370A5">
              <w:rPr>
                <w:rPrChange w:id="596" w:author="User" w:date="2026-09-21T17:23:00Z">
                  <w:rPr>
                    <w:lang w:val="en-US"/>
                  </w:rPr>
                </w:rPrChange>
              </w:rPr>
              <w:lastRenderedPageBreak/>
              <w:t>Период, с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1616C38F" w14:textId="77777777" w:rsidR="001F269F" w:rsidRDefault="00071D62">
            <w:pPr>
              <w:ind w:firstLine="0"/>
              <w:jc w:val="left"/>
              <w:pPrChange w:id="597" w:author="User" w:date="2026-09-21T16:13:00Z">
                <w:pPr/>
              </w:pPrChange>
            </w:pPr>
            <w:r>
              <w:rPr>
                <w:rPrChange w:id="598" w:author="User" w:date="2026-09-21T15:39:00Z">
                  <w:rPr>
                    <w:lang w:val="en-US"/>
                  </w:rPr>
                </w:rPrChange>
              </w:rPr>
              <w:t>Интервал формирования SQL-точек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258F9ED" w14:textId="77777777" w:rsidR="001F269F" w:rsidRDefault="00071D62">
            <w:pPr>
              <w:ind w:firstLine="0"/>
              <w:jc w:val="left"/>
              <w:pPrChange w:id="599" w:author="User" w:date="2026-09-21T16:13:00Z">
                <w:pPr/>
              </w:pPrChange>
            </w:pPr>
            <w:r>
              <w:rPr>
                <w:rPrChange w:id="600" w:author="User" w:date="2026-09-21T15:39:00Z">
                  <w:rPr>
                    <w:lang w:val="en-US"/>
                  </w:rPr>
                </w:rPrChange>
              </w:rPr>
              <w:t>Не является частотой опроса и не изменяет детализацию сырого файла.</w:t>
            </w:r>
          </w:p>
        </w:tc>
      </w:tr>
      <w:tr w:rsidR="00CF7F83" w:rsidRPr="003411A0" w14:paraId="4DB11459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4EB5945" w14:textId="77777777" w:rsidR="001F269F" w:rsidRDefault="00071D62">
            <w:pPr>
              <w:ind w:firstLine="0"/>
              <w:jc w:val="center"/>
              <w:pPrChange w:id="601" w:author="User" w:date="2026-09-21T16:13:00Z">
                <w:pPr/>
              </w:pPrChange>
            </w:pPr>
            <w:r w:rsidRPr="00E370A5">
              <w:rPr>
                <w:rPrChange w:id="602" w:author="User" w:date="2026-09-21T17:23:00Z">
                  <w:rPr>
                    <w:lang w:val="en-US"/>
                  </w:rPr>
                </w:rPrChange>
              </w:rPr>
              <w:t>Ёмкость очереди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3CC98CB" w14:textId="77777777" w:rsidR="001F269F" w:rsidRDefault="00071D62">
            <w:pPr>
              <w:ind w:firstLine="0"/>
              <w:jc w:val="left"/>
              <w:pPrChange w:id="603" w:author="User" w:date="2026-09-21T16:13:00Z">
                <w:pPr/>
              </w:pPrChange>
            </w:pPr>
            <w:r>
              <w:rPr>
                <w:rPrChange w:id="604" w:author="User" w:date="2026-09-21T15:39:00Z">
                  <w:rPr>
                    <w:lang w:val="en-US"/>
                  </w:rPr>
                </w:rPrChange>
              </w:rPr>
              <w:t>Запас отложенных SQL-записей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B0E4670" w14:textId="77777777" w:rsidR="001F269F" w:rsidRDefault="00071D62">
            <w:pPr>
              <w:ind w:firstLine="0"/>
              <w:jc w:val="left"/>
              <w:pPrChange w:id="605" w:author="User" w:date="2026-09-21T16:13:00Z">
                <w:pPr/>
              </w:pPrChange>
            </w:pPr>
            <w:r>
              <w:rPr>
                <w:rPrChange w:id="606" w:author="User" w:date="2026-09-21T15:39:00Z">
                  <w:rPr>
                    <w:lang w:val="en-US"/>
                  </w:rPr>
                </w:rPrChange>
              </w:rPr>
              <w:t>Повышает устойчивость при временной задержке сервера, но использует больше памяти.</w:t>
            </w:r>
          </w:p>
        </w:tc>
      </w:tr>
      <w:tr w:rsidR="00CF7F83" w:rsidRPr="003411A0" w14:paraId="19F405CF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D66761F" w14:textId="77777777" w:rsidR="001F269F" w:rsidRDefault="00071D62">
            <w:pPr>
              <w:ind w:firstLine="0"/>
              <w:jc w:val="center"/>
              <w:pPrChange w:id="607" w:author="User" w:date="2026-09-21T16:13:00Z">
                <w:pPr/>
              </w:pPrChange>
            </w:pPr>
            <w:r w:rsidRPr="00E370A5">
              <w:rPr>
                <w:rPrChange w:id="608" w:author="User" w:date="2026-09-21T17:23:00Z">
                  <w:rPr>
                    <w:lang w:val="en-US"/>
                  </w:rPr>
                </w:rPrChange>
              </w:rPr>
              <w:t>Тег и оценка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ECE4A4A" w14:textId="77777777" w:rsidR="001F269F" w:rsidRDefault="00071D62" w:rsidP="00D6743C">
            <w:pPr>
              <w:ind w:firstLine="0"/>
              <w:jc w:val="left"/>
            </w:pPr>
            <w:r>
              <w:rPr>
                <w:rPrChange w:id="609" w:author="User" w:date="2026-09-21T15:39:00Z">
                  <w:rPr>
                    <w:lang w:val="en-US"/>
                  </w:rPr>
                </w:rPrChange>
              </w:rPr>
              <w:t>Какая производная величина попадает в БД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4B050094" w14:textId="77777777" w:rsidR="001F269F" w:rsidRDefault="00071D62">
            <w:pPr>
              <w:ind w:firstLine="0"/>
              <w:jc w:val="left"/>
              <w:pPrChange w:id="610" w:author="User" w:date="2026-09-21T16:13:00Z">
                <w:pPr/>
              </w:pPrChange>
            </w:pPr>
            <w:r>
              <w:rPr>
                <w:rPrChange w:id="611" w:author="User" w:date="2026-09-21T15:39:00Z">
                  <w:rPr>
                    <w:lang w:val="en-US"/>
                  </w:rPr>
                </w:rPrChange>
              </w:rPr>
              <w:t xml:space="preserve">Для одного тега осмысленно выбирается </w:t>
            </w:r>
            <w:proofErr w:type="spellStart"/>
            <w:r>
              <w:rPr>
                <w:rPrChange w:id="612" w:author="User" w:date="2026-09-21T15:39:00Z">
                  <w:rPr>
                    <w:lang w:val="en-US"/>
                  </w:rPr>
                </w:rPrChange>
              </w:rPr>
              <w:t>Mean</w:t>
            </w:r>
            <w:proofErr w:type="spellEnd"/>
            <w:r>
              <w:rPr>
                <w:rPrChange w:id="613" w:author="User" w:date="2026-09-21T15:39:00Z">
                  <w:rPr>
                    <w:lang w:val="en-US"/>
                  </w:rPr>
                </w:rPrChange>
              </w:rPr>
              <w:t>, RMS, Max или другая оценка.</w:t>
            </w:r>
          </w:p>
        </w:tc>
      </w:tr>
    </w:tbl>
    <w:p w14:paraId="418F9A16" w14:textId="77777777" w:rsidR="001F269F" w:rsidRDefault="00071D62" w:rsidP="00D6743C">
      <w:r>
        <w:rPr>
          <w:rPrChange w:id="614" w:author="User" w:date="2026-09-21T15:39:00Z">
            <w:rPr>
              <w:lang w:val="en-US"/>
            </w:rPr>
          </w:rPrChange>
        </w:rPr>
        <w:t>Исторический SQL-тренд читает точки из БД по выбранным каналам и интервалу. Режим «Текущая дата» привязывает правую границу X к текущему времени и периодически дочитывает новые точки. Пользовательский масштаб Y при этом сохраняется.</w:t>
      </w:r>
    </w:p>
    <w:p w14:paraId="3D170733" w14:textId="77777777" w:rsidR="001F269F" w:rsidRDefault="00071D62" w:rsidP="00D6743C">
      <w:r>
        <w:rPr>
          <w:rPrChange w:id="615" w:author="User" w:date="2026-09-21T15:39:00Z">
            <w:rPr>
              <w:lang w:val="en-US"/>
            </w:rPr>
          </w:rPrChange>
        </w:rPr>
        <w:t>Удаление линии из настройки SQL-тренда не удаляет исторические точки. Удаление интервала из БД является отдельной необратимой операцией и допускается только после резервного копирования.</w:t>
      </w:r>
    </w:p>
    <w:p w14:paraId="377BF4C3" w14:textId="77777777" w:rsidR="00CF7F83" w:rsidRPr="00341429" w:rsidRDefault="006C27AD" w:rsidP="006C27AD">
      <w:pPr>
        <w:pStyle w:val="af3"/>
        <w:outlineLvl w:val="1"/>
      </w:pPr>
      <w:bookmarkStart w:id="616" w:name="_Toc240903359"/>
      <w:r>
        <w:t>4.1.9 Графики и анализ данных</w:t>
      </w:r>
      <w:bookmarkEnd w:id="616"/>
    </w:p>
    <w:p w14:paraId="2969B063" w14:textId="77777777" w:rsidR="001F269F" w:rsidRDefault="00071D62" w:rsidP="00D6743C">
      <w:r>
        <w:rPr>
          <w:rPrChange w:id="617" w:author="User" w:date="2026-09-21T15:39:00Z">
            <w:rPr>
              <w:lang w:val="en-US"/>
            </w:rPr>
          </w:rPrChange>
        </w:rPr>
        <w:t>Осциллограмма показывает отсчёты сигнала; оперативный тренд — последовательность текущих оценок; SQL-тренд — исторические оценки; спектр — частотное представление. Выбор компонента должен соответствовать типу исходных данных и задаче оператора.</w:t>
      </w:r>
    </w:p>
    <w:p w14:paraId="56A08DBF" w14:textId="77777777" w:rsidR="00CF7F83" w:rsidRDefault="001373A4" w:rsidP="00335D55">
      <w:pPr>
        <w:pStyle w:val="a3"/>
      </w:pPr>
      <w:r>
        <w:rPr>
          <w:rPrChange w:id="618" w:author="SkripnikAA" w:date="2026-09-21T12:50:00Z">
            <w:rPr>
              <w:lang w:val="en-US"/>
            </w:rPr>
          </w:rPrChange>
        </w:rPr>
        <w:t>Масштабирование мышью меняет видимый интервал и не изменяет исходные данные. Масштаб по X и Y применяется к активным осям.</w:t>
      </w:r>
    </w:p>
    <w:p w14:paraId="686AB2AC" w14:textId="77777777" w:rsidR="00CF7F83" w:rsidRDefault="001373A4" w:rsidP="00335D55">
      <w:pPr>
        <w:pStyle w:val="a3"/>
      </w:pPr>
      <w:r>
        <w:rPr>
          <w:rPrChange w:id="619" w:author="SkripnikAA" w:date="2026-09-21T12:50:00Z">
            <w:rPr>
              <w:lang w:val="en-US"/>
            </w:rPr>
          </w:rPrChange>
        </w:rPr>
        <w:t>Двойной щелчок по оперативному графику возвращает полный доступный X и вписывает Y с запасом. Это действие меняет только вид.</w:t>
      </w:r>
    </w:p>
    <w:p w14:paraId="60556BF7" w14:textId="77777777" w:rsidR="00CF7F83" w:rsidRDefault="001373A4" w:rsidP="00335D55">
      <w:pPr>
        <w:pStyle w:val="a3"/>
      </w:pPr>
      <w:r>
        <w:rPr>
          <w:rPrChange w:id="620" w:author="SkripnikAA" w:date="2026-09-21T12:50:00Z">
            <w:rPr>
              <w:lang w:val="en-US"/>
            </w:rPr>
          </w:rPrChange>
        </w:rPr>
        <w:t xml:space="preserve">Оперативный тренд работает в </w:t>
      </w:r>
      <w:proofErr w:type="spellStart"/>
      <w:r>
        <w:rPr>
          <w:rPrChange w:id="621" w:author="SkripnikAA" w:date="2026-09-21T12:50:00Z">
            <w:rPr>
              <w:lang w:val="en-US"/>
            </w:rPr>
          </w:rPrChange>
        </w:rPr>
        <w:t>Preview</w:t>
      </w:r>
      <w:proofErr w:type="spellEnd"/>
      <w:r>
        <w:rPr>
          <w:rPrChange w:id="622" w:author="SkripnikAA" w:date="2026-09-21T12:50:00Z">
            <w:rPr>
              <w:lang w:val="en-US"/>
            </w:rPr>
          </w:rPrChange>
        </w:rPr>
        <w:t xml:space="preserve"> и </w:t>
      </w:r>
      <w:proofErr w:type="spellStart"/>
      <w:r>
        <w:rPr>
          <w:rPrChange w:id="623" w:author="SkripnikAA" w:date="2026-09-21T12:50:00Z">
            <w:rPr>
              <w:lang w:val="en-US"/>
            </w:rPr>
          </w:rPrChange>
        </w:rPr>
        <w:t>Record</w:t>
      </w:r>
      <w:proofErr w:type="spellEnd"/>
      <w:r>
        <w:rPr>
          <w:rPrChange w:id="624" w:author="SkripnikAA" w:date="2026-09-21T12:50:00Z">
            <w:rPr>
              <w:lang w:val="en-US"/>
            </w:rPr>
          </w:rPrChange>
        </w:rPr>
        <w:t>; при Stop линии текущего сеанса очищаются. SQL-тренд читает архив независимо от текущего сбора.</w:t>
      </w:r>
    </w:p>
    <w:p w14:paraId="481BC9C2" w14:textId="77777777" w:rsidR="00CF7F83" w:rsidRDefault="001373A4" w:rsidP="00335D55">
      <w:pPr>
        <w:pStyle w:val="a3"/>
      </w:pPr>
      <w:r>
        <w:rPr>
          <w:rPrChange w:id="625" w:author="SkripnikAA" w:date="2026-09-21T12:50:00Z">
            <w:rPr>
              <w:lang w:val="en-US"/>
            </w:rPr>
          </w:rPrChange>
        </w:rPr>
        <w:t>Для спектра задаются исходный тег, частота дискретизации, размер БПФ, окно, перекрытие, усреднение, коррекция, интегрирование и требуемые полосовые оценки. Параметры должны соответствовать частотному диапазону и требуемому разрешению.</w:t>
      </w:r>
    </w:p>
    <w:p w14:paraId="6D17E7F2" w14:textId="77777777" w:rsidR="00CF7F83" w:rsidRPr="00341429" w:rsidRDefault="006C27AD" w:rsidP="006C27AD">
      <w:pPr>
        <w:pStyle w:val="af3"/>
        <w:outlineLvl w:val="1"/>
      </w:pPr>
      <w:bookmarkStart w:id="626" w:name="_Toc240903360"/>
      <w:r>
        <w:lastRenderedPageBreak/>
        <w:t>4.1.10 Диагностика и сохранность данных</w:t>
      </w:r>
      <w:bookmarkEnd w:id="626"/>
    </w:p>
    <w:p w14:paraId="492A3243" w14:textId="77777777" w:rsidR="001F269F" w:rsidRDefault="00071D62" w:rsidP="00D6743C">
      <w:r>
        <w:rPr>
          <w:rPrChange w:id="627" w:author="User" w:date="2026-09-21T15:39:00Z">
            <w:rPr>
              <w:lang w:val="en-US"/>
            </w:rPr>
          </w:rPrChange>
        </w:rPr>
        <w:t>Область «Журнал» показывает сообщения жизненного цикла, источников, данных, SQL и ошибок. Журнал не является измерительной записью. При диагностике следует включать только нужные категории, чтобы не скрывать ключевые сообщения избыточным выводом.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31297DE4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72D71E36" w14:textId="77777777" w:rsidR="001F269F" w:rsidRDefault="00071D62" w:rsidP="00D6743C">
            <w:pPr>
              <w:ind w:firstLine="0"/>
              <w:jc w:val="center"/>
            </w:pPr>
            <w:r w:rsidRPr="00E370A5">
              <w:rPr>
                <w:rPrChange w:id="628" w:author="User" w:date="2026-09-21T17:24:00Z">
                  <w:rPr>
                    <w:lang w:val="en-US"/>
                  </w:rPr>
                </w:rPrChange>
              </w:rPr>
              <w:t>Признак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41AEF0B5" w14:textId="77777777" w:rsidR="001F269F" w:rsidRDefault="00071D62" w:rsidP="00D6743C">
            <w:pPr>
              <w:ind w:firstLine="0"/>
              <w:jc w:val="center"/>
            </w:pPr>
            <w:r>
              <w:rPr>
                <w:rPrChange w:id="629" w:author="User" w:date="2026-09-21T15:39:00Z">
                  <w:rPr>
                    <w:lang w:val="en-US"/>
                  </w:rPr>
                </w:rPrChange>
              </w:rPr>
              <w:t>Вероятная причина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6F552997" w14:textId="77777777" w:rsidR="001F269F" w:rsidRDefault="00071D62" w:rsidP="00D6743C">
            <w:pPr>
              <w:ind w:firstLine="0"/>
              <w:jc w:val="center"/>
            </w:pPr>
            <w:r>
              <w:rPr>
                <w:rPrChange w:id="630" w:author="User" w:date="2026-09-21T15:39:00Z">
                  <w:rPr>
                    <w:lang w:val="en-US"/>
                  </w:rPr>
                </w:rPrChange>
              </w:rPr>
              <w:t>Действие оператора</w:t>
            </w:r>
          </w:p>
        </w:tc>
      </w:tr>
      <w:tr w:rsidR="00CF7F83" w:rsidRPr="003411A0" w14:paraId="5DA7B734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FCF6D5F" w14:textId="77777777" w:rsidR="001F269F" w:rsidRDefault="00071D62">
            <w:pPr>
              <w:ind w:firstLine="0"/>
              <w:jc w:val="center"/>
              <w:pPrChange w:id="631" w:author="User" w:date="2026-09-21T16:13:00Z">
                <w:pPr/>
              </w:pPrChange>
            </w:pPr>
            <w:r w:rsidRPr="00E370A5">
              <w:rPr>
                <w:rPrChange w:id="632" w:author="User" w:date="2026-09-21T17:24:00Z">
                  <w:rPr>
                    <w:lang w:val="en-US"/>
                  </w:rPr>
                </w:rPrChange>
              </w:rPr>
              <w:t xml:space="preserve">Нет данных в </w:t>
            </w:r>
            <w:proofErr w:type="spellStart"/>
            <w:r w:rsidRPr="00E370A5">
              <w:rPr>
                <w:rPrChange w:id="633" w:author="User" w:date="2026-09-21T17:24:00Z">
                  <w:rPr>
                    <w:lang w:val="en-US"/>
                  </w:rPr>
                </w:rPrChange>
              </w:rPr>
              <w:t>Preview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3A38B4F" w14:textId="77777777" w:rsidR="001F269F" w:rsidRDefault="00071D62">
            <w:pPr>
              <w:ind w:firstLine="0"/>
              <w:jc w:val="left"/>
              <w:pPrChange w:id="634" w:author="User" w:date="2026-09-21T16:13:00Z">
                <w:pPr/>
              </w:pPrChange>
            </w:pPr>
            <w:r>
              <w:rPr>
                <w:rPrChange w:id="635" w:author="User" w:date="2026-09-21T15:39:00Z">
                  <w:rPr>
                    <w:lang w:val="en-US"/>
                  </w:rPr>
                </w:rPrChange>
              </w:rPr>
              <w:t>Недоступен прибор, ошибочный адрес, источник отключён или не подготовлен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4243F92" w14:textId="77777777" w:rsidR="001F269F" w:rsidRDefault="00071D62">
            <w:pPr>
              <w:ind w:firstLine="0"/>
              <w:jc w:val="left"/>
              <w:pPrChange w:id="636" w:author="User" w:date="2026-09-21T16:13:00Z">
                <w:pPr/>
              </w:pPrChange>
            </w:pPr>
            <w:r>
              <w:rPr>
                <w:rPrChange w:id="637" w:author="User" w:date="2026-09-21T15:39:00Z">
                  <w:rPr>
                    <w:lang w:val="en-US"/>
                  </w:rPr>
                </w:rPrChange>
              </w:rPr>
              <w:t>Вернуться в Stop, проверить сеть, дерево устройств, адрес и журнал.</w:t>
            </w:r>
          </w:p>
        </w:tc>
      </w:tr>
      <w:tr w:rsidR="00CF7F83" w:rsidRPr="003411A0" w14:paraId="0BAE151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62C26B4" w14:textId="77777777" w:rsidR="001F269F" w:rsidRDefault="00071D62">
            <w:pPr>
              <w:ind w:firstLine="0"/>
              <w:jc w:val="center"/>
              <w:pPrChange w:id="638" w:author="User" w:date="2026-09-21T16:13:00Z">
                <w:pPr/>
              </w:pPrChange>
            </w:pPr>
            <w:r w:rsidRPr="00E370A5">
              <w:rPr>
                <w:rPrChange w:id="639" w:author="User" w:date="2026-09-21T17:24:00Z">
                  <w:rPr>
                    <w:lang w:val="en-US"/>
                  </w:rPr>
                </w:rPrChange>
              </w:rPr>
              <w:t>Неверные единицы или диапазон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6D56E93" w14:textId="77777777" w:rsidR="001F269F" w:rsidRDefault="00071D62">
            <w:pPr>
              <w:ind w:firstLine="0"/>
              <w:jc w:val="left"/>
              <w:pPrChange w:id="640" w:author="User" w:date="2026-09-21T16:13:00Z">
                <w:pPr/>
              </w:pPrChange>
            </w:pPr>
            <w:r>
              <w:rPr>
                <w:rPrChange w:id="641" w:author="User" w:date="2026-09-21T15:39:00Z">
                  <w:rPr>
                    <w:lang w:val="en-US"/>
                  </w:rPr>
                </w:rPrChange>
              </w:rPr>
              <w:t>Неверная ГХ, тип входа или свойства тега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4FFFD88" w14:textId="77777777" w:rsidR="001F269F" w:rsidRDefault="00071D62">
            <w:pPr>
              <w:ind w:firstLine="0"/>
              <w:jc w:val="left"/>
              <w:pPrChange w:id="642" w:author="User" w:date="2026-09-21T16:13:00Z">
                <w:pPr/>
              </w:pPrChange>
            </w:pPr>
            <w:r>
              <w:rPr>
                <w:rPrChange w:id="643" w:author="User" w:date="2026-09-21T15:39:00Z">
                  <w:rPr>
                    <w:lang w:val="en-US"/>
                  </w:rPr>
                </w:rPrChange>
              </w:rPr>
              <w:t xml:space="preserve">Остановить запись, проверить канал/ГХ/тег и повторить </w:t>
            </w:r>
            <w:proofErr w:type="spellStart"/>
            <w:r>
              <w:rPr>
                <w:rPrChange w:id="644" w:author="User" w:date="2026-09-21T15:39:00Z">
                  <w:rPr>
                    <w:lang w:val="en-US"/>
                  </w:rPr>
                </w:rPrChange>
              </w:rPr>
              <w:t>Preview</w:t>
            </w:r>
            <w:proofErr w:type="spellEnd"/>
            <w:r>
              <w:rPr>
                <w:rPrChange w:id="645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0E8B4E99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06CB0AF" w14:textId="77777777" w:rsidR="001F269F" w:rsidRDefault="00071D62">
            <w:pPr>
              <w:ind w:firstLine="0"/>
              <w:jc w:val="center"/>
              <w:pPrChange w:id="646" w:author="User" w:date="2026-09-21T16:13:00Z">
                <w:pPr/>
              </w:pPrChange>
            </w:pPr>
            <w:r w:rsidRPr="00E370A5">
              <w:rPr>
                <w:rPrChange w:id="647" w:author="User" w:date="2026-09-21T17:24:00Z">
                  <w:rPr>
                    <w:lang w:val="en-US"/>
                  </w:rPr>
                </w:rPrChange>
              </w:rPr>
              <w:t>SQL-точки не появляются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4C2F76C" w14:textId="77777777" w:rsidR="001F269F" w:rsidRDefault="00071D62">
            <w:pPr>
              <w:ind w:firstLine="0"/>
              <w:jc w:val="left"/>
              <w:pPrChange w:id="648" w:author="User" w:date="2026-09-21T16:13:00Z">
                <w:pPr/>
              </w:pPrChange>
            </w:pPr>
            <w:r>
              <w:rPr>
                <w:rPrChange w:id="649" w:author="User" w:date="2026-09-21T15:39:00Z">
                  <w:rPr>
                    <w:lang w:val="en-US"/>
                  </w:rPr>
                </w:rPrChange>
              </w:rPr>
              <w:t>Нет связи, неверные учётные данные, не включён флажок, ложен управляющий тег или не выбраны теги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69ADFDF" w14:textId="77777777" w:rsidR="001F269F" w:rsidRDefault="00071D62">
            <w:pPr>
              <w:ind w:firstLine="0"/>
              <w:jc w:val="left"/>
              <w:pPrChange w:id="650" w:author="User" w:date="2026-09-21T16:13:00Z">
                <w:pPr/>
              </w:pPrChange>
            </w:pPr>
            <w:r>
              <w:rPr>
                <w:rPrChange w:id="651" w:author="User" w:date="2026-09-21T15:39:00Z">
                  <w:rPr>
                    <w:lang w:val="en-US"/>
                  </w:rPr>
                </w:rPrChange>
              </w:rPr>
              <w:t>Проверить подключение, журнал, флажок SQL, управляющий тег, перечень тегов и оценок.</w:t>
            </w:r>
          </w:p>
        </w:tc>
      </w:tr>
      <w:tr w:rsidR="00CF7F83" w:rsidRPr="003411A0" w14:paraId="36BE64E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152FC3B" w14:textId="77777777" w:rsidR="001F269F" w:rsidRDefault="00071D62">
            <w:pPr>
              <w:ind w:firstLine="0"/>
              <w:jc w:val="center"/>
              <w:pPrChange w:id="652" w:author="User" w:date="2026-09-21T16:13:00Z">
                <w:pPr/>
              </w:pPrChange>
            </w:pPr>
            <w:proofErr w:type="spellStart"/>
            <w:r w:rsidRPr="00E370A5">
              <w:rPr>
                <w:rPrChange w:id="653" w:author="User" w:date="2026-09-21T17:24:00Z">
                  <w:rPr>
                    <w:lang w:val="en-US"/>
                  </w:rPr>
                </w:rPrChange>
              </w:rPr>
              <w:t>RCPanel</w:t>
            </w:r>
            <w:proofErr w:type="spellEnd"/>
            <w:r w:rsidRPr="00E370A5">
              <w:rPr>
                <w:rPrChange w:id="654" w:author="User" w:date="2026-09-21T17:24:00Z">
                  <w:rPr>
                    <w:lang w:val="en-US"/>
                  </w:rPr>
                </w:rPrChange>
              </w:rPr>
              <w:t xml:space="preserve"> не видит </w:t>
            </w:r>
            <w:proofErr w:type="spellStart"/>
            <w:r w:rsidRPr="00E370A5">
              <w:rPr>
                <w:rPrChange w:id="655" w:author="User" w:date="2026-09-21T17:24:00Z">
                  <w:rPr>
                    <w:lang w:val="en-US"/>
                  </w:rPr>
                </w:rPrChange>
              </w:rPr>
              <w:t>Rlnx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37A32333" w14:textId="77777777" w:rsidR="001F269F" w:rsidRDefault="00071D62">
            <w:pPr>
              <w:ind w:firstLine="0"/>
              <w:jc w:val="left"/>
              <w:pPrChange w:id="656" w:author="User" w:date="2026-09-21T16:13:00Z">
                <w:pPr/>
              </w:pPrChange>
            </w:pPr>
            <w:r>
              <w:rPr>
                <w:rPrChange w:id="657" w:author="User" w:date="2026-09-21T15:39:00Z">
                  <w:rPr>
                    <w:lang w:val="en-US"/>
                  </w:rPr>
                </w:rPrChange>
              </w:rPr>
              <w:t xml:space="preserve">Недоступен TCP 8765, разные </w:t>
            </w:r>
            <w:proofErr w:type="spellStart"/>
            <w:r>
              <w:rPr>
                <w:rPrChange w:id="658" w:author="User" w:date="2026-09-21T15:39:00Z">
                  <w:rPr>
                    <w:lang w:val="en-US"/>
                  </w:rPr>
                </w:rPrChange>
              </w:rPr>
              <w:t>broadcast</w:t>
            </w:r>
            <w:proofErr w:type="spellEnd"/>
            <w:r>
              <w:rPr>
                <w:rPrChange w:id="659" w:author="User" w:date="2026-09-21T15:39:00Z">
                  <w:rPr>
                    <w:lang w:val="en-US"/>
                  </w:rPr>
                </w:rPrChange>
              </w:rPr>
              <w:t xml:space="preserve">-домены или неверный </w:t>
            </w:r>
            <w:proofErr w:type="spellStart"/>
            <w:r>
              <w:rPr>
                <w:rPrChange w:id="660" w:author="User" w:date="2026-09-21T15:39:00Z">
                  <w:rPr>
                    <w:lang w:val="en-US"/>
                  </w:rPr>
                </w:rPrChange>
              </w:rPr>
              <w:t>endpoint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88A251C" w14:textId="77777777" w:rsidR="001F269F" w:rsidRDefault="00071D62">
            <w:pPr>
              <w:ind w:firstLine="0"/>
              <w:jc w:val="left"/>
              <w:pPrChange w:id="661" w:author="User" w:date="2026-09-21T16:13:00Z">
                <w:pPr/>
              </w:pPrChange>
            </w:pPr>
            <w:r>
              <w:rPr>
                <w:rPrChange w:id="662" w:author="User" w:date="2026-09-21T15:39:00Z">
                  <w:rPr>
                    <w:lang w:val="en-US"/>
                  </w:rPr>
                </w:rPrChange>
              </w:rPr>
              <w:t xml:space="preserve">Проверить HTTP-адрес, межсетевой экран и связь; между подсетями задать </w:t>
            </w:r>
            <w:proofErr w:type="spellStart"/>
            <w:r>
              <w:rPr>
                <w:rPrChange w:id="663" w:author="User" w:date="2026-09-21T15:39:00Z">
                  <w:rPr>
                    <w:lang w:val="en-US"/>
                  </w:rPr>
                </w:rPrChange>
              </w:rPr>
              <w:t>endpoint</w:t>
            </w:r>
            <w:proofErr w:type="spellEnd"/>
            <w:r>
              <w:rPr>
                <w:rPrChange w:id="664" w:author="User" w:date="2026-09-21T15:39:00Z">
                  <w:rPr>
                    <w:lang w:val="en-US"/>
                  </w:rPr>
                </w:rPrChange>
              </w:rPr>
              <w:t xml:space="preserve"> вручную.</w:t>
            </w:r>
          </w:p>
        </w:tc>
      </w:tr>
    </w:tbl>
    <w:p w14:paraId="41311768" w14:textId="77777777" w:rsidR="001F269F" w:rsidRDefault="00071D62" w:rsidP="00D6743C">
      <w:r>
        <w:rPr>
          <w:rPrChange w:id="665" w:author="User" w:date="2026-09-21T15:39:00Z">
            <w:rPr>
              <w:lang w:val="en-US"/>
            </w:rPr>
          </w:rPrChange>
        </w:rPr>
        <w:t xml:space="preserve">Перед изменением проекта создаётся резервная копия каталога конфигурации. Перед удалением данных SQL создаётся резервная копия БД. После изменения прибора, канала, ГХ или тега единицы и диапазоны обязательно проверяются в </w:t>
      </w:r>
      <w:proofErr w:type="spellStart"/>
      <w:r>
        <w:rPr>
          <w:rPrChange w:id="666" w:author="User" w:date="2026-09-21T15:39:00Z">
            <w:rPr>
              <w:lang w:val="en-US"/>
            </w:rPr>
          </w:rPrChange>
        </w:rPr>
        <w:t>Preview</w:t>
      </w:r>
      <w:proofErr w:type="spellEnd"/>
      <w:r>
        <w:rPr>
          <w:rPrChange w:id="667" w:author="User" w:date="2026-09-21T15:39:00Z">
            <w:rPr>
              <w:lang w:val="en-US"/>
            </w:rPr>
          </w:rPrChange>
        </w:rPr>
        <w:t xml:space="preserve"> до </w:t>
      </w:r>
      <w:proofErr w:type="spellStart"/>
      <w:r>
        <w:rPr>
          <w:rPrChange w:id="668" w:author="User" w:date="2026-09-21T15:39:00Z">
            <w:rPr>
              <w:lang w:val="en-US"/>
            </w:rPr>
          </w:rPrChange>
        </w:rPr>
        <w:t>Record</w:t>
      </w:r>
      <w:proofErr w:type="spellEnd"/>
      <w:r>
        <w:rPr>
          <w:rPrChange w:id="669" w:author="User" w:date="2026-09-21T15:39:00Z">
            <w:rPr>
              <w:lang w:val="en-US"/>
            </w:rPr>
          </w:rPrChange>
        </w:rPr>
        <w:t>.</w:t>
      </w:r>
    </w:p>
    <w:p w14:paraId="135BBA70" w14:textId="77777777" w:rsidR="00014532" w:rsidRDefault="001E0059">
      <w:r>
        <w:br w:type="page"/>
      </w:r>
    </w:p>
    <w:p w14:paraId="410C235E" w14:textId="77777777" w:rsidR="00CF7F83" w:rsidRPr="00341429" w:rsidRDefault="006C27AD" w:rsidP="006C27AD">
      <w:pPr>
        <w:pStyle w:val="af3"/>
        <w:outlineLvl w:val="1"/>
      </w:pPr>
      <w:bookmarkStart w:id="670" w:name="_Toc240903361"/>
      <w:r>
        <w:lastRenderedPageBreak/>
        <w:t xml:space="preserve">4.1.11 Основное окно и диагностика </w:t>
      </w:r>
      <w:proofErr w:type="spellStart"/>
      <w:r>
        <w:t>RecorderLnx</w:t>
      </w:r>
      <w:bookmarkEnd w:id="670"/>
      <w:proofErr w:type="spellEnd"/>
    </w:p>
    <w:p w14:paraId="09B5AE56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 xml:space="preserve">Основное окно объединяет формуляры проекта, команды режима работы, состояние записи, поиск тегов и журнал. Перед переходом в </w:t>
      </w:r>
      <w:proofErr w:type="spellStart"/>
      <w:r>
        <w:rPr>
          <w:rFonts w:ascii="Times New Roman" w:hAnsi="Times New Roman"/>
          <w:sz w:val="28"/>
        </w:rPr>
        <w:t>Record</w:t>
      </w:r>
      <w:proofErr w:type="spellEnd"/>
      <w:r>
        <w:rPr>
          <w:rFonts w:ascii="Times New Roman" w:hAnsi="Times New Roman"/>
          <w:sz w:val="28"/>
        </w:rPr>
        <w:t xml:space="preserve"> оператор проверяет состояние источников и отсутствие критических сообщений.</w:t>
      </w:r>
    </w:p>
    <w:p w14:paraId="19EDBCE9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2CA2EF31" wp14:editId="01BEE95F">
            <wp:extent cx="5577840" cy="3669632"/>
            <wp:effectExtent l="0" t="0" r="0" b="0"/>
            <wp:docPr id="1791712981" name="Picture 1791712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FBCD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 xml:space="preserve">Рисунок 1 — Основное окно </w:t>
      </w:r>
      <w:proofErr w:type="spellStart"/>
      <w:r>
        <w:rPr>
          <w:rFonts w:ascii="Times New Roman" w:hAnsi="Times New Roman"/>
          <w:i/>
          <w:sz w:val="22"/>
        </w:rPr>
        <w:t>RecorderLnx</w:t>
      </w:r>
      <w:proofErr w:type="spellEnd"/>
      <w:r>
        <w:rPr>
          <w:rFonts w:ascii="Times New Roman" w:hAnsi="Times New Roman"/>
          <w:i/>
          <w:sz w:val="22"/>
        </w:rPr>
        <w:t xml:space="preserve"> и средства оперативной диагностики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73DF259F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32ECDA6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383E069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3544F60F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1A07617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28DD1C35" w14:textId="77777777">
        <w:tc>
          <w:tcPr>
            <w:tcW w:w="1296" w:type="dxa"/>
            <w:noWrap/>
            <w:vAlign w:val="center"/>
          </w:tcPr>
          <w:p w14:paraId="52B339B9" w14:textId="77777777" w:rsidR="00014532" w:rsidRPr="00E370A5" w:rsidRDefault="001E0059">
            <w:pPr>
              <w:ind w:firstLine="0"/>
              <w:jc w:val="center"/>
              <w:rPr>
                <w:rFonts w:ascii="Times New Roman" w:hAnsi="Times New Roman"/>
                <w:sz w:val="18"/>
                <w:rPrChange w:id="671" w:author="User" w:date="2026-09-21T17:24:00Z">
                  <w:rPr/>
                </w:rPrChange>
              </w:rPr>
            </w:pPr>
            <w:r w:rsidRPr="00E370A5">
              <w:rPr>
                <w:rFonts w:ascii="Times New Roman" w:hAnsi="Times New Roman"/>
                <w:sz w:val="18"/>
                <w:rPrChange w:id="672" w:author="User" w:date="2026-09-21T17:24:00Z">
                  <w:rPr>
                    <w:rFonts w:ascii="Times New Roman" w:hAnsi="Times New Roman"/>
                    <w:sz w:val="16"/>
                  </w:rPr>
                </w:rPrChange>
              </w:rPr>
              <w:t>1‑2</w:t>
            </w:r>
          </w:p>
        </w:tc>
        <w:tc>
          <w:tcPr>
            <w:tcW w:w="2304" w:type="dxa"/>
            <w:vAlign w:val="center"/>
          </w:tcPr>
          <w:p w14:paraId="40BA5CE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Заголовок и страницы</w:t>
            </w:r>
          </w:p>
        </w:tc>
        <w:tc>
          <w:tcPr>
            <w:tcW w:w="3024" w:type="dxa"/>
            <w:vAlign w:val="center"/>
          </w:tcPr>
          <w:p w14:paraId="4889E21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открытый проект и доступные формуляры.</w:t>
            </w:r>
          </w:p>
        </w:tc>
        <w:tc>
          <w:tcPr>
            <w:tcW w:w="2160" w:type="dxa"/>
            <w:vAlign w:val="center"/>
          </w:tcPr>
          <w:p w14:paraId="6CB2F7E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Выбрать требуемую страницу проекта.</w:t>
            </w:r>
          </w:p>
        </w:tc>
      </w:tr>
      <w:tr w:rsidR="00014532" w14:paraId="524B6E81" w14:textId="77777777">
        <w:tc>
          <w:tcPr>
            <w:tcW w:w="1296" w:type="dxa"/>
            <w:noWrap/>
            <w:vAlign w:val="center"/>
          </w:tcPr>
          <w:p w14:paraId="458FD53A" w14:textId="77777777" w:rsidR="00014532" w:rsidRPr="00E370A5" w:rsidRDefault="001E0059">
            <w:pPr>
              <w:ind w:firstLine="0"/>
              <w:jc w:val="center"/>
              <w:rPr>
                <w:rFonts w:ascii="Times New Roman" w:hAnsi="Times New Roman"/>
                <w:sz w:val="18"/>
                <w:rPrChange w:id="673" w:author="User" w:date="2026-09-21T17:24:00Z">
                  <w:rPr/>
                </w:rPrChange>
              </w:rPr>
            </w:pPr>
            <w:r w:rsidRPr="00E370A5">
              <w:rPr>
                <w:rFonts w:ascii="Times New Roman" w:hAnsi="Times New Roman"/>
                <w:sz w:val="18"/>
                <w:rPrChange w:id="674" w:author="User" w:date="2026-09-21T17:24:00Z">
                  <w:rPr>
                    <w:rFonts w:ascii="Times New Roman" w:hAnsi="Times New Roman"/>
                    <w:sz w:val="16"/>
                  </w:rPr>
                </w:rPrChange>
              </w:rPr>
              <w:t>3</w:t>
            </w:r>
          </w:p>
        </w:tc>
        <w:tc>
          <w:tcPr>
            <w:tcW w:w="2304" w:type="dxa"/>
            <w:vAlign w:val="center"/>
          </w:tcPr>
          <w:p w14:paraId="39F3DFD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Команды Stop,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</w:p>
        </w:tc>
        <w:tc>
          <w:tcPr>
            <w:tcW w:w="3024" w:type="dxa"/>
            <w:vAlign w:val="center"/>
          </w:tcPr>
          <w:p w14:paraId="5BDF502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Изменяют состояние измерительного цикла и файловой записи.</w:t>
            </w:r>
          </w:p>
        </w:tc>
        <w:tc>
          <w:tcPr>
            <w:tcW w:w="2160" w:type="dxa"/>
            <w:vAlign w:val="center"/>
          </w:tcPr>
          <w:p w14:paraId="2112336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Сначала проверить данные в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затем включить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  <w:tr w:rsidR="00014532" w14:paraId="18133483" w14:textId="77777777">
        <w:tc>
          <w:tcPr>
            <w:tcW w:w="1296" w:type="dxa"/>
            <w:noWrap/>
            <w:vAlign w:val="center"/>
          </w:tcPr>
          <w:p w14:paraId="32DB3483" w14:textId="77777777" w:rsidR="00014532" w:rsidRPr="00E370A5" w:rsidRDefault="001E0059">
            <w:pPr>
              <w:ind w:firstLine="0"/>
              <w:jc w:val="center"/>
              <w:rPr>
                <w:rFonts w:ascii="Times New Roman" w:hAnsi="Times New Roman"/>
                <w:sz w:val="18"/>
                <w:rPrChange w:id="675" w:author="User" w:date="2026-09-21T17:24:00Z">
                  <w:rPr/>
                </w:rPrChange>
              </w:rPr>
            </w:pPr>
            <w:r w:rsidRPr="00E370A5">
              <w:rPr>
                <w:rFonts w:ascii="Times New Roman" w:hAnsi="Times New Roman"/>
                <w:sz w:val="18"/>
                <w:rPrChange w:id="676" w:author="User" w:date="2026-09-21T17:24:00Z">
                  <w:rPr>
                    <w:rFonts w:ascii="Times New Roman" w:hAnsi="Times New Roman"/>
                    <w:sz w:val="16"/>
                  </w:rPr>
                </w:rPrChange>
              </w:rPr>
              <w:t>4‑5</w:t>
            </w:r>
          </w:p>
        </w:tc>
        <w:tc>
          <w:tcPr>
            <w:tcW w:w="2304" w:type="dxa"/>
            <w:vAlign w:val="center"/>
          </w:tcPr>
          <w:p w14:paraId="1E7A63C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Поиск и список тегов</w:t>
            </w:r>
          </w:p>
        </w:tc>
        <w:tc>
          <w:tcPr>
            <w:tcW w:w="3024" w:type="dxa"/>
            <w:vAlign w:val="center"/>
          </w:tcPr>
          <w:p w14:paraId="5852892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Находят тег по имени и показывают его текущее состояние.</w:t>
            </w:r>
          </w:p>
        </w:tc>
        <w:tc>
          <w:tcPr>
            <w:tcW w:w="2160" w:type="dxa"/>
            <w:vAlign w:val="center"/>
          </w:tcPr>
          <w:p w14:paraId="7163ADE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Использовать для быстрой проверки канала.</w:t>
            </w:r>
          </w:p>
        </w:tc>
      </w:tr>
      <w:tr w:rsidR="00014532" w14:paraId="6B11579D" w14:textId="77777777">
        <w:tc>
          <w:tcPr>
            <w:tcW w:w="1296" w:type="dxa"/>
            <w:noWrap/>
            <w:vAlign w:val="center"/>
          </w:tcPr>
          <w:p w14:paraId="33D2450E" w14:textId="77777777" w:rsidR="00014532" w:rsidRPr="00E370A5" w:rsidRDefault="001E0059">
            <w:pPr>
              <w:ind w:firstLine="0"/>
              <w:jc w:val="center"/>
              <w:rPr>
                <w:rFonts w:ascii="Times New Roman" w:hAnsi="Times New Roman"/>
                <w:sz w:val="18"/>
                <w:rPrChange w:id="677" w:author="User" w:date="2026-09-21T17:24:00Z">
                  <w:rPr/>
                </w:rPrChange>
              </w:rPr>
            </w:pPr>
            <w:r w:rsidRPr="00E370A5">
              <w:rPr>
                <w:rFonts w:ascii="Times New Roman" w:hAnsi="Times New Roman"/>
                <w:sz w:val="18"/>
                <w:rPrChange w:id="678" w:author="User" w:date="2026-09-21T17:24:00Z">
                  <w:rPr>
                    <w:rFonts w:ascii="Times New Roman" w:hAnsi="Times New Roman"/>
                    <w:sz w:val="16"/>
                  </w:rPr>
                </w:rPrChange>
              </w:rPr>
              <w:t>6‑10</w:t>
            </w:r>
          </w:p>
        </w:tc>
        <w:tc>
          <w:tcPr>
            <w:tcW w:w="2304" w:type="dxa"/>
            <w:vAlign w:val="center"/>
          </w:tcPr>
          <w:p w14:paraId="24AFFE2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Журнал и фильтры</w:t>
            </w:r>
          </w:p>
        </w:tc>
        <w:tc>
          <w:tcPr>
            <w:tcW w:w="3024" w:type="dxa"/>
            <w:vAlign w:val="center"/>
          </w:tcPr>
          <w:p w14:paraId="0EB616B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сообщения системы, данных, тревог и устройств.</w:t>
            </w:r>
          </w:p>
        </w:tc>
        <w:tc>
          <w:tcPr>
            <w:tcW w:w="2160" w:type="dxa"/>
            <w:vAlign w:val="center"/>
          </w:tcPr>
          <w:p w14:paraId="7A92C15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При диагностике включать только нужные категории.</w:t>
            </w:r>
          </w:p>
        </w:tc>
      </w:tr>
    </w:tbl>
    <w:p w14:paraId="135B16DA" w14:textId="77777777" w:rsidR="00014532" w:rsidRDefault="001E0059">
      <w:r>
        <w:br w:type="page"/>
      </w:r>
    </w:p>
    <w:p w14:paraId="28886391" w14:textId="77777777" w:rsidR="00CF7F83" w:rsidRPr="00341429" w:rsidRDefault="006C27AD" w:rsidP="006C27AD">
      <w:pPr>
        <w:pStyle w:val="af3"/>
        <w:outlineLvl w:val="1"/>
      </w:pPr>
      <w:bookmarkStart w:id="679" w:name="_Toc240903362"/>
      <w:r>
        <w:lastRenderedPageBreak/>
        <w:t>4.1.12 Общие параметры проекта и записи</w:t>
      </w:r>
      <w:bookmarkEnd w:id="679"/>
    </w:p>
    <w:p w14:paraId="13607843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Общие настройки задаются до измерения в режиме Stop. Здесь определяются каталоги, параметры обновления, предыстория и автоматические условия начала и завершения записи.</w:t>
      </w:r>
    </w:p>
    <w:p w14:paraId="76F259DC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140B8854" wp14:editId="1979B571">
            <wp:extent cx="5577840" cy="3979864"/>
            <wp:effectExtent l="0" t="0" r="0" b="0"/>
            <wp:docPr id="1791712982" name="Picture 179171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corder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3D9D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 xml:space="preserve">Рисунок 2 — Окно общих настроек </w:t>
      </w:r>
      <w:proofErr w:type="spellStart"/>
      <w:r>
        <w:rPr>
          <w:rFonts w:ascii="Times New Roman" w:hAnsi="Times New Roman"/>
          <w:i/>
          <w:sz w:val="22"/>
        </w:rPr>
        <w:t>RecorderLnx</w:t>
      </w:r>
      <w:proofErr w:type="spellEnd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4A9F3A4B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023E9112" w14:textId="77777777" w:rsidR="00014532" w:rsidRDefault="001E0059">
            <w:pPr>
              <w:ind w:firstLine="0"/>
              <w:jc w:val="center"/>
            </w:pPr>
            <w:r w:rsidRPr="00E370A5">
              <w:rPr>
                <w:rFonts w:ascii="Times New Roman" w:hAnsi="Times New Roman"/>
                <w:b/>
                <w:sz w:val="20"/>
                <w:rPrChange w:id="680" w:author="User" w:date="2026-09-21T17:24:00Z">
                  <w:rPr>
                    <w:rFonts w:ascii="Times New Roman" w:hAnsi="Times New Roman"/>
                    <w:b/>
                    <w:sz w:val="16"/>
                  </w:rPr>
                </w:rPrChange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5501BA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D40E341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D5B177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2976A3FB" w14:textId="77777777">
        <w:tc>
          <w:tcPr>
            <w:tcW w:w="1296" w:type="dxa"/>
            <w:noWrap/>
            <w:vAlign w:val="center"/>
          </w:tcPr>
          <w:p w14:paraId="598C2CD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1‑4</w:t>
            </w:r>
          </w:p>
        </w:tc>
        <w:tc>
          <w:tcPr>
            <w:tcW w:w="2304" w:type="dxa"/>
            <w:vAlign w:val="center"/>
          </w:tcPr>
          <w:p w14:paraId="71A0BC3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Вкладки и обновление</w:t>
            </w:r>
          </w:p>
        </w:tc>
        <w:tc>
          <w:tcPr>
            <w:tcW w:w="3024" w:type="dxa"/>
            <w:vAlign w:val="center"/>
          </w:tcPr>
          <w:p w14:paraId="3E60BBA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Разделяют настройки регистратора, оборудования, каналов и плагинов; задают темп обновления интерфейса.</w:t>
            </w:r>
          </w:p>
        </w:tc>
        <w:tc>
          <w:tcPr>
            <w:tcW w:w="2160" w:type="dxa"/>
            <w:vAlign w:val="center"/>
          </w:tcPr>
          <w:p w14:paraId="200CE33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путать с частотой опроса прибора.</w:t>
            </w:r>
          </w:p>
        </w:tc>
      </w:tr>
      <w:tr w:rsidR="00014532" w14:paraId="16682459" w14:textId="77777777">
        <w:tc>
          <w:tcPr>
            <w:tcW w:w="1296" w:type="dxa"/>
            <w:noWrap/>
            <w:vAlign w:val="center"/>
          </w:tcPr>
          <w:p w14:paraId="477DA19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5‑6</w:t>
            </w:r>
          </w:p>
        </w:tc>
        <w:tc>
          <w:tcPr>
            <w:tcW w:w="2304" w:type="dxa"/>
            <w:vAlign w:val="center"/>
          </w:tcPr>
          <w:p w14:paraId="39ACC35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Испытание и изделие</w:t>
            </w:r>
          </w:p>
        </w:tc>
        <w:tc>
          <w:tcPr>
            <w:tcW w:w="3024" w:type="dxa"/>
            <w:vAlign w:val="center"/>
          </w:tcPr>
          <w:p w14:paraId="33CDF3B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Формируют идентификацию сеанса и метаданные записи.</w:t>
            </w:r>
          </w:p>
        </w:tc>
        <w:tc>
          <w:tcPr>
            <w:tcW w:w="2160" w:type="dxa"/>
            <w:vAlign w:val="center"/>
          </w:tcPr>
          <w:p w14:paraId="7F0C500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Заполнить до начала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  <w:tr w:rsidR="00014532" w14:paraId="50AC1E0E" w14:textId="77777777">
        <w:tc>
          <w:tcPr>
            <w:tcW w:w="1296" w:type="dxa"/>
            <w:noWrap/>
            <w:vAlign w:val="center"/>
          </w:tcPr>
          <w:p w14:paraId="3447162B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7‑19</w:t>
            </w:r>
          </w:p>
        </w:tc>
        <w:tc>
          <w:tcPr>
            <w:tcW w:w="2304" w:type="dxa"/>
            <w:vAlign w:val="center"/>
          </w:tcPr>
          <w:p w14:paraId="262A2D1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Запись и каталоги</w:t>
            </w:r>
          </w:p>
        </w:tc>
        <w:tc>
          <w:tcPr>
            <w:tcW w:w="3024" w:type="dxa"/>
            <w:vAlign w:val="center"/>
          </w:tcPr>
          <w:p w14:paraId="3B0F968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Задают предысторию, паузы, сохранение конфигурации, рабочий каталог и базу ГХ.</w:t>
            </w:r>
          </w:p>
        </w:tc>
        <w:tc>
          <w:tcPr>
            <w:tcW w:w="2160" w:type="dxa"/>
            <w:vAlign w:val="center"/>
          </w:tcPr>
          <w:p w14:paraId="600F93F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Проверить путь и свободное место.</w:t>
            </w:r>
          </w:p>
        </w:tc>
      </w:tr>
      <w:tr w:rsidR="00014532" w14:paraId="4D659C05" w14:textId="77777777">
        <w:tc>
          <w:tcPr>
            <w:tcW w:w="1296" w:type="dxa"/>
            <w:noWrap/>
            <w:vAlign w:val="center"/>
          </w:tcPr>
          <w:p w14:paraId="7609E92E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20‑35</w:t>
            </w:r>
          </w:p>
        </w:tc>
        <w:tc>
          <w:tcPr>
            <w:tcW w:w="2304" w:type="dxa"/>
            <w:vAlign w:val="center"/>
          </w:tcPr>
          <w:p w14:paraId="754391B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Условия старта и останова</w:t>
            </w:r>
          </w:p>
        </w:tc>
        <w:tc>
          <w:tcPr>
            <w:tcW w:w="3024" w:type="dxa"/>
            <w:vAlign w:val="center"/>
          </w:tcPr>
          <w:p w14:paraId="3C399A4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Запускают и завершают запись по команде, уровню, триггеру или времени.</w:t>
            </w:r>
          </w:p>
        </w:tc>
        <w:tc>
          <w:tcPr>
            <w:tcW w:w="2160" w:type="dxa"/>
            <w:vAlign w:val="center"/>
          </w:tcPr>
          <w:p w14:paraId="08E17C2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Порог задавать в конечных единицах тега.</w:t>
            </w:r>
          </w:p>
        </w:tc>
      </w:tr>
      <w:tr w:rsidR="00014532" w14:paraId="1E1DB8CB" w14:textId="77777777">
        <w:tc>
          <w:tcPr>
            <w:tcW w:w="1296" w:type="dxa"/>
            <w:noWrap/>
            <w:vAlign w:val="center"/>
          </w:tcPr>
          <w:p w14:paraId="4E1F453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36‑38</w:t>
            </w:r>
          </w:p>
        </w:tc>
        <w:tc>
          <w:tcPr>
            <w:tcW w:w="2304" w:type="dxa"/>
            <w:vAlign w:val="center"/>
          </w:tcPr>
          <w:p w14:paraId="20AED07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Применение настроек</w:t>
            </w:r>
          </w:p>
        </w:tc>
        <w:tc>
          <w:tcPr>
            <w:tcW w:w="3024" w:type="dxa"/>
            <w:vAlign w:val="center"/>
          </w:tcPr>
          <w:p w14:paraId="6D80CA6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Сохраняют либо отменяют изменения.</w:t>
            </w:r>
          </w:p>
        </w:tc>
        <w:tc>
          <w:tcPr>
            <w:tcW w:w="2160" w:type="dxa"/>
            <w:vAlign w:val="center"/>
          </w:tcPr>
          <w:p w14:paraId="00E2F6A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После применения проверить проект в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</w:tbl>
    <w:p w14:paraId="7546FFD6" w14:textId="77777777" w:rsidR="00014532" w:rsidRDefault="001E0059">
      <w:r>
        <w:br w:type="page"/>
      </w:r>
    </w:p>
    <w:p w14:paraId="3FD1B402" w14:textId="77777777" w:rsidR="00CF7F83" w:rsidRPr="00341429" w:rsidRDefault="006C27AD" w:rsidP="006C27AD">
      <w:pPr>
        <w:pStyle w:val="af3"/>
        <w:outlineLvl w:val="1"/>
      </w:pPr>
      <w:bookmarkStart w:id="681" w:name="_Toc240903363"/>
      <w:r>
        <w:lastRenderedPageBreak/>
        <w:t>4.1.13 Источники данных и поиск устройств</w:t>
      </w:r>
      <w:bookmarkEnd w:id="681"/>
    </w:p>
    <w:p w14:paraId="6AF38B50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В аппаратной конфигурации оператор формирует состав источников, задаёт адреса и проверяет связь. Автопоиск не добавляет прибор без подтверждения пользователя.</w:t>
      </w:r>
    </w:p>
    <w:p w14:paraId="1C346D0F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6D327FFF" wp14:editId="45655292">
            <wp:extent cx="5577840" cy="4180368"/>
            <wp:effectExtent l="0" t="0" r="0" b="0"/>
            <wp:docPr id="1791712983" name="Picture 1791712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onfig-hardw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88A1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>Рисунок 3 — Настройка источников данных и проверка связи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37CA0B88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53AE5A7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2D12FC4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E225650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655E1F3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0C1B59C7" w14:textId="77777777">
        <w:tc>
          <w:tcPr>
            <w:tcW w:w="1296" w:type="dxa"/>
            <w:noWrap/>
            <w:vAlign w:val="center"/>
          </w:tcPr>
          <w:p w14:paraId="5D293B98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1‑3</w:t>
            </w:r>
          </w:p>
        </w:tc>
        <w:tc>
          <w:tcPr>
            <w:tcW w:w="2304" w:type="dxa"/>
            <w:vAlign w:val="center"/>
          </w:tcPr>
          <w:p w14:paraId="11E0123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Дерево и свойства источника</w:t>
            </w:r>
          </w:p>
        </w:tc>
        <w:tc>
          <w:tcPr>
            <w:tcW w:w="3024" w:type="dxa"/>
            <w:vAlign w:val="center"/>
          </w:tcPr>
          <w:p w14:paraId="5C283D5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состав проекта и параметры выбранного прибора.</w:t>
            </w:r>
          </w:p>
        </w:tc>
        <w:tc>
          <w:tcPr>
            <w:tcW w:w="2160" w:type="dxa"/>
            <w:vAlign w:val="center"/>
          </w:tcPr>
          <w:p w14:paraId="0EC73A7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Выбрать источник перед редактированием.</w:t>
            </w:r>
          </w:p>
        </w:tc>
      </w:tr>
      <w:tr w:rsidR="00014532" w14:paraId="623E8DFE" w14:textId="77777777">
        <w:tc>
          <w:tcPr>
            <w:tcW w:w="1296" w:type="dxa"/>
            <w:noWrap/>
            <w:vAlign w:val="center"/>
          </w:tcPr>
          <w:p w14:paraId="104FD9A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4‑7</w:t>
            </w:r>
          </w:p>
        </w:tc>
        <w:tc>
          <w:tcPr>
            <w:tcW w:w="2304" w:type="dxa"/>
            <w:vAlign w:val="center"/>
          </w:tcPr>
          <w:p w14:paraId="625D6B2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Интерфейс, адрес и порт</w:t>
            </w:r>
          </w:p>
        </w:tc>
        <w:tc>
          <w:tcPr>
            <w:tcW w:w="3024" w:type="dxa"/>
            <w:vAlign w:val="center"/>
          </w:tcPr>
          <w:p w14:paraId="34E58E3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Определяют канал связи с устройством.</w:t>
            </w:r>
          </w:p>
        </w:tc>
        <w:tc>
          <w:tcPr>
            <w:tcW w:w="2160" w:type="dxa"/>
            <w:vAlign w:val="center"/>
          </w:tcPr>
          <w:p w14:paraId="658CB66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Изменять в Stop; затем выполнить проверку TCP.</w:t>
            </w:r>
          </w:p>
        </w:tc>
      </w:tr>
      <w:tr w:rsidR="00014532" w14:paraId="4C5723BC" w14:textId="77777777">
        <w:tc>
          <w:tcPr>
            <w:tcW w:w="1296" w:type="dxa"/>
            <w:noWrap/>
            <w:vAlign w:val="center"/>
          </w:tcPr>
          <w:p w14:paraId="14DA3DC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8‑11</w:t>
            </w:r>
          </w:p>
        </w:tc>
        <w:tc>
          <w:tcPr>
            <w:tcW w:w="2304" w:type="dxa"/>
            <w:vAlign w:val="center"/>
          </w:tcPr>
          <w:p w14:paraId="1381332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Добавление и удаление</w:t>
            </w:r>
          </w:p>
        </w:tc>
        <w:tc>
          <w:tcPr>
            <w:tcW w:w="3024" w:type="dxa"/>
            <w:vAlign w:val="center"/>
          </w:tcPr>
          <w:p w14:paraId="5E94C8B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Меняют состав источников проекта.</w:t>
            </w:r>
          </w:p>
        </w:tc>
        <w:tc>
          <w:tcPr>
            <w:tcW w:w="2160" w:type="dxa"/>
            <w:vAlign w:val="center"/>
          </w:tcPr>
          <w:p w14:paraId="0CE51B5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Удаление применять только после проверки зависимых тегов.</w:t>
            </w:r>
          </w:p>
        </w:tc>
      </w:tr>
      <w:tr w:rsidR="00014532" w14:paraId="0C220B29" w14:textId="77777777">
        <w:tc>
          <w:tcPr>
            <w:tcW w:w="1296" w:type="dxa"/>
            <w:noWrap/>
            <w:vAlign w:val="center"/>
          </w:tcPr>
          <w:p w14:paraId="4602CD8C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12‑15</w:t>
            </w:r>
          </w:p>
        </w:tc>
        <w:tc>
          <w:tcPr>
            <w:tcW w:w="2304" w:type="dxa"/>
            <w:vAlign w:val="center"/>
          </w:tcPr>
          <w:p w14:paraId="74943D1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Автопоиск и диагностика</w:t>
            </w:r>
          </w:p>
        </w:tc>
        <w:tc>
          <w:tcPr>
            <w:tcW w:w="3024" w:type="dxa"/>
            <w:vAlign w:val="center"/>
          </w:tcPr>
          <w:p w14:paraId="75F77A6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Ищут доступные приборы и проверяют сетевую доступность.</w:t>
            </w:r>
          </w:p>
        </w:tc>
        <w:tc>
          <w:tcPr>
            <w:tcW w:w="2160" w:type="dxa"/>
            <w:vAlign w:val="center"/>
          </w:tcPr>
          <w:p w14:paraId="321FE1B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Добавить отмеченные устройства и проверить их в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</w:tbl>
    <w:p w14:paraId="1112DECB" w14:textId="77777777" w:rsidR="00014532" w:rsidRDefault="001E0059">
      <w:r>
        <w:br w:type="page"/>
      </w:r>
    </w:p>
    <w:p w14:paraId="1BF9BC62" w14:textId="77777777" w:rsidR="00CF7F83" w:rsidRPr="00341429" w:rsidRDefault="006C27AD" w:rsidP="006C27AD">
      <w:pPr>
        <w:pStyle w:val="af3"/>
        <w:outlineLvl w:val="1"/>
      </w:pPr>
      <w:bookmarkStart w:id="682" w:name="_Toc240903364"/>
      <w:r>
        <w:lastRenderedPageBreak/>
        <w:t>4.1.14 Свойства тега и цепочка преобразований</w:t>
      </w:r>
      <w:bookmarkEnd w:id="682"/>
    </w:p>
    <w:p w14:paraId="56BCBCA3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 xml:space="preserve">Тег является единой точкой данных для формуляров, расчётов, уставок, файлов и SQL. Единицы и диапазон должны соответствовать выходу конечной </w:t>
      </w:r>
      <w:proofErr w:type="spellStart"/>
      <w:r>
        <w:rPr>
          <w:rFonts w:ascii="Times New Roman" w:hAnsi="Times New Roman"/>
          <w:sz w:val="28"/>
        </w:rPr>
        <w:t>градуировочной</w:t>
      </w:r>
      <w:proofErr w:type="spellEnd"/>
      <w:r>
        <w:rPr>
          <w:rFonts w:ascii="Times New Roman" w:hAnsi="Times New Roman"/>
          <w:sz w:val="28"/>
        </w:rPr>
        <w:t xml:space="preserve"> характеристики.</w:t>
      </w:r>
    </w:p>
    <w:p w14:paraId="219DAC88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5B1D8B78" wp14:editId="177C7208">
            <wp:extent cx="4480560" cy="4356100"/>
            <wp:effectExtent l="0" t="0" r="0" b="0"/>
            <wp:docPr id="1791712984" name="Picture 1791712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tag-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A5CA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 xml:space="preserve">Рисунок 4 — Основные свойства тега и цепочка </w:t>
      </w:r>
      <w:proofErr w:type="spellStart"/>
      <w:r>
        <w:rPr>
          <w:rFonts w:ascii="Times New Roman" w:hAnsi="Times New Roman"/>
          <w:i/>
          <w:sz w:val="22"/>
        </w:rPr>
        <w:t>градуировочных</w:t>
      </w:r>
      <w:proofErr w:type="spellEnd"/>
      <w:r>
        <w:rPr>
          <w:rFonts w:ascii="Times New Roman" w:hAnsi="Times New Roman"/>
          <w:i/>
          <w:sz w:val="22"/>
        </w:rPr>
        <w:t xml:space="preserve"> характеристик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04F97181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0314FBB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7088FD0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E82089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D905428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2E8A5A9D" w14:textId="77777777">
        <w:tc>
          <w:tcPr>
            <w:tcW w:w="1296" w:type="dxa"/>
            <w:noWrap/>
            <w:vAlign w:val="center"/>
          </w:tcPr>
          <w:p w14:paraId="708415B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1‑7</w:t>
            </w:r>
          </w:p>
        </w:tc>
        <w:tc>
          <w:tcPr>
            <w:tcW w:w="2304" w:type="dxa"/>
            <w:vAlign w:val="center"/>
          </w:tcPr>
          <w:p w14:paraId="1641DBA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Имя, адрес и описание</w:t>
            </w:r>
          </w:p>
        </w:tc>
        <w:tc>
          <w:tcPr>
            <w:tcW w:w="3024" w:type="dxa"/>
            <w:vAlign w:val="center"/>
          </w:tcPr>
          <w:p w14:paraId="77939AB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Связывают тег с физическим либо виртуальным каналом.</w:t>
            </w:r>
          </w:p>
        </w:tc>
        <w:tc>
          <w:tcPr>
            <w:tcW w:w="2160" w:type="dxa"/>
            <w:vAlign w:val="center"/>
          </w:tcPr>
          <w:p w14:paraId="74A30F2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Имя должно быть уникальным; адрес проверяется по источнику.</w:t>
            </w:r>
          </w:p>
        </w:tc>
      </w:tr>
      <w:tr w:rsidR="00014532" w14:paraId="6C0D70A3" w14:textId="77777777">
        <w:tc>
          <w:tcPr>
            <w:tcW w:w="1296" w:type="dxa"/>
            <w:noWrap/>
            <w:vAlign w:val="center"/>
          </w:tcPr>
          <w:p w14:paraId="0CC2F91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8‑10</w:t>
            </w:r>
          </w:p>
        </w:tc>
        <w:tc>
          <w:tcPr>
            <w:tcW w:w="2304" w:type="dxa"/>
            <w:vAlign w:val="center"/>
          </w:tcPr>
          <w:p w14:paraId="2EDB198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Диапазон</w:t>
            </w:r>
          </w:p>
        </w:tc>
        <w:tc>
          <w:tcPr>
            <w:tcW w:w="3024" w:type="dxa"/>
            <w:vAlign w:val="center"/>
          </w:tcPr>
          <w:p w14:paraId="266F745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Задаёт ожидаемые границы физической величины и масштаб компонентов.</w:t>
            </w:r>
          </w:p>
        </w:tc>
        <w:tc>
          <w:tcPr>
            <w:tcW w:w="2160" w:type="dxa"/>
            <w:vAlign w:val="center"/>
          </w:tcPr>
          <w:p w14:paraId="1CCFD43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Проверить в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до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  <w:tr w:rsidR="00014532" w14:paraId="6B7168EA" w14:textId="77777777">
        <w:tc>
          <w:tcPr>
            <w:tcW w:w="1296" w:type="dxa"/>
            <w:noWrap/>
            <w:vAlign w:val="center"/>
          </w:tcPr>
          <w:p w14:paraId="5AA70690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11‑12</w:t>
            </w:r>
          </w:p>
        </w:tc>
        <w:tc>
          <w:tcPr>
            <w:tcW w:w="2304" w:type="dxa"/>
            <w:vAlign w:val="center"/>
          </w:tcPr>
          <w:p w14:paraId="54B3AB2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Аппаратная ГХ</w:t>
            </w:r>
          </w:p>
        </w:tc>
        <w:tc>
          <w:tcPr>
            <w:tcW w:w="3024" w:type="dxa"/>
            <w:vAlign w:val="center"/>
          </w:tcPr>
          <w:p w14:paraId="0BB93BF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Применяет преобразование, связанное с каналом прибора.</w:t>
            </w:r>
          </w:p>
        </w:tc>
        <w:tc>
          <w:tcPr>
            <w:tcW w:w="2160" w:type="dxa"/>
            <w:vAlign w:val="center"/>
          </w:tcPr>
          <w:p w14:paraId="5C3EACA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изменять из мнемосхемы.</w:t>
            </w:r>
          </w:p>
        </w:tc>
      </w:tr>
      <w:tr w:rsidR="00014532" w14:paraId="3B76229D" w14:textId="77777777">
        <w:tc>
          <w:tcPr>
            <w:tcW w:w="1296" w:type="dxa"/>
            <w:noWrap/>
            <w:vAlign w:val="center"/>
          </w:tcPr>
          <w:p w14:paraId="78D2BD5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13‑14</w:t>
            </w:r>
          </w:p>
        </w:tc>
        <w:tc>
          <w:tcPr>
            <w:tcW w:w="2304" w:type="dxa"/>
            <w:vAlign w:val="center"/>
          </w:tcPr>
          <w:p w14:paraId="47B66E7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Канальные ГХ</w:t>
            </w:r>
          </w:p>
        </w:tc>
        <w:tc>
          <w:tcPr>
            <w:tcW w:w="3024" w:type="dxa"/>
            <w:vAlign w:val="center"/>
          </w:tcPr>
          <w:p w14:paraId="3CB8F6E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Последовательно преобразуют результат аппаратной ГХ.</w:t>
            </w:r>
          </w:p>
        </w:tc>
        <w:tc>
          <w:tcPr>
            <w:tcW w:w="2160" w:type="dxa"/>
            <w:vAlign w:val="center"/>
          </w:tcPr>
          <w:p w14:paraId="1EE467F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Контролировать порядок характеристик и единицы.</w:t>
            </w:r>
          </w:p>
        </w:tc>
      </w:tr>
      <w:tr w:rsidR="00014532" w14:paraId="69E3E5E9" w14:textId="77777777">
        <w:tc>
          <w:tcPr>
            <w:tcW w:w="1296" w:type="dxa"/>
            <w:noWrap/>
            <w:vAlign w:val="center"/>
          </w:tcPr>
          <w:p w14:paraId="3E1AA260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15‑17</w:t>
            </w:r>
          </w:p>
        </w:tc>
        <w:tc>
          <w:tcPr>
            <w:tcW w:w="2304" w:type="dxa"/>
            <w:vAlign w:val="center"/>
          </w:tcPr>
          <w:p w14:paraId="1ED3FF5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Подтверждение</w:t>
            </w:r>
          </w:p>
        </w:tc>
        <w:tc>
          <w:tcPr>
            <w:tcW w:w="3024" w:type="dxa"/>
            <w:vAlign w:val="center"/>
          </w:tcPr>
          <w:p w14:paraId="45F7648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Сохраняет или отменяет изменения тега.</w:t>
            </w:r>
          </w:p>
        </w:tc>
        <w:tc>
          <w:tcPr>
            <w:tcW w:w="2160" w:type="dxa"/>
            <w:vAlign w:val="center"/>
          </w:tcPr>
          <w:p w14:paraId="3ED76FA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После сохранения проверить уставки и оси графиков.</w:t>
            </w:r>
          </w:p>
        </w:tc>
      </w:tr>
    </w:tbl>
    <w:p w14:paraId="66F7FFF9" w14:textId="77777777" w:rsidR="00CF7F83" w:rsidRPr="00341429" w:rsidRDefault="006C27AD" w:rsidP="006C27AD">
      <w:pPr>
        <w:pStyle w:val="af3"/>
        <w:outlineLvl w:val="1"/>
      </w:pPr>
      <w:bookmarkStart w:id="683" w:name="_Toc240903365"/>
      <w:r>
        <w:lastRenderedPageBreak/>
        <w:t xml:space="preserve">4.1.15 Выбор </w:t>
      </w:r>
      <w:proofErr w:type="spellStart"/>
      <w:r>
        <w:t>градуировочной</w:t>
      </w:r>
      <w:proofErr w:type="spellEnd"/>
      <w:r>
        <w:t xml:space="preserve"> характеристики</w:t>
      </w:r>
      <w:bookmarkEnd w:id="683"/>
    </w:p>
    <w:p w14:paraId="5323D59D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Утверждённые характеристики выбираются из базы SDB/</w:t>
      </w:r>
      <w:proofErr w:type="spellStart"/>
      <w:r>
        <w:rPr>
          <w:rFonts w:ascii="Times New Roman" w:hAnsi="Times New Roman"/>
          <w:sz w:val="28"/>
        </w:rPr>
        <w:t>Mera</w:t>
      </w:r>
      <w:proofErr w:type="spellEnd"/>
      <w:r>
        <w:rPr>
          <w:rFonts w:ascii="Times New Roman" w:hAnsi="Times New Roman"/>
          <w:sz w:val="28"/>
        </w:rPr>
        <w:t xml:space="preserve"> Files. Перед применением проверяются метаданные, единицы, диапазон и форма зависимости.</w:t>
      </w:r>
    </w:p>
    <w:p w14:paraId="20C6BFEE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1C2F64EA" wp14:editId="613F2DD6">
            <wp:extent cx="5577840" cy="4039126"/>
            <wp:effectExtent l="0" t="0" r="0" b="0"/>
            <wp:docPr id="1791712985" name="Picture 1791712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alibration-d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C36A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 xml:space="preserve">Рисунок 5 — Выбор </w:t>
      </w:r>
      <w:proofErr w:type="spellStart"/>
      <w:r>
        <w:rPr>
          <w:rFonts w:ascii="Times New Roman" w:hAnsi="Times New Roman"/>
          <w:i/>
          <w:sz w:val="22"/>
        </w:rPr>
        <w:t>градуировочной</w:t>
      </w:r>
      <w:proofErr w:type="spellEnd"/>
      <w:r>
        <w:rPr>
          <w:rFonts w:ascii="Times New Roman" w:hAnsi="Times New Roman"/>
          <w:i/>
          <w:sz w:val="22"/>
        </w:rPr>
        <w:t xml:space="preserve"> характеристики из базы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1606731C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21FE6498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765DFB4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A43D6F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79B25CF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365A8DD9" w14:textId="77777777">
        <w:tc>
          <w:tcPr>
            <w:tcW w:w="1296" w:type="dxa"/>
            <w:noWrap/>
            <w:vAlign w:val="center"/>
          </w:tcPr>
          <w:p w14:paraId="107AA4DC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1‑3</w:t>
            </w:r>
          </w:p>
        </w:tc>
        <w:tc>
          <w:tcPr>
            <w:tcW w:w="2304" w:type="dxa"/>
            <w:vAlign w:val="center"/>
          </w:tcPr>
          <w:p w14:paraId="4C133B6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Дерево базы</w:t>
            </w:r>
          </w:p>
        </w:tc>
        <w:tc>
          <w:tcPr>
            <w:tcW w:w="3024" w:type="dxa"/>
            <w:vAlign w:val="center"/>
          </w:tcPr>
          <w:p w14:paraId="18DBA49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Группирует доступные характеристики и позволяет выбрать запись.</w:t>
            </w:r>
          </w:p>
        </w:tc>
        <w:tc>
          <w:tcPr>
            <w:tcW w:w="2160" w:type="dxa"/>
            <w:vAlign w:val="center"/>
          </w:tcPr>
          <w:p w14:paraId="3D45B5C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Использовать утверждённую запись нужного датчика.</w:t>
            </w:r>
          </w:p>
        </w:tc>
      </w:tr>
      <w:tr w:rsidR="00014532" w14:paraId="5CDE205C" w14:textId="77777777">
        <w:tc>
          <w:tcPr>
            <w:tcW w:w="1296" w:type="dxa"/>
            <w:noWrap/>
            <w:vAlign w:val="center"/>
          </w:tcPr>
          <w:p w14:paraId="4B00846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4‑7</w:t>
            </w:r>
          </w:p>
        </w:tc>
        <w:tc>
          <w:tcPr>
            <w:tcW w:w="2304" w:type="dxa"/>
            <w:vAlign w:val="center"/>
          </w:tcPr>
          <w:p w14:paraId="6DE4B46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Метаданные</w:t>
            </w:r>
          </w:p>
        </w:tc>
        <w:tc>
          <w:tcPr>
            <w:tcW w:w="3024" w:type="dxa"/>
            <w:vAlign w:val="center"/>
          </w:tcPr>
          <w:p w14:paraId="79E9510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имя, описание, единицы и идентификаторы характеристики.</w:t>
            </w:r>
          </w:p>
        </w:tc>
        <w:tc>
          <w:tcPr>
            <w:tcW w:w="2160" w:type="dxa"/>
            <w:vAlign w:val="center"/>
          </w:tcPr>
          <w:p w14:paraId="06D60DD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Сверить с паспортом канала.</w:t>
            </w:r>
          </w:p>
        </w:tc>
      </w:tr>
      <w:tr w:rsidR="00014532" w14:paraId="01988064" w14:textId="77777777">
        <w:tc>
          <w:tcPr>
            <w:tcW w:w="1296" w:type="dxa"/>
            <w:noWrap/>
            <w:vAlign w:val="center"/>
          </w:tcPr>
          <w:p w14:paraId="508C6427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8‑10</w:t>
            </w:r>
          </w:p>
        </w:tc>
        <w:tc>
          <w:tcPr>
            <w:tcW w:w="2304" w:type="dxa"/>
            <w:vAlign w:val="center"/>
          </w:tcPr>
          <w:p w14:paraId="34EB1A3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График и диапазон</w:t>
            </w:r>
          </w:p>
        </w:tc>
        <w:tc>
          <w:tcPr>
            <w:tcW w:w="3024" w:type="dxa"/>
            <w:vAlign w:val="center"/>
          </w:tcPr>
          <w:p w14:paraId="3A5A697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зависимость входа и выхода.</w:t>
            </w:r>
          </w:p>
        </w:tc>
        <w:tc>
          <w:tcPr>
            <w:tcW w:w="2160" w:type="dxa"/>
            <w:vAlign w:val="center"/>
          </w:tcPr>
          <w:p w14:paraId="398D6CE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Проверить монотонность и рабочую область.</w:t>
            </w:r>
          </w:p>
        </w:tc>
      </w:tr>
      <w:tr w:rsidR="00014532" w14:paraId="71ACE25D" w14:textId="77777777">
        <w:tc>
          <w:tcPr>
            <w:tcW w:w="1296" w:type="dxa"/>
            <w:noWrap/>
            <w:vAlign w:val="center"/>
          </w:tcPr>
          <w:p w14:paraId="528229F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11‑12</w:t>
            </w:r>
          </w:p>
        </w:tc>
        <w:tc>
          <w:tcPr>
            <w:tcW w:w="2304" w:type="dxa"/>
            <w:vAlign w:val="center"/>
          </w:tcPr>
          <w:p w14:paraId="66908D9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Выбор и отмена</w:t>
            </w:r>
          </w:p>
        </w:tc>
        <w:tc>
          <w:tcPr>
            <w:tcW w:w="3024" w:type="dxa"/>
            <w:vAlign w:val="center"/>
          </w:tcPr>
          <w:p w14:paraId="5294F39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Копируют выбранную ГХ в проект либо закрывают диалог.</w:t>
            </w:r>
          </w:p>
        </w:tc>
        <w:tc>
          <w:tcPr>
            <w:tcW w:w="2160" w:type="dxa"/>
            <w:vAlign w:val="center"/>
          </w:tcPr>
          <w:p w14:paraId="3752770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После выбора проверить показания в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</w:tbl>
    <w:p w14:paraId="10750B0A" w14:textId="77777777" w:rsidR="00014532" w:rsidRDefault="001E0059">
      <w:r>
        <w:br w:type="page"/>
      </w:r>
    </w:p>
    <w:p w14:paraId="75353ED8" w14:textId="77777777" w:rsidR="00CF7F83" w:rsidRPr="00341429" w:rsidRDefault="006C27AD" w:rsidP="006C27AD">
      <w:pPr>
        <w:pStyle w:val="af3"/>
        <w:outlineLvl w:val="1"/>
      </w:pPr>
      <w:bookmarkStart w:id="684" w:name="_Toc240903366"/>
      <w:r>
        <w:lastRenderedPageBreak/>
        <w:t>4.1.16 Формуляры и мнемосхемы</w:t>
      </w:r>
      <w:bookmarkEnd w:id="684"/>
    </w:p>
    <w:p w14:paraId="16B8D7DC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Формуляр представляет пользовательскую страницу отображения. Он хранит компоновку и привязки компонентов, но не заменяет теги и не перепрограммирует прибор.</w:t>
      </w:r>
    </w:p>
    <w:p w14:paraId="4C3DE245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4FCE59DC" wp14:editId="3A5A3513">
            <wp:extent cx="5577840" cy="3050632"/>
            <wp:effectExtent l="0" t="0" r="0" b="0"/>
            <wp:docPr id="1791712986" name="Picture 1791712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base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589D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 xml:space="preserve">Рисунок 6 — Рабочая страница </w:t>
      </w:r>
      <w:proofErr w:type="spellStart"/>
      <w:r>
        <w:rPr>
          <w:rFonts w:ascii="Times New Roman" w:hAnsi="Times New Roman"/>
          <w:i/>
          <w:sz w:val="22"/>
        </w:rPr>
        <w:t>RecorderLnx</w:t>
      </w:r>
      <w:proofErr w:type="spellEnd"/>
      <w:r>
        <w:rPr>
          <w:rFonts w:ascii="Times New Roman" w:hAnsi="Times New Roman"/>
          <w:i/>
          <w:sz w:val="22"/>
        </w:rPr>
        <w:t xml:space="preserve"> с мнемосхемой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077FD1F2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103A804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F585719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6B12271B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2732C8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276204D3" w14:textId="77777777">
        <w:tc>
          <w:tcPr>
            <w:tcW w:w="1296" w:type="dxa"/>
            <w:noWrap/>
            <w:vAlign w:val="center"/>
          </w:tcPr>
          <w:p w14:paraId="4DA5EC68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1‑2</w:t>
            </w:r>
          </w:p>
        </w:tc>
        <w:tc>
          <w:tcPr>
            <w:tcW w:w="2304" w:type="dxa"/>
            <w:vAlign w:val="center"/>
          </w:tcPr>
          <w:p w14:paraId="716B342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Вкладки страниц</w:t>
            </w:r>
          </w:p>
        </w:tc>
        <w:tc>
          <w:tcPr>
            <w:tcW w:w="3024" w:type="dxa"/>
            <w:vAlign w:val="center"/>
          </w:tcPr>
          <w:p w14:paraId="38BCF5B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Переключают формуляры проекта и позволяют работать с несколькими представлениями.</w:t>
            </w:r>
          </w:p>
        </w:tc>
        <w:tc>
          <w:tcPr>
            <w:tcW w:w="2160" w:type="dxa"/>
            <w:vAlign w:val="center"/>
          </w:tcPr>
          <w:p w14:paraId="442A574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Для отдельного монитора страницу можно отцепить.</w:t>
            </w:r>
          </w:p>
        </w:tc>
      </w:tr>
      <w:tr w:rsidR="00014532" w14:paraId="73E4B085" w14:textId="77777777">
        <w:tc>
          <w:tcPr>
            <w:tcW w:w="1296" w:type="dxa"/>
            <w:noWrap/>
            <w:vAlign w:val="center"/>
          </w:tcPr>
          <w:p w14:paraId="765FCC9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3‑6</w:t>
            </w:r>
          </w:p>
        </w:tc>
        <w:tc>
          <w:tcPr>
            <w:tcW w:w="2304" w:type="dxa"/>
            <w:vAlign w:val="center"/>
          </w:tcPr>
          <w:p w14:paraId="5437E68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Компоненты мнемосхемы</w:t>
            </w:r>
          </w:p>
        </w:tc>
        <w:tc>
          <w:tcPr>
            <w:tcW w:w="3024" w:type="dxa"/>
            <w:vAlign w:val="center"/>
          </w:tcPr>
          <w:p w14:paraId="7F940C6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Отображают значения, графики и состояние объекта по привязанным тегам.</w:t>
            </w:r>
          </w:p>
        </w:tc>
        <w:tc>
          <w:tcPr>
            <w:tcW w:w="2160" w:type="dxa"/>
            <w:vAlign w:val="center"/>
          </w:tcPr>
          <w:p w14:paraId="6DABD3A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Настройка компонента меняет только представление.</w:t>
            </w:r>
          </w:p>
        </w:tc>
      </w:tr>
      <w:tr w:rsidR="00014532" w14:paraId="7446C8CC" w14:textId="77777777">
        <w:tc>
          <w:tcPr>
            <w:tcW w:w="1296" w:type="dxa"/>
            <w:noWrap/>
            <w:vAlign w:val="center"/>
          </w:tcPr>
          <w:p w14:paraId="2754D754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7‑9</w:t>
            </w:r>
          </w:p>
        </w:tc>
        <w:tc>
          <w:tcPr>
            <w:tcW w:w="2304" w:type="dxa"/>
            <w:vAlign w:val="center"/>
          </w:tcPr>
          <w:p w14:paraId="7CD5727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Команды режима</w:t>
            </w:r>
          </w:p>
        </w:tc>
        <w:tc>
          <w:tcPr>
            <w:tcW w:w="3024" w:type="dxa"/>
            <w:vAlign w:val="center"/>
          </w:tcPr>
          <w:p w14:paraId="23959EAB" w14:textId="77777777" w:rsidR="00014532" w:rsidRPr="00E370A5" w:rsidRDefault="001E0059">
            <w:pPr>
              <w:ind w:firstLine="0"/>
              <w:jc w:val="left"/>
              <w:rPr>
                <w:lang w:val="en-US"/>
                <w:rPrChange w:id="685" w:author="User" w:date="2026-09-21T17:22:00Z">
                  <w:rPr/>
                </w:rPrChange>
              </w:rPr>
            </w:pPr>
            <w:r>
              <w:rPr>
                <w:rFonts w:ascii="Times New Roman" w:hAnsi="Times New Roman"/>
                <w:sz w:val="18"/>
              </w:rPr>
              <w:t>Управляют</w:t>
            </w:r>
            <w:r w:rsidRPr="00E370A5">
              <w:rPr>
                <w:rFonts w:ascii="Times New Roman" w:hAnsi="Times New Roman"/>
                <w:sz w:val="18"/>
                <w:lang w:val="en-US"/>
                <w:rPrChange w:id="686" w:author="User" w:date="2026-09-21T17:22:00Z">
                  <w:rPr>
                    <w:rFonts w:ascii="Times New Roman" w:hAnsi="Times New Roman"/>
                    <w:sz w:val="18"/>
                  </w:rPr>
                </w:rPrChange>
              </w:rPr>
              <w:t xml:space="preserve"> Stop, Preview </w:t>
            </w:r>
            <w:r>
              <w:rPr>
                <w:rFonts w:ascii="Times New Roman" w:hAnsi="Times New Roman"/>
                <w:sz w:val="18"/>
              </w:rPr>
              <w:t>и</w:t>
            </w:r>
            <w:r w:rsidRPr="00E370A5">
              <w:rPr>
                <w:rFonts w:ascii="Times New Roman" w:hAnsi="Times New Roman"/>
                <w:sz w:val="18"/>
                <w:lang w:val="en-US"/>
                <w:rPrChange w:id="687" w:author="User" w:date="2026-09-21T17:22:00Z">
                  <w:rPr>
                    <w:rFonts w:ascii="Times New Roman" w:hAnsi="Times New Roman"/>
                    <w:sz w:val="18"/>
                  </w:rPr>
                </w:rPrChange>
              </w:rPr>
              <w:t xml:space="preserve"> Record.</w:t>
            </w:r>
          </w:p>
        </w:tc>
        <w:tc>
          <w:tcPr>
            <w:tcW w:w="2160" w:type="dxa"/>
            <w:vAlign w:val="center"/>
          </w:tcPr>
          <w:p w14:paraId="3DF4D2C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Перед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проверить единицы, диапазоны и тревоги.</w:t>
            </w:r>
          </w:p>
        </w:tc>
      </w:tr>
      <w:tr w:rsidR="00014532" w14:paraId="768AFC49" w14:textId="77777777">
        <w:tc>
          <w:tcPr>
            <w:tcW w:w="1296" w:type="dxa"/>
            <w:noWrap/>
            <w:vAlign w:val="center"/>
          </w:tcPr>
          <w:p w14:paraId="5A923644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10‑12</w:t>
            </w:r>
          </w:p>
        </w:tc>
        <w:tc>
          <w:tcPr>
            <w:tcW w:w="2304" w:type="dxa"/>
            <w:vAlign w:val="center"/>
          </w:tcPr>
          <w:p w14:paraId="3638A7C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SQL и журнал</w:t>
            </w:r>
          </w:p>
        </w:tc>
        <w:tc>
          <w:tcPr>
            <w:tcW w:w="3024" w:type="dxa"/>
            <w:vAlign w:val="center"/>
          </w:tcPr>
          <w:p w14:paraId="3689EF7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Включают дополнительную запись оценок и показывают сообщения.</w:t>
            </w:r>
          </w:p>
        </w:tc>
        <w:tc>
          <w:tcPr>
            <w:tcW w:w="2160" w:type="dxa"/>
            <w:vAlign w:val="center"/>
          </w:tcPr>
          <w:p w14:paraId="64B45E1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SQL не заменяет основной файл сырых данных.</w:t>
            </w:r>
          </w:p>
        </w:tc>
      </w:tr>
    </w:tbl>
    <w:p w14:paraId="4CFD6B7D" w14:textId="77777777" w:rsidR="00014532" w:rsidRDefault="001E0059">
      <w:r>
        <w:br w:type="page"/>
      </w:r>
    </w:p>
    <w:p w14:paraId="311174B3" w14:textId="77777777" w:rsidR="00CF7F83" w:rsidRPr="00341429" w:rsidRDefault="006C27AD" w:rsidP="006C27AD">
      <w:pPr>
        <w:pStyle w:val="af3"/>
        <w:outlineLvl w:val="1"/>
      </w:pPr>
      <w:bookmarkStart w:id="688" w:name="_Toc240903367"/>
      <w:r>
        <w:lastRenderedPageBreak/>
        <w:t>4.1.17 Осциллограмма и оперативный тренд</w:t>
      </w:r>
      <w:bookmarkEnd w:id="688"/>
    </w:p>
    <w:p w14:paraId="05B6CC26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Осциллограмма предназначена для анализа формы быстрого сигнала, а оперативный тренд — для наблюдения оценок текущего сеанса. Масштабирование изменяет только отображение.</w:t>
      </w:r>
    </w:p>
    <w:p w14:paraId="50C28E78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31B2DFD0" wp14:editId="3640F419">
            <wp:extent cx="5577840" cy="2340597"/>
            <wp:effectExtent l="0" t="0" r="0" b="0"/>
            <wp:docPr id="1791712987" name="Picture 179171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oscillo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6211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>Рисунок 7 — Осциллограмма блока измерительных данных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4088439D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051F032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1C925B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6CB7E36B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59C8431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704BC868" w14:textId="77777777">
        <w:tc>
          <w:tcPr>
            <w:tcW w:w="1296" w:type="dxa"/>
            <w:noWrap/>
            <w:vAlign w:val="center"/>
          </w:tcPr>
          <w:p w14:paraId="4696A28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1‑3</w:t>
            </w:r>
          </w:p>
        </w:tc>
        <w:tc>
          <w:tcPr>
            <w:tcW w:w="2304" w:type="dxa"/>
            <w:vAlign w:val="center"/>
          </w:tcPr>
          <w:p w14:paraId="1BE5A2E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Панель и легенда</w:t>
            </w:r>
          </w:p>
        </w:tc>
        <w:tc>
          <w:tcPr>
            <w:tcW w:w="3024" w:type="dxa"/>
            <w:vAlign w:val="center"/>
          </w:tcPr>
          <w:p w14:paraId="53A768E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Выбирают линии, показывают значения и состояние курсоров.</w:t>
            </w:r>
          </w:p>
        </w:tc>
        <w:tc>
          <w:tcPr>
            <w:tcW w:w="2160" w:type="dxa"/>
            <w:vAlign w:val="center"/>
          </w:tcPr>
          <w:p w14:paraId="5870892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Сопоставить цвет линии с осью Y.</w:t>
            </w:r>
          </w:p>
        </w:tc>
      </w:tr>
      <w:tr w:rsidR="00014532" w14:paraId="691CC9C2" w14:textId="77777777">
        <w:tc>
          <w:tcPr>
            <w:tcW w:w="1296" w:type="dxa"/>
            <w:noWrap/>
            <w:vAlign w:val="center"/>
          </w:tcPr>
          <w:p w14:paraId="2654330C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4‑6</w:t>
            </w:r>
          </w:p>
        </w:tc>
        <w:tc>
          <w:tcPr>
            <w:tcW w:w="2304" w:type="dxa"/>
            <w:vAlign w:val="center"/>
          </w:tcPr>
          <w:p w14:paraId="0737112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Область сигнала</w:t>
            </w:r>
          </w:p>
        </w:tc>
        <w:tc>
          <w:tcPr>
            <w:tcW w:w="3024" w:type="dxa"/>
            <w:vAlign w:val="center"/>
          </w:tcPr>
          <w:p w14:paraId="669ABF9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Показывает отсчёты векторного тега во временном окне.</w:t>
            </w:r>
          </w:p>
        </w:tc>
        <w:tc>
          <w:tcPr>
            <w:tcW w:w="2160" w:type="dxa"/>
            <w:vAlign w:val="center"/>
          </w:tcPr>
          <w:p w14:paraId="59B3FDC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Мышью выбрать интересующий участок.</w:t>
            </w:r>
          </w:p>
        </w:tc>
      </w:tr>
      <w:tr w:rsidR="00014532" w14:paraId="51E760FB" w14:textId="77777777">
        <w:tc>
          <w:tcPr>
            <w:tcW w:w="1296" w:type="dxa"/>
            <w:noWrap/>
            <w:vAlign w:val="center"/>
          </w:tcPr>
          <w:p w14:paraId="10751655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7‑9</w:t>
            </w:r>
          </w:p>
        </w:tc>
        <w:tc>
          <w:tcPr>
            <w:tcW w:w="2304" w:type="dxa"/>
            <w:vAlign w:val="center"/>
          </w:tcPr>
          <w:p w14:paraId="76E6823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Оси и масштаб</w:t>
            </w:r>
          </w:p>
        </w:tc>
        <w:tc>
          <w:tcPr>
            <w:tcW w:w="3024" w:type="dxa"/>
            <w:vAlign w:val="center"/>
          </w:tcPr>
          <w:p w14:paraId="041E287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Задают видимый диапазон времени и амплитуды.</w:t>
            </w:r>
          </w:p>
        </w:tc>
        <w:tc>
          <w:tcPr>
            <w:tcW w:w="2160" w:type="dxa"/>
            <w:vAlign w:val="center"/>
          </w:tcPr>
          <w:p w14:paraId="1402FE6D" w14:textId="77777777" w:rsidR="00014532" w:rsidRDefault="001E0059">
            <w:pPr>
              <w:ind w:firstLine="0"/>
              <w:jc w:val="left"/>
            </w:pPr>
            <w:proofErr w:type="spellStart"/>
            <w:r>
              <w:rPr>
                <w:rFonts w:ascii="Times New Roman" w:hAnsi="Times New Roman"/>
                <w:sz w:val="18"/>
              </w:rPr>
              <w:t>Автомасштаб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не изменяет исходные данные.</w:t>
            </w:r>
          </w:p>
        </w:tc>
      </w:tr>
      <w:tr w:rsidR="00014532" w14:paraId="37F4943C" w14:textId="77777777">
        <w:tc>
          <w:tcPr>
            <w:tcW w:w="1296" w:type="dxa"/>
            <w:noWrap/>
            <w:vAlign w:val="center"/>
          </w:tcPr>
          <w:p w14:paraId="34805EAB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10‑12</w:t>
            </w:r>
          </w:p>
        </w:tc>
        <w:tc>
          <w:tcPr>
            <w:tcW w:w="2304" w:type="dxa"/>
            <w:vAlign w:val="center"/>
          </w:tcPr>
          <w:p w14:paraId="3BBC85A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Триггер и курсоры</w:t>
            </w:r>
          </w:p>
        </w:tc>
        <w:tc>
          <w:tcPr>
            <w:tcW w:w="3024" w:type="dxa"/>
            <w:vAlign w:val="center"/>
          </w:tcPr>
          <w:p w14:paraId="4A607F6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Фиксируют кадр по условию и измеряют интервалы/уровни.</w:t>
            </w:r>
          </w:p>
        </w:tc>
        <w:tc>
          <w:tcPr>
            <w:tcW w:w="2160" w:type="dxa"/>
            <w:vAlign w:val="center"/>
          </w:tcPr>
          <w:p w14:paraId="7305936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Проверить источник и уровень триггера.</w:t>
            </w:r>
          </w:p>
        </w:tc>
      </w:tr>
    </w:tbl>
    <w:p w14:paraId="3CE79617" w14:textId="77777777" w:rsidR="00014532" w:rsidRDefault="001E0059">
      <w:r>
        <w:br w:type="page"/>
      </w:r>
    </w:p>
    <w:p w14:paraId="1B75D776" w14:textId="77777777" w:rsidR="00CF7F83" w:rsidRPr="00341429" w:rsidRDefault="006C27AD" w:rsidP="006C27AD">
      <w:pPr>
        <w:pStyle w:val="af3"/>
        <w:outlineLvl w:val="1"/>
      </w:pPr>
      <w:bookmarkStart w:id="689" w:name="_Toc240903368"/>
      <w:r>
        <w:lastRenderedPageBreak/>
        <w:t>4.1.18 Спектральное представление</w:t>
      </w:r>
      <w:bookmarkEnd w:id="689"/>
    </w:p>
    <w:p w14:paraId="12D77AF3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Спектр строится по векторному тегу. Частотный диапазон и разрешение определяются частотой дискретизации, длиной блока и настройками окна.</w:t>
      </w:r>
    </w:p>
    <w:p w14:paraId="6F946EC7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74E12C22" wp14:editId="7D67185F">
            <wp:extent cx="5577840" cy="2471370"/>
            <wp:effectExtent l="0" t="0" r="0" b="0"/>
            <wp:docPr id="1791712988" name="Picture 1791712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spectru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B278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>Рисунок 8 — Спектр и оценки по частотным полосам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4DF9B766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144D67E9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897FF9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A35AC5B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822112C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0AB456D0" w14:textId="77777777">
        <w:tc>
          <w:tcPr>
            <w:tcW w:w="1296" w:type="dxa"/>
            <w:noWrap/>
            <w:vAlign w:val="center"/>
          </w:tcPr>
          <w:p w14:paraId="7FFDABF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1‑3</w:t>
            </w:r>
          </w:p>
        </w:tc>
        <w:tc>
          <w:tcPr>
            <w:tcW w:w="2304" w:type="dxa"/>
            <w:vAlign w:val="center"/>
          </w:tcPr>
          <w:p w14:paraId="41BB938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Линии и легенда</w:t>
            </w:r>
          </w:p>
        </w:tc>
        <w:tc>
          <w:tcPr>
            <w:tcW w:w="3024" w:type="dxa"/>
            <w:vAlign w:val="center"/>
          </w:tcPr>
          <w:p w14:paraId="54185A4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спектры выбранных каналов и их текущие оценки.</w:t>
            </w:r>
          </w:p>
        </w:tc>
        <w:tc>
          <w:tcPr>
            <w:tcW w:w="2160" w:type="dxa"/>
            <w:vAlign w:val="center"/>
          </w:tcPr>
          <w:p w14:paraId="454BDEE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Сопоставить линию с нужной осью.</w:t>
            </w:r>
          </w:p>
        </w:tc>
      </w:tr>
      <w:tr w:rsidR="00014532" w14:paraId="5FD4E8CA" w14:textId="77777777">
        <w:tc>
          <w:tcPr>
            <w:tcW w:w="1296" w:type="dxa"/>
            <w:noWrap/>
            <w:vAlign w:val="center"/>
          </w:tcPr>
          <w:p w14:paraId="437310D3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4‑7</w:t>
            </w:r>
          </w:p>
        </w:tc>
        <w:tc>
          <w:tcPr>
            <w:tcW w:w="2304" w:type="dxa"/>
            <w:vAlign w:val="center"/>
          </w:tcPr>
          <w:p w14:paraId="30594F6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Частотный график</w:t>
            </w:r>
          </w:p>
        </w:tc>
        <w:tc>
          <w:tcPr>
            <w:tcW w:w="3024" w:type="dxa"/>
            <w:vAlign w:val="center"/>
          </w:tcPr>
          <w:p w14:paraId="6D474F8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Отображает амплитуду по частоте, курсоры и выбранные полосы.</w:t>
            </w:r>
          </w:p>
        </w:tc>
        <w:tc>
          <w:tcPr>
            <w:tcW w:w="2160" w:type="dxa"/>
            <w:vAlign w:val="center"/>
          </w:tcPr>
          <w:p w14:paraId="63C38BB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Проверить единицы и тип амплитуды.</w:t>
            </w:r>
          </w:p>
        </w:tc>
      </w:tr>
      <w:tr w:rsidR="00014532" w14:paraId="2AF283FA" w14:textId="77777777">
        <w:tc>
          <w:tcPr>
            <w:tcW w:w="1296" w:type="dxa"/>
            <w:noWrap/>
            <w:vAlign w:val="center"/>
          </w:tcPr>
          <w:p w14:paraId="05F37563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8‑10</w:t>
            </w:r>
          </w:p>
        </w:tc>
        <w:tc>
          <w:tcPr>
            <w:tcW w:w="2304" w:type="dxa"/>
            <w:vAlign w:val="center"/>
          </w:tcPr>
          <w:p w14:paraId="67EB0EEF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Параметры анализа</w:t>
            </w:r>
          </w:p>
        </w:tc>
        <w:tc>
          <w:tcPr>
            <w:tcW w:w="3024" w:type="dxa"/>
            <w:vAlign w:val="center"/>
          </w:tcPr>
          <w:p w14:paraId="3FA8DAF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Задают БПФ, окно, усреднение и интегрирование.</w:t>
            </w:r>
          </w:p>
        </w:tc>
        <w:tc>
          <w:tcPr>
            <w:tcW w:w="2160" w:type="dxa"/>
            <w:vAlign w:val="center"/>
          </w:tcPr>
          <w:p w14:paraId="4BE4FE0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Подбирать по требуемому разрешению.</w:t>
            </w:r>
          </w:p>
        </w:tc>
      </w:tr>
      <w:tr w:rsidR="00014532" w14:paraId="1FBD693C" w14:textId="77777777">
        <w:tc>
          <w:tcPr>
            <w:tcW w:w="1296" w:type="dxa"/>
            <w:noWrap/>
            <w:vAlign w:val="center"/>
          </w:tcPr>
          <w:p w14:paraId="34BDC618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11‑13</w:t>
            </w:r>
          </w:p>
        </w:tc>
        <w:tc>
          <w:tcPr>
            <w:tcW w:w="2304" w:type="dxa"/>
            <w:vAlign w:val="center"/>
          </w:tcPr>
          <w:p w14:paraId="6F654A0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Полосовые оценки</w:t>
            </w:r>
          </w:p>
        </w:tc>
        <w:tc>
          <w:tcPr>
            <w:tcW w:w="3024" w:type="dxa"/>
            <w:vAlign w:val="center"/>
          </w:tcPr>
          <w:p w14:paraId="1BD4E68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Вычисляют значения в заданных диапазонах частот.</w:t>
            </w:r>
          </w:p>
        </w:tc>
        <w:tc>
          <w:tcPr>
            <w:tcW w:w="2160" w:type="dxa"/>
            <w:vAlign w:val="center"/>
          </w:tcPr>
          <w:p w14:paraId="519D6F2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Использовать утверждённые границы полос.</w:t>
            </w:r>
          </w:p>
        </w:tc>
      </w:tr>
    </w:tbl>
    <w:p w14:paraId="407ADC44" w14:textId="77777777" w:rsidR="00014532" w:rsidRDefault="001E0059">
      <w:r>
        <w:br w:type="page"/>
      </w:r>
    </w:p>
    <w:p w14:paraId="446102C1" w14:textId="77777777" w:rsidR="00CF7F83" w:rsidRPr="00341429" w:rsidRDefault="006C27AD" w:rsidP="006C27AD">
      <w:pPr>
        <w:pStyle w:val="af3"/>
        <w:outlineLvl w:val="1"/>
      </w:pPr>
      <w:bookmarkStart w:id="690" w:name="_Toc240903369"/>
      <w:r>
        <w:lastRenderedPageBreak/>
        <w:t>4.1.19 Настройка SQL базы данных</w:t>
      </w:r>
      <w:bookmarkEnd w:id="690"/>
    </w:p>
    <w:p w14:paraId="58B38F16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SQL-подсистема сохраняет выбранные оценки и метаданные в Firebird. Она включается отдельно и не заменяет основную файловую запись.</w:t>
      </w:r>
    </w:p>
    <w:p w14:paraId="7B852B2F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771EF6CF" wp14:editId="79EF5E9A">
            <wp:extent cx="5577840" cy="3784963"/>
            <wp:effectExtent l="0" t="0" r="0" b="0"/>
            <wp:docPr id="1791712989" name="Picture 1791712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ql-db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8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B55E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>Рисунок 9 — Настройка записи измерений в SQL БД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54254242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4DF8A46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6C7C14F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484FCEE3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8C0B67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0F03C858" w14:textId="77777777">
        <w:tc>
          <w:tcPr>
            <w:tcW w:w="1296" w:type="dxa"/>
            <w:noWrap/>
            <w:vAlign w:val="center"/>
          </w:tcPr>
          <w:p w14:paraId="346BB2F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1‑13</w:t>
            </w:r>
          </w:p>
        </w:tc>
        <w:tc>
          <w:tcPr>
            <w:tcW w:w="2304" w:type="dxa"/>
            <w:vAlign w:val="center"/>
          </w:tcPr>
          <w:p w14:paraId="22BCC70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Подключение и защита</w:t>
            </w:r>
          </w:p>
        </w:tc>
        <w:tc>
          <w:tcPr>
            <w:tcW w:w="3024" w:type="dxa"/>
            <w:vAlign w:val="center"/>
          </w:tcPr>
          <w:p w14:paraId="3F2B4A1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Задают </w:t>
            </w:r>
            <w:proofErr w:type="spellStart"/>
            <w:r>
              <w:rPr>
                <w:rFonts w:ascii="Times New Roman" w:hAnsi="Times New Roman"/>
                <w:sz w:val="18"/>
              </w:rPr>
              <w:t>backend</w:t>
            </w:r>
            <w:proofErr w:type="spellEnd"/>
            <w:r>
              <w:rPr>
                <w:rFonts w:ascii="Times New Roman" w:hAnsi="Times New Roman"/>
                <w:sz w:val="18"/>
              </w:rPr>
              <w:t>, файл/сервер БД, порт, пользователя, пароль или переменную окружения.</w:t>
            </w:r>
          </w:p>
        </w:tc>
        <w:tc>
          <w:tcPr>
            <w:tcW w:w="2160" w:type="dxa"/>
            <w:vAlign w:val="center"/>
          </w:tcPr>
          <w:p w14:paraId="7AC5BD8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Для удалённой БД указывать адрес сервера, не </w:t>
            </w:r>
            <w:proofErr w:type="spellStart"/>
            <w:r>
              <w:rPr>
                <w:rFonts w:ascii="Times New Roman" w:hAnsi="Times New Roman"/>
                <w:sz w:val="18"/>
              </w:rPr>
              <w:t>localhost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  <w:tr w:rsidR="00014532" w14:paraId="7A08F18F" w14:textId="77777777">
        <w:tc>
          <w:tcPr>
            <w:tcW w:w="1296" w:type="dxa"/>
            <w:noWrap/>
            <w:vAlign w:val="center"/>
          </w:tcPr>
          <w:p w14:paraId="1F29A0B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14‑16</w:t>
            </w:r>
          </w:p>
        </w:tc>
        <w:tc>
          <w:tcPr>
            <w:tcW w:w="2304" w:type="dxa"/>
            <w:vAlign w:val="center"/>
          </w:tcPr>
          <w:p w14:paraId="1B07C15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Период и очередь</w:t>
            </w:r>
          </w:p>
        </w:tc>
        <w:tc>
          <w:tcPr>
            <w:tcW w:w="3024" w:type="dxa"/>
            <w:vAlign w:val="center"/>
          </w:tcPr>
          <w:p w14:paraId="1391AC5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Определяют частоту точек SQL и запас отложенных записей.</w:t>
            </w:r>
          </w:p>
        </w:tc>
        <w:tc>
          <w:tcPr>
            <w:tcW w:w="2160" w:type="dxa"/>
            <w:vAlign w:val="center"/>
          </w:tcPr>
          <w:p w14:paraId="568CFE6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путать с частотой опроса прибора.</w:t>
            </w:r>
          </w:p>
        </w:tc>
      </w:tr>
      <w:tr w:rsidR="00014532" w14:paraId="540892D6" w14:textId="77777777">
        <w:tc>
          <w:tcPr>
            <w:tcW w:w="1296" w:type="dxa"/>
            <w:noWrap/>
            <w:vAlign w:val="center"/>
          </w:tcPr>
          <w:p w14:paraId="4427FEF9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17‑21</w:t>
            </w:r>
          </w:p>
        </w:tc>
        <w:tc>
          <w:tcPr>
            <w:tcW w:w="2304" w:type="dxa"/>
            <w:vAlign w:val="center"/>
          </w:tcPr>
          <w:p w14:paraId="4D6D726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Объект мониторинга</w:t>
            </w:r>
          </w:p>
        </w:tc>
        <w:tc>
          <w:tcPr>
            <w:tcW w:w="3024" w:type="dxa"/>
            <w:vAlign w:val="center"/>
          </w:tcPr>
          <w:p w14:paraId="7ACA61A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Записывают имя, тип и серийный номер объекта.</w:t>
            </w:r>
          </w:p>
        </w:tc>
        <w:tc>
          <w:tcPr>
            <w:tcW w:w="2160" w:type="dxa"/>
            <w:vAlign w:val="center"/>
          </w:tcPr>
          <w:p w14:paraId="4111697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Заполнить до рабочего сеанса.</w:t>
            </w:r>
          </w:p>
        </w:tc>
      </w:tr>
      <w:tr w:rsidR="00014532" w14:paraId="2799E978" w14:textId="77777777">
        <w:tc>
          <w:tcPr>
            <w:tcW w:w="1296" w:type="dxa"/>
            <w:noWrap/>
            <w:vAlign w:val="center"/>
          </w:tcPr>
          <w:p w14:paraId="67F5FEF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22‑28</w:t>
            </w:r>
          </w:p>
        </w:tc>
        <w:tc>
          <w:tcPr>
            <w:tcW w:w="2304" w:type="dxa"/>
            <w:vAlign w:val="center"/>
          </w:tcPr>
          <w:p w14:paraId="634276A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Теги и оценки</w:t>
            </w:r>
          </w:p>
        </w:tc>
        <w:tc>
          <w:tcPr>
            <w:tcW w:w="3024" w:type="dxa"/>
            <w:vAlign w:val="center"/>
          </w:tcPr>
          <w:p w14:paraId="07CE143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Выбирают каналы, производные величины и управляющий тег.</w:t>
            </w:r>
          </w:p>
        </w:tc>
        <w:tc>
          <w:tcPr>
            <w:tcW w:w="2160" w:type="dxa"/>
            <w:vAlign w:val="center"/>
          </w:tcPr>
          <w:p w14:paraId="07E998DC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Назначить только необходимые оценки.</w:t>
            </w:r>
          </w:p>
        </w:tc>
      </w:tr>
      <w:tr w:rsidR="00014532" w14:paraId="67818DDB" w14:textId="77777777">
        <w:tc>
          <w:tcPr>
            <w:tcW w:w="1296" w:type="dxa"/>
            <w:noWrap/>
            <w:vAlign w:val="center"/>
          </w:tcPr>
          <w:p w14:paraId="569E6740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29‑31</w:t>
            </w:r>
          </w:p>
        </w:tc>
        <w:tc>
          <w:tcPr>
            <w:tcW w:w="2304" w:type="dxa"/>
            <w:vAlign w:val="center"/>
          </w:tcPr>
          <w:p w14:paraId="15EBE71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Проверка и применение</w:t>
            </w:r>
          </w:p>
        </w:tc>
        <w:tc>
          <w:tcPr>
            <w:tcW w:w="3024" w:type="dxa"/>
            <w:vAlign w:val="center"/>
          </w:tcPr>
          <w:p w14:paraId="160DBD0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Проверяют Firebird, сервис и схему, затем сохраняют настройки.</w:t>
            </w:r>
          </w:p>
        </w:tc>
        <w:tc>
          <w:tcPr>
            <w:tcW w:w="2160" w:type="dxa"/>
            <w:vAlign w:val="center"/>
          </w:tcPr>
          <w:p w14:paraId="281923D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Проверку выполнить до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</w:tr>
    </w:tbl>
    <w:p w14:paraId="702BE9B7" w14:textId="77777777" w:rsidR="00014532" w:rsidRDefault="001E0059">
      <w:r>
        <w:br w:type="page"/>
      </w:r>
    </w:p>
    <w:p w14:paraId="5FB2058B" w14:textId="77777777" w:rsidR="00CF7F83" w:rsidRPr="00341429" w:rsidRDefault="006C27AD" w:rsidP="006C27AD">
      <w:pPr>
        <w:pStyle w:val="af3"/>
        <w:outlineLvl w:val="1"/>
      </w:pPr>
      <w:bookmarkStart w:id="691" w:name="_Toc240903370"/>
      <w:r>
        <w:lastRenderedPageBreak/>
        <w:t>4.1.20 Исторический SQL-тренд</w:t>
      </w:r>
      <w:bookmarkEnd w:id="691"/>
    </w:p>
    <w:p w14:paraId="4B8B8D45" w14:textId="77777777" w:rsidR="00014532" w:rsidRDefault="001E0059">
      <w:pPr>
        <w:keepNext/>
      </w:pPr>
      <w:r>
        <w:rPr>
          <w:rFonts w:ascii="Times New Roman" w:hAnsi="Times New Roman"/>
          <w:sz w:val="28"/>
        </w:rPr>
        <w:t>SQL-тренд читает сохранённые точки независимо от текущего измерительного блока. Ограничение числа отображаемых точек не удаляет данные.</w:t>
      </w:r>
    </w:p>
    <w:p w14:paraId="43B77FDC" w14:textId="77777777" w:rsidR="00014532" w:rsidRDefault="001E0059">
      <w:pPr>
        <w:keepNext/>
        <w:jc w:val="center"/>
      </w:pPr>
      <w:r>
        <w:rPr>
          <w:noProof/>
        </w:rPr>
        <w:drawing>
          <wp:inline distT="0" distB="0" distL="0" distR="0" wp14:anchorId="6F0D4070" wp14:editId="6A6E0AB0">
            <wp:extent cx="5577840" cy="1283426"/>
            <wp:effectExtent l="0" t="0" r="0" b="0"/>
            <wp:docPr id="1791712990" name="Picture 1791712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sql-tre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8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F50F" w14:textId="77777777" w:rsidR="00014532" w:rsidRDefault="001E0059">
      <w:pPr>
        <w:keepNext/>
        <w:jc w:val="center"/>
      </w:pPr>
      <w:r>
        <w:rPr>
          <w:rFonts w:ascii="Times New Roman" w:hAnsi="Times New Roman"/>
          <w:i/>
          <w:sz w:val="22"/>
        </w:rPr>
        <w:t>Рисунок 10 — Просмотр исторических данных SQL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19A96D91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2CB62DFF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40F58B1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3BCA5BF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D36C827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7CDBF76F" w14:textId="77777777">
        <w:tc>
          <w:tcPr>
            <w:tcW w:w="1296" w:type="dxa"/>
            <w:noWrap/>
            <w:vAlign w:val="center"/>
          </w:tcPr>
          <w:p w14:paraId="13DD0EA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1‑3</w:t>
            </w:r>
          </w:p>
        </w:tc>
        <w:tc>
          <w:tcPr>
            <w:tcW w:w="2304" w:type="dxa"/>
            <w:vAlign w:val="center"/>
          </w:tcPr>
          <w:p w14:paraId="2287A7E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Отображения и линии</w:t>
            </w:r>
          </w:p>
        </w:tc>
        <w:tc>
          <w:tcPr>
            <w:tcW w:w="3024" w:type="dxa"/>
            <w:vAlign w:val="center"/>
          </w:tcPr>
          <w:p w14:paraId="49415290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Группируют исторические каналы, подписи и цвета.</w:t>
            </w:r>
          </w:p>
        </w:tc>
        <w:tc>
          <w:tcPr>
            <w:tcW w:w="2160" w:type="dxa"/>
            <w:vAlign w:val="center"/>
          </w:tcPr>
          <w:p w14:paraId="6A092BA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Назначить каждую линию нужной оси Y.</w:t>
            </w:r>
          </w:p>
        </w:tc>
      </w:tr>
      <w:tr w:rsidR="00014532" w14:paraId="00AB7AAB" w14:textId="77777777">
        <w:tc>
          <w:tcPr>
            <w:tcW w:w="1296" w:type="dxa"/>
            <w:noWrap/>
            <w:vAlign w:val="center"/>
          </w:tcPr>
          <w:p w14:paraId="1DB05AC2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4‑7</w:t>
            </w:r>
          </w:p>
        </w:tc>
        <w:tc>
          <w:tcPr>
            <w:tcW w:w="2304" w:type="dxa"/>
            <w:vAlign w:val="center"/>
          </w:tcPr>
          <w:p w14:paraId="11967AA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График и курсор</w:t>
            </w:r>
          </w:p>
        </w:tc>
        <w:tc>
          <w:tcPr>
            <w:tcW w:w="3024" w:type="dxa"/>
            <w:vAlign w:val="center"/>
          </w:tcPr>
          <w:p w14:paraId="54EC18A8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Показывают архивный интервал и значение в выбранной точке.</w:t>
            </w:r>
          </w:p>
        </w:tc>
        <w:tc>
          <w:tcPr>
            <w:tcW w:w="2160" w:type="dxa"/>
            <w:vAlign w:val="center"/>
          </w:tcPr>
          <w:p w14:paraId="007AC385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Масштабировать по времени и активной оси.</w:t>
            </w:r>
          </w:p>
        </w:tc>
      </w:tr>
      <w:tr w:rsidR="00014532" w14:paraId="52BAB53C" w14:textId="77777777">
        <w:tc>
          <w:tcPr>
            <w:tcW w:w="1296" w:type="dxa"/>
            <w:noWrap/>
            <w:vAlign w:val="center"/>
          </w:tcPr>
          <w:p w14:paraId="4D8DB22F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8‑10</w:t>
            </w:r>
          </w:p>
        </w:tc>
        <w:tc>
          <w:tcPr>
            <w:tcW w:w="2304" w:type="dxa"/>
            <w:vAlign w:val="center"/>
          </w:tcPr>
          <w:p w14:paraId="4FF9A60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Интервал времени</w:t>
            </w:r>
          </w:p>
        </w:tc>
        <w:tc>
          <w:tcPr>
            <w:tcW w:w="3024" w:type="dxa"/>
            <w:vAlign w:val="center"/>
          </w:tcPr>
          <w:p w14:paraId="376329D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Выбирают фиксированный диапазон либо скользящее окно текущей даты.</w:t>
            </w:r>
          </w:p>
        </w:tc>
        <w:tc>
          <w:tcPr>
            <w:tcW w:w="2160" w:type="dxa"/>
            <w:vAlign w:val="center"/>
          </w:tcPr>
          <w:p w14:paraId="7248178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Проверить часовой пояс и границы.</w:t>
            </w:r>
          </w:p>
        </w:tc>
      </w:tr>
      <w:tr w:rsidR="00014532" w14:paraId="0D9B794A" w14:textId="77777777">
        <w:tc>
          <w:tcPr>
            <w:tcW w:w="1296" w:type="dxa"/>
            <w:noWrap/>
            <w:vAlign w:val="center"/>
          </w:tcPr>
          <w:p w14:paraId="5FC7A4EC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11‑13</w:t>
            </w:r>
          </w:p>
        </w:tc>
        <w:tc>
          <w:tcPr>
            <w:tcW w:w="2304" w:type="dxa"/>
            <w:vAlign w:val="center"/>
          </w:tcPr>
          <w:p w14:paraId="090EE1AE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Обновление и удаление</w:t>
            </w:r>
          </w:p>
        </w:tc>
        <w:tc>
          <w:tcPr>
            <w:tcW w:w="3024" w:type="dxa"/>
            <w:vAlign w:val="center"/>
          </w:tcPr>
          <w:p w14:paraId="1AF491E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Перечитывают БД; удаление интервала является отдельной необратимой операцией.</w:t>
            </w:r>
          </w:p>
        </w:tc>
        <w:tc>
          <w:tcPr>
            <w:tcW w:w="2160" w:type="dxa"/>
            <w:vAlign w:val="center"/>
          </w:tcPr>
          <w:p w14:paraId="338EF00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Перед удалением обязательно создать резервную копию БД.</w:t>
            </w:r>
          </w:p>
        </w:tc>
      </w:tr>
    </w:tbl>
    <w:p w14:paraId="2088D491" w14:textId="77777777" w:rsidR="00CF7F83" w:rsidRPr="00341429" w:rsidRDefault="006C27AD" w:rsidP="006C27AD">
      <w:pPr>
        <w:pStyle w:val="af3"/>
        <w:outlineLvl w:val="1"/>
      </w:pPr>
      <w:bookmarkStart w:id="692" w:name="_Toc240903371"/>
      <w:r>
        <w:t xml:space="preserve">4.2 Модуль </w:t>
      </w:r>
      <w:proofErr w:type="spellStart"/>
      <w:r>
        <w:t>RCPanel</w:t>
      </w:r>
      <w:bookmarkEnd w:id="692"/>
      <w:proofErr w:type="spellEnd"/>
    </w:p>
    <w:p w14:paraId="3C4F797F" w14:textId="77777777" w:rsidR="001F269F" w:rsidRDefault="00071D62" w:rsidP="00D6743C">
      <w:proofErr w:type="spellStart"/>
      <w:r>
        <w:rPr>
          <w:lang w:val="en-US"/>
        </w:rPr>
        <w:t>RCPanel</w:t>
      </w:r>
      <w:proofErr w:type="spellEnd"/>
      <w:r w:rsidRPr="00277077">
        <w:rPr>
          <w:rPrChange w:id="693" w:author="User" w:date="2026-09-21T15:39:00Z">
            <w:rPr>
              <w:lang w:val="en-US"/>
            </w:rPr>
          </w:rPrChange>
        </w:rPr>
        <w:t xml:space="preserve"> может запускаться как графическое приложение, как консольная утилита или как постоянный </w:t>
      </w:r>
      <w:r>
        <w:rPr>
          <w:lang w:val="en-US"/>
        </w:rPr>
        <w:t>HTTP</w:t>
      </w:r>
      <w:r w:rsidRPr="00277077">
        <w:rPr>
          <w:rPrChange w:id="694" w:author="User" w:date="2026-09-21T15:39:00Z">
            <w:rPr>
              <w:lang w:val="en-US"/>
            </w:rPr>
          </w:rPrChange>
        </w:rPr>
        <w:t xml:space="preserve">-сервис. Для приёма подключений с других КИП задаётся адрес прослушивания и </w:t>
      </w:r>
      <w:r>
        <w:rPr>
          <w:lang w:val="en-US"/>
        </w:rPr>
        <w:t>TCP</w:t>
      </w:r>
      <w:r w:rsidRPr="00277077">
        <w:rPr>
          <w:rPrChange w:id="695" w:author="User" w:date="2026-09-21T15:39:00Z">
            <w:rPr>
              <w:lang w:val="en-US"/>
            </w:rPr>
          </w:rPrChange>
        </w:rPr>
        <w:t>-порт, по умолчанию 8765.</w:t>
      </w:r>
    </w:p>
    <w:p w14:paraId="4FF4C72A" w14:textId="77777777" w:rsidR="001F269F" w:rsidRDefault="00071D62" w:rsidP="00D6743C">
      <w:r w:rsidRPr="00277077">
        <w:rPr>
          <w:rPrChange w:id="696" w:author="User" w:date="2026-09-21T15:39:00Z">
            <w:rPr>
              <w:lang w:val="en-US"/>
            </w:rPr>
          </w:rPrChange>
        </w:rPr>
        <w:t xml:space="preserve">В одном </w:t>
      </w:r>
      <w:r>
        <w:rPr>
          <w:lang w:val="en-US"/>
        </w:rPr>
        <w:t>broadcast</w:t>
      </w:r>
      <w:r w:rsidRPr="00277077">
        <w:rPr>
          <w:rPrChange w:id="697" w:author="User" w:date="2026-09-21T15:39:00Z">
            <w:rPr>
              <w:lang w:val="en-US"/>
            </w:rPr>
          </w:rPrChange>
        </w:rPr>
        <w:t xml:space="preserve">-домене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698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699" w:author="User" w:date="2026-09-21T15:39:00Z">
            <w:rPr>
              <w:lang w:val="en-US"/>
            </w:rPr>
          </w:rPrChange>
        </w:rPr>
        <w:t xml:space="preserve"> могут обнаружить друг друга автоматически. </w:t>
      </w:r>
      <w:r>
        <w:rPr>
          <w:lang w:val="en-US"/>
        </w:rPr>
        <w:t>UDP</w:t>
      </w:r>
      <w:r w:rsidRPr="00277077">
        <w:rPr>
          <w:rPrChange w:id="700" w:author="User" w:date="2026-09-21T15:39:00Z">
            <w:rPr>
              <w:lang w:val="en-US"/>
            </w:rPr>
          </w:rPrChange>
        </w:rPr>
        <w:t xml:space="preserve"> используется только для обнаружения адреса. Команды, токены и пути к файлам через </w:t>
      </w:r>
      <w:r>
        <w:rPr>
          <w:lang w:val="en-US"/>
        </w:rPr>
        <w:t>UDP</w:t>
      </w:r>
      <w:r w:rsidRPr="00277077">
        <w:rPr>
          <w:rPrChange w:id="701" w:author="User" w:date="2026-09-21T15:39:00Z">
            <w:rPr>
              <w:lang w:val="en-US"/>
            </w:rPr>
          </w:rPrChange>
        </w:rPr>
        <w:t xml:space="preserve"> не передаются. Между подсетями, </w:t>
      </w:r>
      <w:r>
        <w:rPr>
          <w:lang w:val="en-US"/>
        </w:rPr>
        <w:t>VLAN</w:t>
      </w:r>
      <w:r w:rsidRPr="00277077">
        <w:rPr>
          <w:rPrChange w:id="702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VPN</w:t>
      </w:r>
      <w:r w:rsidRPr="00277077">
        <w:rPr>
          <w:rPrChange w:id="703" w:author="User" w:date="2026-09-21T15:39:00Z">
            <w:rPr>
              <w:lang w:val="en-US"/>
            </w:rPr>
          </w:rPrChange>
        </w:rPr>
        <w:t xml:space="preserve"> </w:t>
      </w:r>
      <w:proofErr w:type="spellStart"/>
      <w:r w:rsidRPr="00277077">
        <w:rPr>
          <w:rPrChange w:id="704" w:author="User" w:date="2026-09-21T15:39:00Z">
            <w:rPr>
              <w:lang w:val="en-US"/>
            </w:rPr>
          </w:rPrChange>
        </w:rPr>
        <w:t>автообнаружение</w:t>
      </w:r>
      <w:proofErr w:type="spellEnd"/>
      <w:r w:rsidRPr="00277077">
        <w:rPr>
          <w:rPrChange w:id="705" w:author="User" w:date="2026-09-21T15:39:00Z">
            <w:rPr>
              <w:lang w:val="en-US"/>
            </w:rPr>
          </w:rPrChange>
        </w:rPr>
        <w:t xml:space="preserve"> может не работать; в этом случае задаётся ручной </w:t>
      </w:r>
      <w:r>
        <w:rPr>
          <w:lang w:val="en-US"/>
        </w:rPr>
        <w:t>HTTP</w:t>
      </w:r>
      <w:r w:rsidRPr="00277077">
        <w:rPr>
          <w:rPrChange w:id="706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endpoint</w:t>
      </w:r>
      <w:r w:rsidRPr="00277077">
        <w:rPr>
          <w:rPrChange w:id="707" w:author="User" w:date="2026-09-21T15:39:00Z">
            <w:rPr>
              <w:lang w:val="en-US"/>
            </w:rPr>
          </w:rPrChange>
        </w:rPr>
        <w:t>.</w:t>
      </w:r>
    </w:p>
    <w:p w14:paraId="7C8981C7" w14:textId="77777777" w:rsidR="001F269F" w:rsidRDefault="00071D62" w:rsidP="00D6743C">
      <w:r w:rsidRPr="00277077">
        <w:rPr>
          <w:rPrChange w:id="708" w:author="User" w:date="2026-09-21T15:39:00Z">
            <w:rPr>
              <w:lang w:val="en-US"/>
            </w:rPr>
          </w:rPrChange>
        </w:rPr>
        <w:t xml:space="preserve">Команды </w:t>
      </w:r>
      <w:r>
        <w:rPr>
          <w:lang w:val="en-US"/>
        </w:rPr>
        <w:t>Preview</w:t>
      </w:r>
      <w:r w:rsidRPr="00277077">
        <w:rPr>
          <w:rPrChange w:id="709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710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711" w:author="User" w:date="2026-09-21T15:39:00Z">
            <w:rPr>
              <w:lang w:val="en-US"/>
            </w:rPr>
          </w:rPrChange>
        </w:rPr>
        <w:t xml:space="preserve">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712" w:author="User" w:date="2026-09-21T15:39:00Z">
            <w:rPr>
              <w:lang w:val="en-US"/>
            </w:rPr>
          </w:rPrChange>
        </w:rPr>
        <w:t xml:space="preserve"> помещает в очередь. Работающий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13" w:author="User" w:date="2026-09-21T15:39:00Z">
            <w:rPr>
              <w:lang w:val="en-US"/>
            </w:rPr>
          </w:rPrChange>
        </w:rPr>
        <w:t xml:space="preserve"> периодически получает команды и возвращает результат. Для групповой записи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714" w:author="User" w:date="2026-09-21T15:39:00Z">
            <w:rPr>
              <w:lang w:val="en-US"/>
            </w:rPr>
          </w:rPrChange>
        </w:rPr>
        <w:t xml:space="preserve"> может назначить общий идентификатор корреляции и объединить события нескольких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15" w:author="User" w:date="2026-09-21T15:39:00Z">
            <w:rPr>
              <w:lang w:val="en-US"/>
            </w:rPr>
          </w:rPrChange>
        </w:rPr>
        <w:t>.</w:t>
      </w:r>
    </w:p>
    <w:p w14:paraId="4244A23C" w14:textId="77777777" w:rsidR="001F269F" w:rsidRDefault="00071D62" w:rsidP="00D6743C">
      <w:r w:rsidRPr="00277077">
        <w:rPr>
          <w:rPrChange w:id="716" w:author="User" w:date="2026-09-21T15:39:00Z">
            <w:rPr>
              <w:lang w:val="en-US"/>
            </w:rPr>
          </w:rPrChange>
        </w:rPr>
        <w:t xml:space="preserve">Для хранилищ на </w:t>
      </w:r>
      <w:r>
        <w:rPr>
          <w:lang w:val="en-US"/>
        </w:rPr>
        <w:t>Windows</w:t>
      </w:r>
      <w:r w:rsidRPr="00277077">
        <w:rPr>
          <w:rPrChange w:id="717" w:author="User" w:date="2026-09-21T15:39:00Z">
            <w:rPr>
              <w:lang w:val="en-US"/>
            </w:rPr>
          </w:rPrChange>
        </w:rPr>
        <w:t xml:space="preserve"> допускаются </w:t>
      </w:r>
      <w:r>
        <w:rPr>
          <w:lang w:val="en-US"/>
        </w:rPr>
        <w:t>UNC</w:t>
      </w:r>
      <w:r w:rsidRPr="00277077">
        <w:rPr>
          <w:rPrChange w:id="718" w:author="User" w:date="2026-09-21T15:39:00Z">
            <w:rPr>
              <w:lang w:val="en-US"/>
            </w:rPr>
          </w:rPrChange>
        </w:rPr>
        <w:t xml:space="preserve">-пути </w:t>
      </w:r>
      <w:r>
        <w:rPr>
          <w:lang w:val="en-US"/>
        </w:rPr>
        <w:t>SMB</w:t>
      </w:r>
      <w:r w:rsidRPr="00277077">
        <w:rPr>
          <w:rPrChange w:id="719" w:author="User" w:date="2026-09-21T15:39:00Z">
            <w:rPr>
              <w:lang w:val="en-US"/>
            </w:rPr>
          </w:rPrChange>
        </w:rPr>
        <w:t xml:space="preserve">; на </w:t>
      </w:r>
      <w:r>
        <w:rPr>
          <w:lang w:val="en-US"/>
        </w:rPr>
        <w:t>Linux</w:t>
      </w:r>
      <w:r w:rsidRPr="00277077">
        <w:rPr>
          <w:rPrChange w:id="720" w:author="User" w:date="2026-09-21T15:39:00Z">
            <w:rPr>
              <w:lang w:val="en-US"/>
            </w:rPr>
          </w:rPrChange>
        </w:rPr>
        <w:t xml:space="preserve"> используется заранее смонтированный </w:t>
      </w:r>
      <w:r>
        <w:rPr>
          <w:lang w:val="en-US"/>
        </w:rPr>
        <w:t>CIFS</w:t>
      </w:r>
      <w:r w:rsidRPr="00277077">
        <w:rPr>
          <w:rPrChange w:id="721" w:author="User" w:date="2026-09-21T15:39:00Z">
            <w:rPr>
              <w:lang w:val="en-US"/>
            </w:rPr>
          </w:rPrChange>
        </w:rPr>
        <w:t xml:space="preserve">-каталог. Пароли хранилищ в </w:t>
      </w:r>
      <w:r>
        <w:rPr>
          <w:lang w:val="en-US"/>
        </w:rPr>
        <w:t>INI</w:t>
      </w:r>
      <w:r w:rsidRPr="00277077">
        <w:rPr>
          <w:rPrChange w:id="722" w:author="User" w:date="2026-09-21T15:39:00Z">
            <w:rPr>
              <w:lang w:val="en-US"/>
            </w:rPr>
          </w:rPrChange>
        </w:rPr>
        <w:t xml:space="preserve">-файле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723" w:author="User" w:date="2026-09-21T15:39:00Z">
            <w:rPr>
              <w:lang w:val="en-US"/>
            </w:rPr>
          </w:rPrChange>
        </w:rPr>
        <w:t xml:space="preserve"> не </w:t>
      </w:r>
      <w:r w:rsidRPr="00277077">
        <w:rPr>
          <w:rPrChange w:id="724" w:author="User" w:date="2026-09-21T15:39:00Z">
            <w:rPr>
              <w:lang w:val="en-US"/>
            </w:rPr>
          </w:rPrChange>
        </w:rPr>
        <w:lastRenderedPageBreak/>
        <w:t xml:space="preserve">сохраняются. Тип </w:t>
      </w:r>
      <w:r>
        <w:rPr>
          <w:lang w:val="en-US"/>
        </w:rPr>
        <w:t>SFTP</w:t>
      </w:r>
      <w:r w:rsidRPr="00277077">
        <w:rPr>
          <w:rPrChange w:id="725" w:author="User" w:date="2026-09-21T15:39:00Z">
            <w:rPr>
              <w:lang w:val="en-US"/>
            </w:rPr>
          </w:rPrChange>
        </w:rPr>
        <w:t xml:space="preserve"> в текущей реализации не имеет подключённого транспортного адаптера и не используется как рабочий способ передачи.</w:t>
      </w:r>
    </w:p>
    <w:p w14:paraId="5E10A3D9" w14:textId="77777777" w:rsidR="00CF7F83" w:rsidRPr="00341429" w:rsidRDefault="006C27AD" w:rsidP="006C27AD">
      <w:pPr>
        <w:pStyle w:val="af3"/>
        <w:outlineLvl w:val="1"/>
      </w:pPr>
      <w:bookmarkStart w:id="726" w:name="_Toc240903372"/>
      <w:r>
        <w:t xml:space="preserve">4.2.1 Диалоги </w:t>
      </w:r>
      <w:proofErr w:type="spellStart"/>
      <w:r>
        <w:t>RCPanel</w:t>
      </w:r>
      <w:bookmarkEnd w:id="726"/>
      <w:proofErr w:type="spellEnd"/>
    </w:p>
    <w:p w14:paraId="3F6AA3AF" w14:textId="77777777" w:rsidR="00014532" w:rsidRDefault="001E0059">
      <w:proofErr w:type="spellStart"/>
      <w:r>
        <w:rPr>
          <w:rFonts w:ascii="Times New Roman" w:hAnsi="Times New Roman"/>
          <w:sz w:val="28"/>
        </w:rPr>
        <w:t>RCPanel</w:t>
      </w:r>
      <w:proofErr w:type="spellEnd"/>
      <w:r>
        <w:rPr>
          <w:rFonts w:ascii="Times New Roman" w:hAnsi="Times New Roman"/>
          <w:sz w:val="28"/>
        </w:rPr>
        <w:t xml:space="preserve"> содержит одно главное окно с четырьмя вкладками. Состояние </w:t>
      </w:r>
      <w:proofErr w:type="spellStart"/>
      <w:r>
        <w:rPr>
          <w:rFonts w:ascii="Times New Roman" w:hAnsi="Times New Roman"/>
          <w:sz w:val="28"/>
        </w:rPr>
        <w:t>HostAgent</w:t>
      </w:r>
      <w:proofErr w:type="spellEnd"/>
      <w:r>
        <w:rPr>
          <w:rFonts w:ascii="Times New Roman" w:hAnsi="Times New Roman"/>
          <w:sz w:val="28"/>
        </w:rPr>
        <w:t xml:space="preserve"> и команды удалённого запуска показываются на вкладке хостов; отдельного интерфейса </w:t>
      </w:r>
      <w:proofErr w:type="spellStart"/>
      <w:r>
        <w:rPr>
          <w:rFonts w:ascii="Times New Roman" w:hAnsi="Times New Roman"/>
          <w:sz w:val="28"/>
        </w:rPr>
        <w:t>HostAgent</w:t>
      </w:r>
      <w:proofErr w:type="spellEnd"/>
      <w:r>
        <w:rPr>
          <w:rFonts w:ascii="Times New Roman" w:hAnsi="Times New Roman"/>
          <w:sz w:val="28"/>
        </w:rPr>
        <w:t xml:space="preserve"> нет.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3024"/>
        <w:gridCol w:w="2160"/>
      </w:tblGrid>
      <w:tr w:rsidR="00014532" w14:paraId="228DB4BF" w14:textId="77777777">
        <w:trPr>
          <w:tblHeader/>
        </w:trPr>
        <w:tc>
          <w:tcPr>
            <w:tcW w:w="1296" w:type="dxa"/>
            <w:shd w:val="clear" w:color="auto" w:fill="D9EAF7"/>
            <w:vAlign w:val="center"/>
          </w:tcPr>
          <w:p w14:paraId="791640F8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5C76679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2DB31DE1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Как работает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B8E061F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Характерные действия</w:t>
            </w:r>
          </w:p>
        </w:tc>
      </w:tr>
      <w:tr w:rsidR="00014532" w14:paraId="000EF689" w14:textId="77777777">
        <w:tc>
          <w:tcPr>
            <w:tcW w:w="1296" w:type="dxa"/>
            <w:noWrap/>
            <w:vAlign w:val="center"/>
          </w:tcPr>
          <w:p w14:paraId="315BC2ED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2304" w:type="dxa"/>
            <w:vAlign w:val="center"/>
          </w:tcPr>
          <w:p w14:paraId="2851D92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Вкладка «</w:t>
            </w:r>
            <w:proofErr w:type="spellStart"/>
            <w:r>
              <w:rPr>
                <w:rFonts w:ascii="Times New Roman" w:hAnsi="Times New Roman"/>
                <w:sz w:val="18"/>
              </w:rPr>
              <w:t>RecorderLnx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хосты»</w:t>
            </w:r>
          </w:p>
        </w:tc>
        <w:tc>
          <w:tcPr>
            <w:tcW w:w="3024" w:type="dxa"/>
            <w:vAlign w:val="center"/>
          </w:tcPr>
          <w:p w14:paraId="6703E1CA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Показывает связь с компьютером, </w:t>
            </w:r>
            <w:proofErr w:type="spellStart"/>
            <w:r>
              <w:rPr>
                <w:rFonts w:ascii="Times New Roman" w:hAnsi="Times New Roman"/>
                <w:sz w:val="18"/>
              </w:rPr>
              <w:t>HostAgent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 состояние </w:t>
            </w:r>
            <w:proofErr w:type="spellStart"/>
            <w:r>
              <w:rPr>
                <w:rFonts w:ascii="Times New Roman" w:hAnsi="Times New Roman"/>
                <w:sz w:val="18"/>
              </w:rPr>
              <w:t>Rlnx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как независимые признаки.</w:t>
            </w:r>
          </w:p>
        </w:tc>
        <w:tc>
          <w:tcPr>
            <w:tcW w:w="2160" w:type="dxa"/>
            <w:vAlign w:val="center"/>
          </w:tcPr>
          <w:p w14:paraId="1AF9E69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Выбрать хост; выполнить </w:t>
            </w:r>
            <w:proofErr w:type="spellStart"/>
            <w:r>
              <w:rPr>
                <w:rFonts w:ascii="Times New Roman" w:hAnsi="Times New Roman"/>
                <w:sz w:val="18"/>
              </w:rPr>
              <w:t>Preview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Record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Stop, запуск, </w:t>
            </w:r>
            <w:proofErr w:type="spellStart"/>
            <w:r>
              <w:rPr>
                <w:rFonts w:ascii="Times New Roman" w:hAnsi="Times New Roman"/>
                <w:sz w:val="18"/>
              </w:rPr>
              <w:t>Wake</w:t>
            </w:r>
            <w:proofErr w:type="spellEnd"/>
            <w:r>
              <w:rPr>
                <w:rFonts w:ascii="Times New Roman" w:hAnsi="Times New Roman"/>
                <w:sz w:val="18"/>
              </w:rPr>
              <w:t>-</w:t>
            </w:r>
            <w:proofErr w:type="spellStart"/>
            <w:r>
              <w:rPr>
                <w:rFonts w:ascii="Times New Roman" w:hAnsi="Times New Roman"/>
                <w:sz w:val="18"/>
              </w:rPr>
              <w:t>on</w:t>
            </w:r>
            <w:proofErr w:type="spellEnd"/>
            <w:r>
              <w:rPr>
                <w:rFonts w:ascii="Times New Roman" w:hAnsi="Times New Roman"/>
                <w:sz w:val="18"/>
              </w:rPr>
              <w:t>-LAN или разрешённое выключение.</w:t>
            </w:r>
          </w:p>
        </w:tc>
      </w:tr>
      <w:tr w:rsidR="00014532" w14:paraId="6603B73A" w14:textId="77777777">
        <w:tc>
          <w:tcPr>
            <w:tcW w:w="1296" w:type="dxa"/>
            <w:noWrap/>
            <w:vAlign w:val="center"/>
          </w:tcPr>
          <w:p w14:paraId="59149F8A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2304" w:type="dxa"/>
            <w:vAlign w:val="center"/>
          </w:tcPr>
          <w:p w14:paraId="07394CB3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Вкладка «События записи»</w:t>
            </w:r>
          </w:p>
        </w:tc>
        <w:tc>
          <w:tcPr>
            <w:tcW w:w="3024" w:type="dxa"/>
            <w:vAlign w:val="center"/>
          </w:tcPr>
          <w:p w14:paraId="3C402ECB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Показывает сгруппированные сеансы и связанные пакеты измерений.</w:t>
            </w:r>
          </w:p>
        </w:tc>
        <w:tc>
          <w:tcPr>
            <w:tcW w:w="2160" w:type="dxa"/>
            <w:vAlign w:val="center"/>
          </w:tcPr>
          <w:p w14:paraId="054FEB54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Задать период, обновить, открыть пакеты либо удалить только запись события из SQL.</w:t>
            </w:r>
          </w:p>
        </w:tc>
      </w:tr>
      <w:tr w:rsidR="00014532" w14:paraId="15639861" w14:textId="77777777">
        <w:tc>
          <w:tcPr>
            <w:tcW w:w="1296" w:type="dxa"/>
            <w:noWrap/>
            <w:vAlign w:val="center"/>
          </w:tcPr>
          <w:p w14:paraId="37991160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2304" w:type="dxa"/>
            <w:vAlign w:val="center"/>
          </w:tcPr>
          <w:p w14:paraId="063C5989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Диалог «MERA-пакеты события»</w:t>
            </w:r>
          </w:p>
        </w:tc>
        <w:tc>
          <w:tcPr>
            <w:tcW w:w="3024" w:type="dxa"/>
            <w:vAlign w:val="center"/>
          </w:tcPr>
          <w:p w14:paraId="54437F1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Показывает файлы, хост, состояние, размер и путь каждого пакета.</w:t>
            </w:r>
          </w:p>
        </w:tc>
        <w:tc>
          <w:tcPr>
            <w:tcW w:w="2160" w:type="dxa"/>
            <w:vAlign w:val="center"/>
          </w:tcPr>
          <w:p w14:paraId="3C6F502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Открыть, перенести, исправить путь или сохранить описание события.</w:t>
            </w:r>
          </w:p>
        </w:tc>
      </w:tr>
      <w:tr w:rsidR="00014532" w14:paraId="2E78C42F" w14:textId="77777777">
        <w:tc>
          <w:tcPr>
            <w:tcW w:w="1296" w:type="dxa"/>
            <w:noWrap/>
            <w:vAlign w:val="center"/>
          </w:tcPr>
          <w:p w14:paraId="28D98666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2304" w:type="dxa"/>
            <w:vAlign w:val="center"/>
          </w:tcPr>
          <w:p w14:paraId="3C05C3A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Вкладка «Файловые хранилища»</w:t>
            </w:r>
          </w:p>
        </w:tc>
        <w:tc>
          <w:tcPr>
            <w:tcW w:w="3024" w:type="dxa"/>
            <w:vAlign w:val="center"/>
          </w:tcPr>
          <w:p w14:paraId="442EE9C1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Задаёт локальный или SMB-каталог; SFTP в текущей реализации не используется как рабочий транспорт.</w:t>
            </w:r>
          </w:p>
        </w:tc>
        <w:tc>
          <w:tcPr>
            <w:tcW w:w="2160" w:type="dxa"/>
            <w:vAlign w:val="center"/>
          </w:tcPr>
          <w:p w14:paraId="56CA6B07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Добавить хранилище и проверить доступность каталога.</w:t>
            </w:r>
          </w:p>
        </w:tc>
      </w:tr>
      <w:tr w:rsidR="00014532" w14:paraId="18567A3B" w14:textId="77777777">
        <w:tc>
          <w:tcPr>
            <w:tcW w:w="1296" w:type="dxa"/>
            <w:noWrap/>
            <w:vAlign w:val="center"/>
          </w:tcPr>
          <w:p w14:paraId="6A0B1457" w14:textId="77777777" w:rsidR="00014532" w:rsidRDefault="001E0059">
            <w:pPr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2304" w:type="dxa"/>
            <w:vAlign w:val="center"/>
          </w:tcPr>
          <w:p w14:paraId="46184292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Вкладка «Журнал»</w:t>
            </w:r>
          </w:p>
        </w:tc>
        <w:tc>
          <w:tcPr>
            <w:tcW w:w="3024" w:type="dxa"/>
            <w:vAlign w:val="center"/>
          </w:tcPr>
          <w:p w14:paraId="2BBEA346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Показывает результат команд, обнаружения, SQL, SDB и </w:t>
            </w:r>
            <w:proofErr w:type="spellStart"/>
            <w:r>
              <w:rPr>
                <w:rFonts w:ascii="Times New Roman" w:hAnsi="Times New Roman"/>
                <w:sz w:val="18"/>
              </w:rPr>
              <w:t>HostAgent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160" w:type="dxa"/>
            <w:vAlign w:val="center"/>
          </w:tcPr>
          <w:p w14:paraId="4B8A6BCD" w14:textId="77777777" w:rsidR="00014532" w:rsidRDefault="001E0059">
            <w:pPr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Использовать для диагностики; записи журнала не являются измерительными данными.</w:t>
            </w:r>
          </w:p>
        </w:tc>
      </w:tr>
    </w:tbl>
    <w:p w14:paraId="489BEC58" w14:textId="77777777" w:rsidR="00CF7F83" w:rsidRPr="00341429" w:rsidRDefault="006C27AD" w:rsidP="006C27AD">
      <w:pPr>
        <w:pStyle w:val="af3"/>
        <w:outlineLvl w:val="1"/>
      </w:pPr>
      <w:bookmarkStart w:id="727" w:name="_Toc240903373"/>
      <w:r>
        <w:t xml:space="preserve">4.3 Модуль </w:t>
      </w:r>
      <w:proofErr w:type="spellStart"/>
      <w:r>
        <w:t>HostAgent</w:t>
      </w:r>
      <w:bookmarkEnd w:id="727"/>
      <w:proofErr w:type="spellEnd"/>
    </w:p>
    <w:p w14:paraId="20C6CDAD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728" w:author="User" w:date="2026-09-21T15:39:00Z">
            <w:rPr>
              <w:lang w:val="en-US"/>
            </w:rPr>
          </w:rPrChange>
        </w:rPr>
        <w:t xml:space="preserve"> запускается в пользовательской графической сессии. Конфигурация хранится в </w:t>
      </w:r>
      <w:proofErr w:type="spellStart"/>
      <w:r>
        <w:rPr>
          <w:lang w:val="en-US"/>
        </w:rPr>
        <w:t>RecorderHostAgent</w:t>
      </w:r>
      <w:proofErr w:type="spellEnd"/>
      <w:r w:rsidRPr="00277077">
        <w:rPr>
          <w:rPrChange w:id="729" w:author="User" w:date="2026-09-21T15:39:00Z">
            <w:rPr>
              <w:lang w:val="en-US"/>
            </w:rPr>
          </w:rPrChange>
        </w:rPr>
        <w:t>.</w:t>
      </w:r>
      <w:proofErr w:type="spellStart"/>
      <w:r>
        <w:rPr>
          <w:lang w:val="en-US"/>
        </w:rPr>
        <w:t>ini</w:t>
      </w:r>
      <w:proofErr w:type="spellEnd"/>
      <w:r w:rsidRPr="00277077">
        <w:rPr>
          <w:rPrChange w:id="730" w:author="User" w:date="2026-09-21T15:39:00Z">
            <w:rPr>
              <w:lang w:val="en-US"/>
            </w:rPr>
          </w:rPrChange>
        </w:rPr>
        <w:t xml:space="preserve"> и содержит адрес прослушивания, порт, путь 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31" w:author="User" w:date="2026-09-21T15:39:00Z">
            <w:rPr>
              <w:lang w:val="en-US"/>
            </w:rPr>
          </w:rPrChange>
        </w:rPr>
        <w:t xml:space="preserve">, разрешение выключения ОС и </w:t>
      </w:r>
      <w:r>
        <w:rPr>
          <w:lang w:val="en-US"/>
        </w:rPr>
        <w:t>API</w:t>
      </w:r>
      <w:r w:rsidRPr="00277077">
        <w:rPr>
          <w:rPrChange w:id="732" w:author="User" w:date="2026-09-21T15:39:00Z">
            <w:rPr>
              <w:lang w:val="en-US"/>
            </w:rPr>
          </w:rPrChange>
        </w:rPr>
        <w:t xml:space="preserve">-токен. Если путь не задан, агент ищет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33" w:author="User" w:date="2026-09-21T15:39:00Z">
            <w:rPr>
              <w:lang w:val="en-US"/>
            </w:rPr>
          </w:rPrChange>
        </w:rPr>
        <w:t xml:space="preserve"> рядом со своим исполняемым файлом.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2"/>
        <w:gridCol w:w="2816"/>
        <w:gridCol w:w="3908"/>
      </w:tblGrid>
      <w:tr w:rsidR="00CF7F83" w:rsidRPr="003411A0" w14:paraId="1D8A6B71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05CD3A4C" w14:textId="77777777" w:rsidR="001F269F" w:rsidRDefault="00071D62" w:rsidP="00D6743C">
            <w:pPr>
              <w:ind w:firstLine="0"/>
              <w:jc w:val="center"/>
            </w:pPr>
            <w:proofErr w:type="spellStart"/>
            <w:r>
              <w:rPr>
                <w:sz w:val="16"/>
                <w:lang w:val="en-US"/>
              </w:rPr>
              <w:t>Метод</w:t>
            </w:r>
            <w:proofErr w:type="spellEnd"/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2D421DEC" w14:textId="77777777" w:rsidR="001F269F" w:rsidRDefault="00071D62" w:rsidP="00D6743C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Адрес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5C82B5EF" w14:textId="77777777" w:rsidR="001F269F" w:rsidRDefault="00071D62" w:rsidP="00D6743C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Назначение</w:t>
            </w:r>
            <w:proofErr w:type="spellEnd"/>
          </w:p>
        </w:tc>
      </w:tr>
      <w:tr w:rsidR="00CF7F83" w:rsidRPr="003411A0" w14:paraId="1605146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2488AD1" w14:textId="77777777" w:rsidR="001F269F" w:rsidRDefault="00071D62" w:rsidP="00D6743C">
            <w:pPr>
              <w:ind w:firstLine="0"/>
              <w:jc w:val="center"/>
            </w:pPr>
            <w:r>
              <w:rPr>
                <w:sz w:val="16"/>
                <w:lang w:val="en-US"/>
              </w:rPr>
              <w:t>GET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140259AE" w14:textId="77777777" w:rsidR="001F269F" w:rsidRDefault="00071D62">
            <w:pPr>
              <w:ind w:firstLine="0"/>
              <w:jc w:val="left"/>
              <w:pPrChange w:id="734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/v1/status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39373550" w14:textId="77777777" w:rsidR="001F269F" w:rsidRDefault="00071D62">
            <w:pPr>
              <w:ind w:firstLine="0"/>
              <w:jc w:val="left"/>
              <w:pPrChange w:id="735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Получение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минимальной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диагностической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CF7F83" w:rsidRPr="003411A0" w14:paraId="07F3390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BEBB0AB" w14:textId="77777777" w:rsidR="001F269F" w:rsidRDefault="00071D62" w:rsidP="00D6743C">
            <w:pPr>
              <w:ind w:firstLine="0"/>
              <w:jc w:val="center"/>
            </w:pPr>
            <w:r>
              <w:rPr>
                <w:sz w:val="16"/>
                <w:lang w:val="en-US"/>
              </w:rPr>
              <w:lastRenderedPageBreak/>
              <w:t>POST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BE56B61" w14:textId="77777777" w:rsidR="001F269F" w:rsidRDefault="00071D62">
            <w:pPr>
              <w:ind w:firstLine="0"/>
              <w:jc w:val="left"/>
              <w:pPrChange w:id="736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/v1/recorder/start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B557195" w14:textId="77777777" w:rsidR="001F269F" w:rsidRDefault="00071D62">
            <w:pPr>
              <w:ind w:firstLine="0"/>
              <w:jc w:val="left"/>
              <w:pPrChange w:id="737" w:author="User" w:date="2026-09-21T15:41:00Z">
                <w:pPr/>
              </w:pPrChange>
            </w:pPr>
            <w:r w:rsidRPr="00277077">
              <w:rPr>
                <w:rPrChange w:id="738" w:author="User" w:date="2026-09-21T15:39:00Z">
                  <w:rPr>
                    <w:lang w:val="en-US"/>
                  </w:rPr>
                </w:rPrChange>
              </w:rPr>
              <w:t xml:space="preserve">Проверка и запуск исполняемого файла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739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694B5B92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8DF5121" w14:textId="77777777" w:rsidR="001F269F" w:rsidRDefault="00071D62" w:rsidP="00D6743C">
            <w:pPr>
              <w:ind w:firstLine="0"/>
              <w:jc w:val="center"/>
            </w:pPr>
            <w:r>
              <w:rPr>
                <w:sz w:val="16"/>
                <w:lang w:val="en-US"/>
              </w:rPr>
              <w:t>POST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A38306F" w14:textId="77777777" w:rsidR="001F269F" w:rsidRDefault="00071D62">
            <w:pPr>
              <w:ind w:firstLine="0"/>
              <w:jc w:val="left"/>
              <w:pPrChange w:id="740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/v1/system/shutdown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8A6FD2B" w14:textId="77777777" w:rsidR="001F269F" w:rsidRDefault="00071D62">
            <w:pPr>
              <w:ind w:firstLine="0"/>
              <w:jc w:val="left"/>
              <w:pPrChange w:id="741" w:author="User" w:date="2026-09-21T15:41:00Z">
                <w:pPr/>
              </w:pPrChange>
            </w:pPr>
            <w:r w:rsidRPr="00277077">
              <w:rPr>
                <w:rPrChange w:id="742" w:author="User" w:date="2026-09-21T15:39:00Z">
                  <w:rPr>
                    <w:lang w:val="en-US"/>
                  </w:rPr>
                </w:rPrChange>
              </w:rPr>
              <w:t xml:space="preserve">Выключение ОС только при </w:t>
            </w:r>
            <w:r>
              <w:rPr>
                <w:lang w:val="en-US"/>
              </w:rPr>
              <w:t>allow</w:t>
            </w:r>
            <w:r w:rsidRPr="00277077">
              <w:rPr>
                <w:rPrChange w:id="743" w:author="User" w:date="2026-09-21T15:39:00Z">
                  <w:rPr>
                    <w:lang w:val="en-US"/>
                  </w:rPr>
                </w:rPrChange>
              </w:rPr>
              <w:t>_</w:t>
            </w:r>
            <w:r>
              <w:rPr>
                <w:lang w:val="en-US"/>
              </w:rPr>
              <w:t>shutdown</w:t>
            </w:r>
            <w:r w:rsidRPr="00277077">
              <w:rPr>
                <w:rPrChange w:id="744" w:author="User" w:date="2026-09-21T15:39:00Z">
                  <w:rPr>
                    <w:lang w:val="en-US"/>
                  </w:rPr>
                </w:rPrChange>
              </w:rPr>
              <w:t>=1.</w:t>
            </w:r>
          </w:p>
        </w:tc>
      </w:tr>
    </w:tbl>
    <w:p w14:paraId="0B04E109" w14:textId="77777777" w:rsidR="001F269F" w:rsidRDefault="00071D62" w:rsidP="00D6743C">
      <w:r w:rsidRPr="00277077">
        <w:rPr>
          <w:rPrChange w:id="745" w:author="User" w:date="2026-09-21T15:39:00Z">
            <w:rPr>
              <w:lang w:val="en-US"/>
            </w:rPr>
          </w:rPrChange>
        </w:rPr>
        <w:t xml:space="preserve">Если задан </w:t>
      </w:r>
      <w:proofErr w:type="spellStart"/>
      <w:r>
        <w:rPr>
          <w:lang w:val="en-US"/>
        </w:rPr>
        <w:t>api</w:t>
      </w:r>
      <w:proofErr w:type="spellEnd"/>
      <w:r w:rsidRPr="00277077">
        <w:rPr>
          <w:rPrChange w:id="746" w:author="User" w:date="2026-09-21T15:39:00Z">
            <w:rPr>
              <w:lang w:val="en-US"/>
            </w:rPr>
          </w:rPrChange>
        </w:rPr>
        <w:t>_</w:t>
      </w:r>
      <w:r>
        <w:rPr>
          <w:lang w:val="en-US"/>
        </w:rPr>
        <w:t>token</w:t>
      </w:r>
      <w:r w:rsidRPr="00277077">
        <w:rPr>
          <w:rPrChange w:id="747" w:author="User" w:date="2026-09-21T15:39:00Z">
            <w:rPr>
              <w:lang w:val="en-US"/>
            </w:rPr>
          </w:rPrChange>
        </w:rPr>
        <w:t xml:space="preserve">, все запросы должны содержать заголовок </w:t>
      </w:r>
      <w:r>
        <w:rPr>
          <w:lang w:val="en-US"/>
        </w:rPr>
        <w:t>Authorization</w:t>
      </w:r>
      <w:r w:rsidRPr="00277077">
        <w:rPr>
          <w:rPrChange w:id="748" w:author="User" w:date="2026-09-21T15:39:00Z">
            <w:rPr>
              <w:lang w:val="en-US"/>
            </w:rPr>
          </w:rPrChange>
        </w:rPr>
        <w:t xml:space="preserve">: </w:t>
      </w:r>
      <w:r>
        <w:rPr>
          <w:lang w:val="en-US"/>
        </w:rPr>
        <w:t>Bearer</w:t>
      </w:r>
      <w:r w:rsidRPr="00277077">
        <w:rPr>
          <w:rPrChange w:id="749" w:author="User" w:date="2026-09-21T15:39:00Z">
            <w:rPr>
              <w:lang w:val="en-US"/>
            </w:rPr>
          </w:rPrChange>
        </w:rPr>
        <w:t xml:space="preserve"> &lt;</w:t>
      </w:r>
      <w:r>
        <w:rPr>
          <w:lang w:val="en-US"/>
        </w:rPr>
        <w:t>token</w:t>
      </w:r>
      <w:r w:rsidRPr="00277077">
        <w:rPr>
          <w:rPrChange w:id="750" w:author="User" w:date="2026-09-21T15:39:00Z">
            <w:rPr>
              <w:lang w:val="en-US"/>
            </w:rPr>
          </w:rPrChange>
        </w:rPr>
        <w:t>&gt;. Для эксплуатации в рабочей сети токен должен быть задан и храниться в защищённом конфигурационном файле.</w:t>
      </w:r>
    </w:p>
    <w:p w14:paraId="5539C673" w14:textId="77777777" w:rsidR="001F269F" w:rsidRDefault="00071D62" w:rsidP="00D6743C">
      <w:r w:rsidRPr="00277077">
        <w:rPr>
          <w:rPrChange w:id="751" w:author="User" w:date="2026-09-21T15:39:00Z">
            <w:rPr>
              <w:lang w:val="en-US"/>
            </w:rPr>
          </w:rPrChange>
        </w:rPr>
        <w:t xml:space="preserve">На </w:t>
      </w:r>
      <w:r>
        <w:rPr>
          <w:lang w:val="en-US"/>
        </w:rPr>
        <w:t>Linux</w:t>
      </w:r>
      <w:r w:rsidRPr="00277077">
        <w:rPr>
          <w:rPrChange w:id="752" w:author="User" w:date="2026-09-21T15:39:00Z">
            <w:rPr>
              <w:lang w:val="en-US"/>
            </w:rPr>
          </w:rPrChange>
        </w:rPr>
        <w:t xml:space="preserve">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753" w:author="User" w:date="2026-09-21T15:39:00Z">
            <w:rPr>
              <w:lang w:val="en-US"/>
            </w:rPr>
          </w:rPrChange>
        </w:rPr>
        <w:t xml:space="preserve"> не работает от </w:t>
      </w:r>
      <w:r>
        <w:rPr>
          <w:lang w:val="en-US"/>
        </w:rPr>
        <w:t>root</w:t>
      </w:r>
      <w:r w:rsidRPr="00277077">
        <w:rPr>
          <w:rPrChange w:id="754" w:author="User" w:date="2026-09-21T15:39:00Z">
            <w:rPr>
              <w:lang w:val="en-US"/>
            </w:rPr>
          </w:rPrChange>
        </w:rPr>
        <w:t xml:space="preserve">. Для выключения используется отдельный </w:t>
      </w:r>
      <w:r>
        <w:rPr>
          <w:lang w:val="en-US"/>
        </w:rPr>
        <w:t>root</w:t>
      </w:r>
      <w:r w:rsidRPr="00277077">
        <w:rPr>
          <w:rPrChange w:id="755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owned</w:t>
      </w:r>
      <w:r w:rsidRPr="00277077">
        <w:rPr>
          <w:rPrChange w:id="756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helper</w:t>
      </w:r>
      <w:r w:rsidRPr="00277077">
        <w:rPr>
          <w:rPrChange w:id="757" w:author="User" w:date="2026-09-21T15:39:00Z">
            <w:rPr>
              <w:lang w:val="en-US"/>
            </w:rPr>
          </w:rPrChange>
        </w:rPr>
        <w:t xml:space="preserve"> без параметров; разрешение </w:t>
      </w:r>
      <w:r>
        <w:rPr>
          <w:lang w:val="en-US"/>
        </w:rPr>
        <w:t>allow</w:t>
      </w:r>
      <w:r w:rsidRPr="00277077">
        <w:rPr>
          <w:rPrChange w:id="758" w:author="User" w:date="2026-09-21T15:39:00Z">
            <w:rPr>
              <w:lang w:val="en-US"/>
            </w:rPr>
          </w:rPrChange>
        </w:rPr>
        <w:t>_</w:t>
      </w:r>
      <w:r>
        <w:rPr>
          <w:lang w:val="en-US"/>
        </w:rPr>
        <w:t>shutdown</w:t>
      </w:r>
      <w:r w:rsidRPr="00277077">
        <w:rPr>
          <w:rPrChange w:id="759" w:author="User" w:date="2026-09-21T15:39:00Z">
            <w:rPr>
              <w:lang w:val="en-US"/>
            </w:rPr>
          </w:rPrChange>
        </w:rPr>
        <w:t xml:space="preserve"> включается только после проверки этого механизма. Для запуска графического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60" w:author="User" w:date="2026-09-21T15:39:00Z">
            <w:rPr>
              <w:lang w:val="en-US"/>
            </w:rPr>
          </w:rPrChange>
        </w:rPr>
        <w:t xml:space="preserve"> необходима активная пользовательская графическая сессия.</w:t>
      </w:r>
    </w:p>
    <w:p w14:paraId="247EFBC0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761" w:author="User" w:date="2026-09-21T15:39:00Z">
            <w:rPr>
              <w:lang w:val="en-US"/>
            </w:rPr>
          </w:rPrChange>
        </w:rPr>
        <w:t xml:space="preserve"> не имеет </w:t>
      </w:r>
      <w:r>
        <w:rPr>
          <w:lang w:val="en-US"/>
        </w:rPr>
        <w:t>endpoint</w:t>
      </w:r>
      <w:r w:rsidRPr="00277077">
        <w:rPr>
          <w:rPrChange w:id="762" w:author="User" w:date="2026-09-21T15:39:00Z">
            <w:rPr>
              <w:lang w:val="en-US"/>
            </w:rPr>
          </w:rPrChange>
        </w:rPr>
        <w:t xml:space="preserve"> для закрытия процесса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63" w:author="User" w:date="2026-09-21T15:39:00Z">
            <w:rPr>
              <w:lang w:val="en-US"/>
            </w:rPr>
          </w:rPrChange>
        </w:rPr>
        <w:t xml:space="preserve">. Поэтому штатное завершение включает </w:t>
      </w:r>
      <w:r>
        <w:rPr>
          <w:lang w:val="en-US"/>
        </w:rPr>
        <w:t>Stop</w:t>
      </w:r>
      <w:r w:rsidRPr="00277077">
        <w:rPr>
          <w:rPrChange w:id="764" w:author="User" w:date="2026-09-21T15:39:00Z">
            <w:rPr>
              <w:lang w:val="en-US"/>
            </w:rPr>
          </w:rPrChange>
        </w:rPr>
        <w:t xml:space="preserve">, проверку закрытия файлов, закрытие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765" w:author="User" w:date="2026-09-21T15:39:00Z">
            <w:rPr>
              <w:lang w:val="en-US"/>
            </w:rPr>
          </w:rPrChange>
        </w:rPr>
        <w:t xml:space="preserve"> оператором и лишь затем — при необходимости — выключение ОС.</w:t>
      </w:r>
    </w:p>
    <w:p w14:paraId="368CC3A7" w14:textId="77777777" w:rsidR="00CF7F83" w:rsidRPr="00341429" w:rsidRDefault="006C27AD" w:rsidP="006C27AD">
      <w:pPr>
        <w:pStyle w:val="af3"/>
        <w:outlineLvl w:val="1"/>
      </w:pPr>
      <w:bookmarkStart w:id="766" w:name="_Toc240903374"/>
      <w:r>
        <w:t>4.4 Соответствие функций СПО требованиям ТЗ</w:t>
      </w:r>
      <w:bookmarkEnd w:id="766"/>
    </w:p>
    <w:p w14:paraId="513A9B68" w14:textId="77777777" w:rsidR="001F269F" w:rsidRDefault="00071D62" w:rsidP="00D6743C">
      <w:r w:rsidRPr="00277077">
        <w:rPr>
          <w:rPrChange w:id="767" w:author="User" w:date="2026-09-21T15:39:00Z">
            <w:rPr>
              <w:lang w:val="en-US"/>
            </w:rPr>
          </w:rPrChange>
        </w:rPr>
        <w:t xml:space="preserve">Исходные выжимки ТЗ не содержат сквозных идентификаторов требований. </w:t>
      </w:r>
      <w:r>
        <w:rPr>
          <w:lang w:val="en-US"/>
        </w:rPr>
        <w:t xml:space="preserve">В </w:t>
      </w:r>
      <w:proofErr w:type="spellStart"/>
      <w:r>
        <w:rPr>
          <w:lang w:val="en-US"/>
        </w:rPr>
        <w:t>таблице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приведена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функциональная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трассировка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тематическим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блокам</w:t>
      </w:r>
      <w:proofErr w:type="spellEnd"/>
      <w:r>
        <w:rPr>
          <w:lang w:val="en-US"/>
        </w:rPr>
        <w:t xml:space="preserve"> ТЗ.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768" w:author="User" w:date="2026-09-21T16:24:00Z">
          <w:tblPr>
            <w:tblW w:w="977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141"/>
        <w:gridCol w:w="2666"/>
        <w:gridCol w:w="3969"/>
        <w:tblGridChange w:id="769">
          <w:tblGrid>
            <w:gridCol w:w="3141"/>
            <w:gridCol w:w="2666"/>
            <w:gridCol w:w="3969"/>
          </w:tblGrid>
        </w:tblGridChange>
      </w:tblGrid>
      <w:tr w:rsidR="00CF7F83" w:rsidRPr="003411A0" w14:paraId="3CBDF275" w14:textId="77777777" w:rsidTr="00350530">
        <w:trPr>
          <w:trHeight w:val="562"/>
          <w:trPrChange w:id="770" w:author="User" w:date="2026-09-21T16:24:00Z">
            <w:trPr>
              <w:trHeight w:val="562"/>
            </w:trPr>
          </w:trPrChange>
        </w:trPr>
        <w:tc>
          <w:tcPr>
            <w:tcW w:w="3141" w:type="dxa"/>
            <w:tcBorders>
              <w:bottom w:val="double" w:sz="4" w:space="0" w:color="auto"/>
            </w:tcBorders>
            <w:vAlign w:val="center"/>
            <w:tcPrChange w:id="771" w:author="User" w:date="2026-09-21T16:24:00Z">
              <w:tcPr>
                <w:tcW w:w="3141" w:type="dxa"/>
                <w:tcBorders>
                  <w:bottom w:val="double" w:sz="4" w:space="0" w:color="auto"/>
                </w:tcBorders>
                <w:vAlign w:val="center"/>
              </w:tcPr>
            </w:tcPrChange>
          </w:tcPr>
          <w:p w14:paraId="5068D865" w14:textId="77777777" w:rsidR="001F269F" w:rsidRPr="00E370A5" w:rsidRDefault="00071D62" w:rsidP="00E370A5">
            <w:pPr>
              <w:ind w:firstLine="0"/>
              <w:jc w:val="left"/>
              <w:rPr>
                <w:lang w:val="en-US"/>
                <w:rPrChange w:id="772" w:author="User" w:date="2026-09-21T17:25:00Z">
                  <w:rPr/>
                </w:rPrChange>
              </w:rPr>
              <w:pPrChange w:id="773" w:author="User" w:date="2026-09-21T17:25:00Z">
                <w:pPr/>
              </w:pPrChange>
            </w:pPr>
            <w:proofErr w:type="spellStart"/>
            <w:r w:rsidRPr="00E370A5">
              <w:rPr>
                <w:lang w:val="en-US"/>
                <w:rPrChange w:id="774" w:author="User" w:date="2026-09-21T17:25:00Z">
                  <w:rPr>
                    <w:sz w:val="16"/>
                    <w:lang w:val="en-US"/>
                  </w:rPr>
                </w:rPrChange>
              </w:rPr>
              <w:t>Требование</w:t>
            </w:r>
            <w:proofErr w:type="spellEnd"/>
            <w:r w:rsidRPr="00E370A5">
              <w:rPr>
                <w:lang w:val="en-US"/>
                <w:rPrChange w:id="775" w:author="User" w:date="2026-09-21T17:25:00Z">
                  <w:rPr>
                    <w:sz w:val="16"/>
                    <w:lang w:val="en-US"/>
                  </w:rPr>
                </w:rPrChange>
              </w:rPr>
              <w:t xml:space="preserve"> ТЗ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  <w:tcPrChange w:id="776" w:author="User" w:date="2026-09-21T16:24:00Z">
              <w:tcPr>
                <w:tcW w:w="2666" w:type="dxa"/>
                <w:tcBorders>
                  <w:bottom w:val="double" w:sz="4" w:space="0" w:color="auto"/>
                </w:tcBorders>
                <w:vAlign w:val="center"/>
              </w:tcPr>
            </w:tcPrChange>
          </w:tcPr>
          <w:p w14:paraId="61427EF2" w14:textId="77777777" w:rsidR="001F269F" w:rsidRDefault="00071D62">
            <w:pPr>
              <w:ind w:firstLine="0"/>
              <w:jc w:val="center"/>
              <w:pPrChange w:id="777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Реализующий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модуль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  <w:tcPrChange w:id="778" w:author="User" w:date="2026-09-21T16:24:00Z">
              <w:tcPr>
                <w:tcW w:w="3969" w:type="dxa"/>
                <w:tcBorders>
                  <w:bottom w:val="double" w:sz="4" w:space="0" w:color="auto"/>
                </w:tcBorders>
                <w:vAlign w:val="center"/>
              </w:tcPr>
            </w:tcPrChange>
          </w:tcPr>
          <w:p w14:paraId="4F0CE51A" w14:textId="77777777" w:rsidR="001F269F" w:rsidRDefault="00071D62">
            <w:pPr>
              <w:ind w:firstLine="0"/>
              <w:jc w:val="center"/>
              <w:pPrChange w:id="779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Отражение</w:t>
            </w:r>
            <w:proofErr w:type="spellEnd"/>
            <w:r>
              <w:rPr>
                <w:lang w:val="en-US"/>
              </w:rPr>
              <w:t xml:space="preserve"> в СПО</w:t>
            </w:r>
          </w:p>
        </w:tc>
      </w:tr>
      <w:tr w:rsidR="00CF7F83" w:rsidRPr="003411A0" w14:paraId="68EB3F12" w14:textId="77777777" w:rsidTr="00350530">
        <w:trPr>
          <w:trHeight w:val="961"/>
          <w:trPrChange w:id="780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781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E0B4E70" w14:textId="77777777" w:rsidR="001F269F" w:rsidRPr="00E370A5" w:rsidRDefault="00071D62" w:rsidP="00E370A5">
            <w:pPr>
              <w:ind w:firstLine="0"/>
              <w:jc w:val="left"/>
              <w:rPr>
                <w:lang w:val="en-US"/>
                <w:rPrChange w:id="782" w:author="User" w:date="2026-09-21T17:25:00Z">
                  <w:rPr/>
                </w:rPrChange>
              </w:rPr>
              <w:pPrChange w:id="783" w:author="User" w:date="2026-09-21T17:25:00Z">
                <w:pPr/>
              </w:pPrChange>
            </w:pPr>
            <w:r w:rsidRPr="00E370A5">
              <w:rPr>
                <w:lang w:val="en-US"/>
              </w:rPr>
              <w:t>Сбор, отображение, запись и архив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784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2CD1A04" w14:textId="77777777" w:rsidR="001F269F" w:rsidRDefault="00071D62">
            <w:pPr>
              <w:ind w:firstLine="0"/>
              <w:jc w:val="left"/>
              <w:pPrChange w:id="785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786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16C0AE8" w14:textId="77777777" w:rsidR="001F269F" w:rsidRDefault="00071D62">
            <w:pPr>
              <w:ind w:firstLine="0"/>
              <w:jc w:val="left"/>
              <w:pPrChange w:id="787" w:author="User" w:date="2026-09-21T15:42:00Z">
                <w:pPr/>
              </w:pPrChange>
            </w:pPr>
            <w:r w:rsidRPr="00277077">
              <w:rPr>
                <w:rPrChange w:id="788" w:author="User" w:date="2026-09-21T15:39:00Z">
                  <w:rPr>
                    <w:lang w:val="en-US"/>
                  </w:rPr>
                </w:rPrChange>
              </w:rPr>
              <w:t xml:space="preserve">Источники, теги, </w:t>
            </w:r>
            <w:r>
              <w:rPr>
                <w:lang w:val="en-US"/>
              </w:rPr>
              <w:t>Preview</w:t>
            </w:r>
            <w:r w:rsidRPr="00277077">
              <w:rPr>
                <w:rPrChange w:id="789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Record</w:t>
            </w:r>
            <w:r w:rsidRPr="00277077">
              <w:rPr>
                <w:rPrChange w:id="790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Stop</w:t>
            </w:r>
            <w:r w:rsidRPr="00277077">
              <w:rPr>
                <w:rPrChange w:id="791" w:author="User" w:date="2026-09-21T15:39:00Z">
                  <w:rPr>
                    <w:lang w:val="en-US"/>
                  </w:rPr>
                </w:rPrChange>
              </w:rPr>
              <w:t xml:space="preserve">, файловые сеансы и </w:t>
            </w:r>
            <w:r>
              <w:rPr>
                <w:lang w:val="en-US"/>
              </w:rPr>
              <w:t>SQL</w:t>
            </w:r>
            <w:r w:rsidRPr="00277077">
              <w:rPr>
                <w:rPrChange w:id="792" w:author="User" w:date="2026-09-21T15:39:00Z">
                  <w:rPr>
                    <w:lang w:val="en-US"/>
                  </w:rPr>
                </w:rPrChange>
              </w:rPr>
              <w:t xml:space="preserve"> БД.</w:t>
            </w:r>
          </w:p>
        </w:tc>
      </w:tr>
      <w:tr w:rsidR="00CF7F83" w:rsidRPr="003411A0" w14:paraId="0DC459D8" w14:textId="77777777" w:rsidTr="00350530">
        <w:trPr>
          <w:trHeight w:val="961"/>
          <w:trPrChange w:id="793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794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23DF78BF" w14:textId="77777777" w:rsidR="001F269F" w:rsidRPr="00E370A5" w:rsidRDefault="00071D62" w:rsidP="00E370A5">
            <w:pPr>
              <w:ind w:firstLine="0"/>
              <w:jc w:val="left"/>
              <w:rPr>
                <w:lang w:val="en-US"/>
                <w:rPrChange w:id="795" w:author="User" w:date="2026-09-21T17:25:00Z">
                  <w:rPr/>
                </w:rPrChange>
              </w:rPr>
              <w:pPrChange w:id="796" w:author="User" w:date="2026-09-21T17:25:00Z">
                <w:pPr/>
              </w:pPrChange>
            </w:pPr>
            <w:proofErr w:type="spellStart"/>
            <w:r w:rsidRPr="00E370A5">
              <w:rPr>
                <w:lang w:val="en-US"/>
                <w:rPrChange w:id="797" w:author="User" w:date="2026-09-21T17:25:00Z">
                  <w:rPr>
                    <w:sz w:val="16"/>
                    <w:lang w:val="en-US"/>
                  </w:rPr>
                </w:rPrChange>
              </w:rPr>
              <w:t>Централизованное</w:t>
            </w:r>
            <w:proofErr w:type="spellEnd"/>
            <w:r w:rsidRPr="00E370A5">
              <w:rPr>
                <w:lang w:val="en-US"/>
                <w:rPrChange w:id="798" w:author="User" w:date="2026-09-21T17:25:00Z">
                  <w:rPr>
                    <w:sz w:val="16"/>
                    <w:lang w:val="en-US"/>
                  </w:rPr>
                </w:rPrChange>
              </w:rPr>
              <w:t xml:space="preserve"> </w:t>
            </w:r>
            <w:proofErr w:type="spellStart"/>
            <w:r w:rsidRPr="00E370A5">
              <w:rPr>
                <w:lang w:val="en-US"/>
                <w:rPrChange w:id="799" w:author="User" w:date="2026-09-21T17:25:00Z">
                  <w:rPr>
                    <w:sz w:val="16"/>
                    <w:lang w:val="en-US"/>
                  </w:rPr>
                </w:rPrChange>
              </w:rPr>
              <w:t>управление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00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F27FDBE" w14:textId="77777777" w:rsidR="001F269F" w:rsidRDefault="00071D62">
            <w:pPr>
              <w:ind w:firstLine="0"/>
              <w:jc w:val="left"/>
              <w:pPrChange w:id="801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RCPanel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02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C3E515E" w14:textId="77777777" w:rsidR="001F269F" w:rsidRDefault="00071D62">
            <w:pPr>
              <w:ind w:firstLine="0"/>
              <w:jc w:val="left"/>
              <w:pPrChange w:id="803" w:author="User" w:date="2026-09-21T15:42:00Z">
                <w:pPr/>
              </w:pPrChange>
            </w:pPr>
            <w:r w:rsidRPr="00277077">
              <w:rPr>
                <w:rPrChange w:id="804" w:author="User" w:date="2026-09-21T15:39:00Z">
                  <w:rPr>
                    <w:lang w:val="en-US"/>
                  </w:rPr>
                </w:rPrChange>
              </w:rPr>
              <w:t xml:space="preserve">Статусы, </w:t>
            </w:r>
            <w:r>
              <w:rPr>
                <w:lang w:val="en-US"/>
              </w:rPr>
              <w:t>heartbeat</w:t>
            </w:r>
            <w:r w:rsidRPr="00277077">
              <w:rPr>
                <w:rPrChange w:id="805" w:author="User" w:date="2026-09-21T15:39:00Z">
                  <w:rPr>
                    <w:lang w:val="en-US"/>
                  </w:rPr>
                </w:rPrChange>
              </w:rPr>
              <w:t xml:space="preserve">, групповые </w:t>
            </w:r>
            <w:r>
              <w:rPr>
                <w:lang w:val="en-US"/>
              </w:rPr>
              <w:t>Preview</w:t>
            </w:r>
            <w:r w:rsidRPr="00277077">
              <w:rPr>
                <w:rPrChange w:id="806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Record</w:t>
            </w:r>
            <w:r w:rsidRPr="00277077">
              <w:rPr>
                <w:rPrChange w:id="807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Stop</w:t>
            </w:r>
            <w:r w:rsidRPr="00277077">
              <w:rPr>
                <w:rPrChange w:id="808" w:author="User" w:date="2026-09-21T15:39:00Z">
                  <w:rPr>
                    <w:lang w:val="en-US"/>
                  </w:rPr>
                </w:rPrChange>
              </w:rPr>
              <w:t>, события записи.</w:t>
            </w:r>
          </w:p>
        </w:tc>
      </w:tr>
      <w:tr w:rsidR="00CF7F83" w:rsidRPr="003411A0" w14:paraId="1ECAAEC1" w14:textId="77777777" w:rsidTr="00350530">
        <w:trPr>
          <w:trHeight w:val="961"/>
          <w:trPrChange w:id="809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10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0B76D04" w14:textId="77777777" w:rsidR="001F269F" w:rsidRPr="00E370A5" w:rsidRDefault="00071D62" w:rsidP="00E370A5">
            <w:pPr>
              <w:ind w:firstLine="0"/>
              <w:jc w:val="left"/>
              <w:rPr>
                <w:lang w:val="en-US"/>
                <w:rPrChange w:id="811" w:author="User" w:date="2026-09-21T17:25:00Z">
                  <w:rPr/>
                </w:rPrChange>
              </w:rPr>
              <w:pPrChange w:id="812" w:author="User" w:date="2026-09-21T17:25:00Z">
                <w:pPr/>
              </w:pPrChange>
            </w:pPr>
            <w:proofErr w:type="spellStart"/>
            <w:r w:rsidRPr="00E370A5">
              <w:rPr>
                <w:lang w:val="en-US"/>
                <w:rPrChange w:id="813" w:author="User" w:date="2026-09-21T17:25:00Z">
                  <w:rPr>
                    <w:sz w:val="16"/>
                    <w:lang w:val="en-US"/>
                  </w:rPr>
                </w:rPrChange>
              </w:rPr>
              <w:t>Автозапуск</w:t>
            </w:r>
            <w:proofErr w:type="spellEnd"/>
            <w:r w:rsidRPr="00E370A5">
              <w:rPr>
                <w:lang w:val="en-US"/>
                <w:rPrChange w:id="814" w:author="User" w:date="2026-09-21T17:25:00Z">
                  <w:rPr>
                    <w:sz w:val="16"/>
                    <w:lang w:val="en-US"/>
                  </w:rPr>
                </w:rPrChange>
              </w:rPr>
              <w:t xml:space="preserve"> и </w:t>
            </w:r>
            <w:proofErr w:type="spellStart"/>
            <w:r w:rsidRPr="00E370A5">
              <w:rPr>
                <w:lang w:val="en-US"/>
                <w:rPrChange w:id="815" w:author="User" w:date="2026-09-21T17:25:00Z">
                  <w:rPr>
                    <w:sz w:val="16"/>
                    <w:lang w:val="en-US"/>
                  </w:rPr>
                </w:rPrChange>
              </w:rPr>
              <w:t>восстановление</w:t>
            </w:r>
            <w:proofErr w:type="spellEnd"/>
            <w:r w:rsidRPr="00E370A5">
              <w:rPr>
                <w:lang w:val="en-US"/>
                <w:rPrChange w:id="816" w:author="User" w:date="2026-09-21T17:25:00Z">
                  <w:rPr>
                    <w:sz w:val="16"/>
                    <w:lang w:val="en-US"/>
                  </w:rPr>
                </w:rPrChange>
              </w:rPr>
              <w:t xml:space="preserve"> </w:t>
            </w:r>
            <w:proofErr w:type="spellStart"/>
            <w:r w:rsidRPr="00E370A5">
              <w:rPr>
                <w:lang w:val="en-US"/>
                <w:rPrChange w:id="817" w:author="User" w:date="2026-09-21T17:25:00Z">
                  <w:rPr>
                    <w:sz w:val="16"/>
                    <w:lang w:val="en-US"/>
                  </w:rPr>
                </w:rPrChange>
              </w:rPr>
              <w:t>работы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18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7DDF91C" w14:textId="77777777" w:rsidR="001F269F" w:rsidRDefault="00071D62">
            <w:pPr>
              <w:ind w:firstLine="0"/>
              <w:jc w:val="left"/>
              <w:pPrChange w:id="819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HostAgent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RCPanel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20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9AA8C06" w14:textId="77777777" w:rsidR="001F269F" w:rsidRDefault="00071D62">
            <w:pPr>
              <w:ind w:firstLine="0"/>
              <w:jc w:val="left"/>
              <w:pPrChange w:id="821" w:author="User" w:date="2026-09-21T15:42:00Z">
                <w:pPr/>
              </w:pPrChange>
            </w:pPr>
            <w:r w:rsidRPr="00277077">
              <w:rPr>
                <w:rPrChange w:id="822" w:author="User" w:date="2026-09-21T15:39:00Z">
                  <w:rPr>
                    <w:lang w:val="en-US"/>
                  </w:rPr>
                </w:rPrChange>
              </w:rPr>
              <w:t xml:space="preserve">Автозапуск агента, удалённый запуск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823" w:author="User" w:date="2026-09-21T15:39:00Z">
                  <w:rPr>
                    <w:lang w:val="en-US"/>
                  </w:rPr>
                </w:rPrChange>
              </w:rPr>
              <w:t>, контроль статуса. Норма 5 мин подтверждается приёмочным испытанием конкретной конфигурации.</w:t>
            </w:r>
          </w:p>
        </w:tc>
      </w:tr>
      <w:tr w:rsidR="00CF7F83" w:rsidRPr="003411A0" w14:paraId="4002543B" w14:textId="77777777" w:rsidTr="00350530">
        <w:trPr>
          <w:trHeight w:val="961"/>
          <w:trPrChange w:id="824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25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609EDD3B" w14:textId="77777777" w:rsidR="001F269F" w:rsidRPr="00E370A5" w:rsidRDefault="00071D62" w:rsidP="00E370A5">
            <w:pPr>
              <w:ind w:firstLine="0"/>
              <w:jc w:val="left"/>
              <w:rPr>
                <w:lang w:val="en-US"/>
                <w:rPrChange w:id="826" w:author="User" w:date="2026-09-21T17:25:00Z">
                  <w:rPr/>
                </w:rPrChange>
              </w:rPr>
              <w:pPrChange w:id="827" w:author="User" w:date="2026-09-21T17:25:00Z">
                <w:pPr/>
              </w:pPrChange>
            </w:pPr>
            <w:r w:rsidRPr="00E370A5">
              <w:rPr>
                <w:lang w:val="en-US"/>
              </w:rPr>
              <w:t xml:space="preserve">Русскоязычный интерфейс и </w:t>
            </w:r>
            <w:r w:rsidRPr="00E370A5">
              <w:rPr>
                <w:lang w:val="en-US"/>
                <w:rPrChange w:id="828" w:author="User" w:date="2026-09-21T17:25:00Z">
                  <w:rPr>
                    <w:sz w:val="16"/>
                    <w:lang w:val="en-US"/>
                  </w:rPr>
                </w:rPrChange>
              </w:rPr>
              <w:t>Astra</w:t>
            </w:r>
            <w:r w:rsidRPr="00E370A5">
              <w:rPr>
                <w:lang w:val="en-US"/>
              </w:rPr>
              <w:t xml:space="preserve"> </w:t>
            </w:r>
            <w:r w:rsidRPr="00E370A5">
              <w:rPr>
                <w:lang w:val="en-US"/>
                <w:rPrChange w:id="829" w:author="User" w:date="2026-09-21T17:25:00Z">
                  <w:rPr>
                    <w:sz w:val="16"/>
                    <w:lang w:val="en-US"/>
                  </w:rPr>
                </w:rPrChange>
              </w:rPr>
              <w:t>Linux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30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99A0656" w14:textId="77777777" w:rsidR="001F269F" w:rsidRDefault="00071D62">
            <w:pPr>
              <w:ind w:firstLine="0"/>
              <w:jc w:val="left"/>
              <w:pPrChange w:id="831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Все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модули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32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34F1EC48" w14:textId="77777777" w:rsidR="001F269F" w:rsidRDefault="00071D62">
            <w:pPr>
              <w:ind w:firstLine="0"/>
              <w:jc w:val="left"/>
              <w:pPrChange w:id="833" w:author="User" w:date="2026-09-21T15:42:00Z">
                <w:pPr/>
              </w:pPrChange>
            </w:pPr>
            <w:r w:rsidRPr="00277077">
              <w:rPr>
                <w:rPrChange w:id="834" w:author="User" w:date="2026-09-21T15:39:00Z">
                  <w:rPr>
                    <w:lang w:val="en-US"/>
                  </w:rPr>
                </w:rPrChange>
              </w:rPr>
              <w:t xml:space="preserve">Русские интерфейсы; штатные </w:t>
            </w:r>
            <w:r>
              <w:rPr>
                <w:lang w:val="en-US"/>
              </w:rPr>
              <w:t>Linux</w:t>
            </w:r>
            <w:r w:rsidRPr="00277077">
              <w:rPr>
                <w:rPrChange w:id="835" w:author="User" w:date="2026-09-21T15:39:00Z">
                  <w:rPr>
                    <w:lang w:val="en-US"/>
                  </w:rPr>
                </w:rPrChange>
              </w:rPr>
              <w:t xml:space="preserve">-дистрибутивы и </w:t>
            </w:r>
            <w:r>
              <w:rPr>
                <w:lang w:val="en-US"/>
              </w:rPr>
              <w:t>user</w:t>
            </w:r>
            <w:r w:rsidRPr="00277077">
              <w:rPr>
                <w:rPrChange w:id="836" w:author="User" w:date="2026-09-21T15:39:00Z">
                  <w:rPr>
                    <w:lang w:val="en-US"/>
                  </w:rPr>
                </w:rPrChange>
              </w:rPr>
              <w:t>-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 w:rsidRPr="00277077">
              <w:rPr>
                <w:rPrChange w:id="837" w:author="User" w:date="2026-09-21T15:39:00Z">
                  <w:rPr>
                    <w:lang w:val="en-US"/>
                  </w:rPr>
                </w:rPrChange>
              </w:rPr>
              <w:t xml:space="preserve"> для </w:t>
            </w:r>
            <w:proofErr w:type="spellStart"/>
            <w:r>
              <w:rPr>
                <w:lang w:val="en-US"/>
              </w:rPr>
              <w:t>HostAgent</w:t>
            </w:r>
            <w:proofErr w:type="spellEnd"/>
            <w:r w:rsidRPr="00277077">
              <w:rPr>
                <w:rPrChange w:id="838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2DA031F3" w14:textId="77777777" w:rsidTr="00350530">
        <w:trPr>
          <w:trHeight w:val="961"/>
          <w:trPrChange w:id="839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40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34663F9D" w14:textId="77777777" w:rsidR="001F269F" w:rsidRDefault="00071D62">
            <w:pPr>
              <w:ind w:firstLine="0"/>
              <w:jc w:val="center"/>
              <w:pPrChange w:id="841" w:author="User" w:date="2026-09-21T15:42:00Z">
                <w:pPr/>
              </w:pPrChange>
            </w:pPr>
            <w:proofErr w:type="spellStart"/>
            <w:r>
              <w:rPr>
                <w:sz w:val="16"/>
                <w:lang w:val="en-US"/>
              </w:rPr>
              <w:lastRenderedPageBreak/>
              <w:t>Целостность</w:t>
            </w:r>
            <w:proofErr w:type="spellEnd"/>
            <w:r>
              <w:rPr>
                <w:sz w:val="16"/>
                <w:lang w:val="en-US"/>
              </w:rPr>
              <w:t xml:space="preserve"> и </w:t>
            </w:r>
            <w:proofErr w:type="spellStart"/>
            <w:r>
              <w:rPr>
                <w:sz w:val="16"/>
                <w:lang w:val="en-US"/>
              </w:rPr>
              <w:t>однократный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ввод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42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1A33E41" w14:textId="77777777" w:rsidR="001F269F" w:rsidRDefault="00071D62">
            <w:pPr>
              <w:ind w:firstLine="0"/>
              <w:jc w:val="left"/>
              <w:pPrChange w:id="843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44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E9823BE" w14:textId="77777777" w:rsidR="001F269F" w:rsidRDefault="00071D62">
            <w:pPr>
              <w:ind w:firstLine="0"/>
              <w:jc w:val="left"/>
              <w:pPrChange w:id="845" w:author="User" w:date="2026-09-21T15:42:00Z">
                <w:pPr/>
              </w:pPrChange>
            </w:pPr>
            <w:r w:rsidRPr="00277077">
              <w:rPr>
                <w:rPrChange w:id="846" w:author="User" w:date="2026-09-21T15:39:00Z">
                  <w:rPr>
                    <w:lang w:val="en-US"/>
                  </w:rPr>
                </w:rPrChange>
              </w:rPr>
              <w:t>Проект хранит состав каналов, ГХ, расчёты, уставки и формы для повторного использования.</w:t>
            </w:r>
          </w:p>
        </w:tc>
      </w:tr>
      <w:tr w:rsidR="00CF7F83" w:rsidRPr="003411A0" w14:paraId="06D4BDC3" w14:textId="77777777" w:rsidTr="00350530">
        <w:trPr>
          <w:trHeight w:val="961"/>
          <w:trPrChange w:id="847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48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5A90FEA" w14:textId="77777777" w:rsidR="001F269F" w:rsidRDefault="00071D62">
            <w:pPr>
              <w:ind w:firstLine="0"/>
              <w:jc w:val="center"/>
              <w:pPrChange w:id="849" w:author="User" w:date="2026-09-21T15:42:00Z">
                <w:pPr/>
              </w:pPrChange>
            </w:pPr>
            <w:r w:rsidRPr="00277077">
              <w:rPr>
                <w:sz w:val="16"/>
                <w:rPrChange w:id="850" w:author="User" w:date="2026-09-21T15:39:00Z">
                  <w:rPr>
                    <w:lang w:val="en-US"/>
                  </w:rPr>
                </w:rPrChange>
              </w:rPr>
              <w:t>СТТ: деформации, температуры, НДС, мнемосхемы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51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71D47FA3" w14:textId="77777777" w:rsidR="001F269F" w:rsidRDefault="00071D62">
            <w:pPr>
              <w:ind w:firstLine="0"/>
              <w:jc w:val="left"/>
              <w:pPrChange w:id="852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53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00318555" w14:textId="77777777" w:rsidR="001F269F" w:rsidRDefault="00071D62">
            <w:pPr>
              <w:ind w:firstLine="0"/>
              <w:jc w:val="left"/>
              <w:pPrChange w:id="854" w:author="User" w:date="2026-09-21T15:42:00Z">
                <w:pPr/>
              </w:pPrChange>
            </w:pPr>
            <w:r w:rsidRPr="00277077">
              <w:rPr>
                <w:rPrChange w:id="855" w:author="User" w:date="2026-09-21T15:39:00Z">
                  <w:rPr>
                    <w:lang w:val="en-US"/>
                  </w:rPr>
                </w:rPrChange>
              </w:rPr>
              <w:t>Каналы и ГХ, расчётные теги, мнемосхемы, тренды, уставки и диагностика.</w:t>
            </w:r>
          </w:p>
        </w:tc>
      </w:tr>
      <w:tr w:rsidR="00CF7F83" w:rsidRPr="003411A0" w14:paraId="17905F09" w14:textId="77777777" w:rsidTr="00350530">
        <w:trPr>
          <w:trHeight w:val="961"/>
          <w:trPrChange w:id="856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57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2A8097F1" w14:textId="77777777" w:rsidR="001F269F" w:rsidRDefault="00071D62">
            <w:pPr>
              <w:ind w:firstLine="0"/>
              <w:jc w:val="center"/>
              <w:pPrChange w:id="858" w:author="User" w:date="2026-09-21T15:42:00Z">
                <w:pPr/>
              </w:pPrChange>
            </w:pPr>
            <w:r w:rsidRPr="00277077">
              <w:rPr>
                <w:sz w:val="16"/>
                <w:rPrChange w:id="859" w:author="User" w:date="2026-09-21T15:39:00Z">
                  <w:rPr>
                    <w:lang w:val="en-US"/>
                  </w:rPr>
                </w:rPrChange>
              </w:rPr>
              <w:t>ВКУ: фильтры, интегрирование, спектры и гармоники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60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2251BFF3" w14:textId="77777777" w:rsidR="001F269F" w:rsidRDefault="00071D62">
            <w:pPr>
              <w:ind w:firstLine="0"/>
              <w:jc w:val="left"/>
              <w:pPrChange w:id="861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62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353D9BD7" w14:textId="77777777" w:rsidR="001F269F" w:rsidRDefault="00071D62">
            <w:pPr>
              <w:ind w:firstLine="0"/>
              <w:jc w:val="left"/>
              <w:pPrChange w:id="863" w:author="User" w:date="2026-09-21T15:42:00Z">
                <w:pPr/>
              </w:pPrChange>
            </w:pPr>
            <w:r w:rsidRPr="00277077">
              <w:rPr>
                <w:rPrChange w:id="864" w:author="User" w:date="2026-09-21T15:39:00Z">
                  <w:rPr>
                    <w:lang w:val="en-US"/>
                  </w:rPr>
                </w:rPrChange>
              </w:rPr>
              <w:t>Цифровая запись, ФНЧ/ФВЧ/ПФ, одно-/двукратное интегрирование, БПФ, спектральные оценки и тренды.</w:t>
            </w:r>
          </w:p>
        </w:tc>
      </w:tr>
      <w:tr w:rsidR="00CF7F83" w:rsidRPr="003411A0" w14:paraId="126F5E5D" w14:textId="77777777" w:rsidTr="00350530">
        <w:trPr>
          <w:trHeight w:val="961"/>
          <w:trPrChange w:id="865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66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189AA8E3" w14:textId="77777777" w:rsidR="001F269F" w:rsidRDefault="00071D62">
            <w:pPr>
              <w:ind w:firstLine="0"/>
              <w:jc w:val="center"/>
              <w:pPrChange w:id="867" w:author="User" w:date="2026-09-21T16:25:00Z">
                <w:pPr/>
              </w:pPrChange>
            </w:pPr>
            <w:proofErr w:type="spellStart"/>
            <w:r>
              <w:rPr>
                <w:sz w:val="16"/>
                <w:lang w:val="en-US"/>
              </w:rPr>
              <w:t>Экспорт</w:t>
            </w:r>
            <w:proofErr w:type="spellEnd"/>
            <w:r>
              <w:rPr>
                <w:sz w:val="16"/>
                <w:lang w:val="en-US"/>
              </w:rPr>
              <w:t xml:space="preserve"> и </w:t>
            </w:r>
            <w:proofErr w:type="spellStart"/>
            <w:r>
              <w:rPr>
                <w:sz w:val="16"/>
                <w:lang w:val="en-US"/>
              </w:rPr>
              <w:t>внешние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носители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68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004DC8AD" w14:textId="77777777" w:rsidR="001F269F" w:rsidRDefault="00071D62">
            <w:pPr>
              <w:ind w:firstLine="0"/>
              <w:jc w:val="left"/>
              <w:pPrChange w:id="869" w:author="User" w:date="2026-09-21T16:25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70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43183328" w14:textId="77777777" w:rsidR="001F269F" w:rsidRDefault="00071D62">
            <w:pPr>
              <w:ind w:firstLine="0"/>
              <w:jc w:val="left"/>
              <w:pPrChange w:id="871" w:author="User" w:date="2026-09-21T16:25:00Z">
                <w:pPr/>
              </w:pPrChange>
            </w:pPr>
            <w:r w:rsidRPr="00277077">
              <w:rPr>
                <w:rPrChange w:id="872" w:author="User" w:date="2026-09-21T15:39:00Z">
                  <w:rPr>
                    <w:lang w:val="en-US"/>
                  </w:rPr>
                </w:rPrChange>
              </w:rPr>
              <w:t xml:space="preserve">Выборка данных и выгрузка в </w:t>
            </w:r>
            <w:r>
              <w:rPr>
                <w:lang w:val="en-US"/>
              </w:rPr>
              <w:t>TXT</w:t>
            </w:r>
            <w:r w:rsidRPr="00277077">
              <w:rPr>
                <w:rPrChange w:id="873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XLSX</w:t>
            </w:r>
            <w:r w:rsidRPr="00277077">
              <w:rPr>
                <w:rPrChange w:id="874" w:author="User" w:date="2026-09-21T15:39:00Z">
                  <w:rPr>
                    <w:lang w:val="en-US"/>
                  </w:rPr>
                </w:rPrChange>
              </w:rPr>
              <w:t xml:space="preserve"> в виде «время — физическая величина»; копирование штатными средствами ОС.</w:t>
            </w:r>
          </w:p>
        </w:tc>
      </w:tr>
      <w:tr w:rsidR="00CF7F83" w:rsidRPr="003411A0" w14:paraId="5E1B079A" w14:textId="77777777" w:rsidTr="00350530">
        <w:trPr>
          <w:trHeight w:val="961"/>
          <w:trPrChange w:id="875" w:author="User" w:date="2026-09-21T16:24:00Z">
            <w:trPr>
              <w:trHeight w:val="961"/>
            </w:trPr>
          </w:trPrChange>
        </w:trPr>
        <w:tc>
          <w:tcPr>
            <w:tcW w:w="3141" w:type="dxa"/>
            <w:tcBorders>
              <w:top w:val="double" w:sz="4" w:space="0" w:color="auto"/>
            </w:tcBorders>
            <w:vAlign w:val="center"/>
            <w:tcPrChange w:id="876" w:author="User" w:date="2026-09-21T16:24:00Z">
              <w:tcPr>
                <w:tcW w:w="3141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583D147" w14:textId="77777777" w:rsidR="001F269F" w:rsidRDefault="00071D62">
            <w:pPr>
              <w:ind w:firstLine="0"/>
              <w:jc w:val="center"/>
              <w:pPrChange w:id="877" w:author="User" w:date="2026-09-21T16:25:00Z">
                <w:pPr/>
              </w:pPrChange>
            </w:pPr>
            <w:proofErr w:type="spellStart"/>
            <w:r>
              <w:rPr>
                <w:sz w:val="16"/>
                <w:lang w:val="en-US"/>
              </w:rPr>
              <w:t>Санкционированный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доступ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  <w:tcPrChange w:id="878" w:author="User" w:date="2026-09-21T16:24:00Z">
              <w:tcPr>
                <w:tcW w:w="2666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3D00732D" w14:textId="77777777" w:rsidR="001F269F" w:rsidRDefault="00071D62">
            <w:pPr>
              <w:ind w:firstLine="0"/>
              <w:jc w:val="left"/>
              <w:pPrChange w:id="879" w:author="User" w:date="2026-09-21T16:25:00Z">
                <w:pPr/>
              </w:pPrChange>
            </w:pPr>
            <w:proofErr w:type="spellStart"/>
            <w:r>
              <w:rPr>
                <w:lang w:val="en-US"/>
              </w:rPr>
              <w:t>HostAgent</w:t>
            </w:r>
            <w:proofErr w:type="spellEnd"/>
            <w:r>
              <w:rPr>
                <w:lang w:val="en-US"/>
              </w:rPr>
              <w:t xml:space="preserve">, ОС,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  <w:tcPrChange w:id="880" w:author="User" w:date="2026-09-21T16:24:00Z">
              <w:tcPr>
                <w:tcW w:w="3969" w:type="dxa"/>
                <w:tcBorders>
                  <w:top w:val="double" w:sz="4" w:space="0" w:color="auto"/>
                </w:tcBorders>
                <w:vAlign w:val="center"/>
              </w:tcPr>
            </w:tcPrChange>
          </w:tcPr>
          <w:p w14:paraId="554F4BC7" w14:textId="77777777" w:rsidR="001F269F" w:rsidRDefault="00071D62">
            <w:pPr>
              <w:ind w:firstLine="0"/>
              <w:jc w:val="left"/>
              <w:pPrChange w:id="881" w:author="User" w:date="2026-09-21T16:25:00Z">
                <w:pPr/>
              </w:pPrChange>
            </w:pPr>
            <w:r>
              <w:rPr>
                <w:lang w:val="en-US"/>
              </w:rPr>
              <w:t>Bearer</w:t>
            </w:r>
            <w:r w:rsidRPr="00277077">
              <w:rPr>
                <w:rPrChange w:id="882" w:author="User" w:date="2026-09-21T15:39:00Z">
                  <w:rPr>
                    <w:lang w:val="en-US"/>
                  </w:rPr>
                </w:rPrChange>
              </w:rPr>
              <w:t xml:space="preserve">-токен </w:t>
            </w:r>
            <w:proofErr w:type="spellStart"/>
            <w:r>
              <w:rPr>
                <w:lang w:val="en-US"/>
              </w:rPr>
              <w:t>HostAgent</w:t>
            </w:r>
            <w:proofErr w:type="spellEnd"/>
            <w:r w:rsidRPr="00277077">
              <w:rPr>
                <w:rPrChange w:id="883" w:author="User" w:date="2026-09-21T15:39:00Z">
                  <w:rPr>
                    <w:lang w:val="en-US"/>
                  </w:rPr>
                </w:rPrChange>
              </w:rPr>
              <w:t>, права ОС и разделение ролей настраиваются для конкретного объекта.</w:t>
            </w:r>
          </w:p>
        </w:tc>
      </w:tr>
    </w:tbl>
    <w:p w14:paraId="4DFF97E1" w14:textId="77777777" w:rsidR="00124746" w:rsidRPr="00E02067" w:rsidRDefault="002F01BF" w:rsidP="007F0B39">
      <w:pPr>
        <w:keepNext/>
        <w:ind w:firstLine="0"/>
        <w:jc w:val="center"/>
        <w:rPr>
          <w:b/>
          <w:bCs/>
          <w:sz w:val="28"/>
          <w:szCs w:val="28"/>
          <w:lang w:val="en-US"/>
        </w:rPr>
      </w:pPr>
      <w:r w:rsidRPr="00062C1E">
        <w:rPr>
          <w:b/>
          <w:bCs/>
          <w:sz w:val="28"/>
          <w:szCs w:val="28"/>
        </w:rPr>
        <w:lastRenderedPageBreak/>
        <w:t>Лист регистрации изменений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731"/>
        <w:gridCol w:w="711"/>
        <w:gridCol w:w="806"/>
        <w:gridCol w:w="1131"/>
        <w:gridCol w:w="1204"/>
        <w:gridCol w:w="1424"/>
        <w:gridCol w:w="1701"/>
        <w:gridCol w:w="868"/>
        <w:gridCol w:w="975"/>
      </w:tblGrid>
      <w:tr w:rsidR="00F04AB9" w:rsidRPr="00E2770C" w14:paraId="63B9B04D" w14:textId="77777777" w:rsidTr="00A96457">
        <w:trPr>
          <w:trHeight w:val="558"/>
        </w:trPr>
        <w:tc>
          <w:tcPr>
            <w:tcW w:w="656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61727305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rPr>
                <w:sz w:val="16"/>
              </w:rPr>
              <w:t>Изм.</w:t>
            </w:r>
          </w:p>
        </w:tc>
        <w:tc>
          <w:tcPr>
            <w:tcW w:w="3379" w:type="dxa"/>
            <w:gridSpan w:val="4"/>
            <w:tcBorders>
              <w:bottom w:val="single" w:sz="4" w:space="0" w:color="auto"/>
            </w:tcBorders>
            <w:vAlign w:val="center"/>
            <w:hideMark/>
          </w:tcPr>
          <w:p w14:paraId="7EB37050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Номера листов (страниц)</w:t>
            </w:r>
          </w:p>
        </w:tc>
        <w:tc>
          <w:tcPr>
            <w:tcW w:w="120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44E8A3AD" w14:textId="77777777" w:rsidR="00F04AB9" w:rsidRPr="00E2770C" w:rsidRDefault="00F04AB9" w:rsidP="00E2770C">
            <w:pPr>
              <w:pStyle w:val="aff3"/>
              <w:framePr w:wrap="around"/>
            </w:pPr>
            <w:r w:rsidRPr="00E2770C">
              <w:t>Всего листов (страниц) в документе</w:t>
            </w:r>
          </w:p>
        </w:tc>
        <w:tc>
          <w:tcPr>
            <w:tcW w:w="142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2BDBEC01" w14:textId="77777777" w:rsidR="00F04AB9" w:rsidRPr="00E2770C" w:rsidRDefault="00F04AB9" w:rsidP="00E2770C">
            <w:pPr>
              <w:pStyle w:val="aff3"/>
              <w:framePr w:wrap="around"/>
            </w:pPr>
            <w:r w:rsidRPr="00E2770C">
              <w:t>Номер документа</w:t>
            </w:r>
          </w:p>
        </w:tc>
        <w:tc>
          <w:tcPr>
            <w:tcW w:w="1701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2EF9B922" w14:textId="77777777" w:rsidR="00F04AB9" w:rsidRPr="00E2770C" w:rsidRDefault="00F04AB9" w:rsidP="00E2770C">
            <w:pPr>
              <w:pStyle w:val="aff3"/>
              <w:framePr w:wrap="around"/>
            </w:pPr>
            <w:r w:rsidRPr="00E2770C">
              <w:t>Входящий номер сопроводительного документа и дата</w:t>
            </w:r>
          </w:p>
        </w:tc>
        <w:tc>
          <w:tcPr>
            <w:tcW w:w="868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3D400DDE" w14:textId="77777777" w:rsidR="00F04AB9" w:rsidRPr="00E2770C" w:rsidRDefault="00F04AB9" w:rsidP="00E2770C">
            <w:pPr>
              <w:pStyle w:val="aff3"/>
              <w:framePr w:wrap="around"/>
            </w:pPr>
            <w:r w:rsidRPr="00E2770C">
              <w:t>Подпись</w:t>
            </w:r>
          </w:p>
        </w:tc>
        <w:tc>
          <w:tcPr>
            <w:tcW w:w="975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5D60C02F" w14:textId="77777777" w:rsidR="00F04AB9" w:rsidRPr="00E2770C" w:rsidRDefault="00F04AB9" w:rsidP="00E2770C">
            <w:pPr>
              <w:pStyle w:val="aff3"/>
              <w:framePr w:wrap="around"/>
            </w:pPr>
            <w:r w:rsidRPr="00E2770C">
              <w:t>Дата</w:t>
            </w:r>
          </w:p>
        </w:tc>
      </w:tr>
      <w:tr w:rsidR="00F04AB9" w:rsidRPr="00E2770C" w14:paraId="1856ED98" w14:textId="77777777" w:rsidTr="00A96457">
        <w:trPr>
          <w:trHeight w:val="815"/>
        </w:trPr>
        <w:tc>
          <w:tcPr>
            <w:tcW w:w="656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65AD630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tcBorders>
              <w:bottom w:val="double" w:sz="4" w:space="0" w:color="auto"/>
            </w:tcBorders>
            <w:vAlign w:val="center"/>
            <w:hideMark/>
          </w:tcPr>
          <w:p w14:paraId="47BCA9FB" w14:textId="77777777" w:rsidR="00F04AB9" w:rsidRPr="00E2770C" w:rsidRDefault="00F04AB9" w:rsidP="00E2770C">
            <w:pPr>
              <w:pStyle w:val="aff3"/>
              <w:framePr w:wrap="around"/>
            </w:pPr>
            <w:proofErr w:type="gramStart"/>
            <w:r w:rsidRPr="00E2770C">
              <w:t>изме-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  <w:proofErr w:type="gramEnd"/>
          </w:p>
        </w:tc>
        <w:tc>
          <w:tcPr>
            <w:tcW w:w="711" w:type="dxa"/>
            <w:tcBorders>
              <w:bottom w:val="double" w:sz="4" w:space="0" w:color="auto"/>
            </w:tcBorders>
            <w:vAlign w:val="center"/>
            <w:hideMark/>
          </w:tcPr>
          <w:p w14:paraId="2BD1E2FE" w14:textId="77777777" w:rsidR="00F04AB9" w:rsidRPr="00E2770C" w:rsidRDefault="00F04AB9" w:rsidP="00E2770C">
            <w:pPr>
              <w:pStyle w:val="aff3"/>
              <w:framePr w:wrap="around"/>
            </w:pPr>
            <w:proofErr w:type="gramStart"/>
            <w:r w:rsidRPr="00E2770C">
              <w:t>заме-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  <w:proofErr w:type="gramEnd"/>
          </w:p>
        </w:tc>
        <w:tc>
          <w:tcPr>
            <w:tcW w:w="806" w:type="dxa"/>
            <w:tcBorders>
              <w:bottom w:val="double" w:sz="4" w:space="0" w:color="auto"/>
            </w:tcBorders>
            <w:vAlign w:val="center"/>
            <w:hideMark/>
          </w:tcPr>
          <w:p w14:paraId="2DFDF7D3" w14:textId="77777777" w:rsidR="00F04AB9" w:rsidRPr="00E2770C" w:rsidRDefault="00F04AB9" w:rsidP="00E2770C">
            <w:pPr>
              <w:pStyle w:val="aff3"/>
              <w:framePr w:wrap="around"/>
            </w:pPr>
            <w:r w:rsidRPr="00E2770C">
              <w:t>новых</w:t>
            </w:r>
          </w:p>
        </w:tc>
        <w:tc>
          <w:tcPr>
            <w:tcW w:w="1131" w:type="dxa"/>
            <w:tcBorders>
              <w:bottom w:val="double" w:sz="4" w:space="0" w:color="auto"/>
            </w:tcBorders>
            <w:vAlign w:val="center"/>
            <w:hideMark/>
          </w:tcPr>
          <w:p w14:paraId="0319336C" w14:textId="77777777" w:rsidR="00F04AB9" w:rsidRPr="00E2770C" w:rsidRDefault="00F04AB9" w:rsidP="00E2770C">
            <w:pPr>
              <w:pStyle w:val="aff3"/>
              <w:framePr w:wrap="around"/>
            </w:pPr>
            <w:proofErr w:type="spellStart"/>
            <w:r w:rsidRPr="00E2770C">
              <w:t>аннули-рованных</w:t>
            </w:r>
            <w:proofErr w:type="spellEnd"/>
          </w:p>
        </w:tc>
        <w:tc>
          <w:tcPr>
            <w:tcW w:w="120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78D65A9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525D96E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6B7373E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7338B5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F764C39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33D53139" w14:textId="77777777" w:rsidTr="00A96457">
        <w:trPr>
          <w:trHeight w:val="495"/>
        </w:trPr>
        <w:tc>
          <w:tcPr>
            <w:tcW w:w="656" w:type="dxa"/>
            <w:tcBorders>
              <w:top w:val="double" w:sz="4" w:space="0" w:color="auto"/>
            </w:tcBorders>
            <w:vAlign w:val="center"/>
            <w:hideMark/>
          </w:tcPr>
          <w:p w14:paraId="59E58D40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tcBorders>
              <w:top w:val="double" w:sz="4" w:space="0" w:color="auto"/>
            </w:tcBorders>
            <w:vAlign w:val="center"/>
            <w:hideMark/>
          </w:tcPr>
          <w:p w14:paraId="5668B07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tcBorders>
              <w:top w:val="double" w:sz="4" w:space="0" w:color="auto"/>
            </w:tcBorders>
            <w:vAlign w:val="center"/>
            <w:hideMark/>
          </w:tcPr>
          <w:p w14:paraId="09465B0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tcBorders>
              <w:top w:val="double" w:sz="4" w:space="0" w:color="auto"/>
            </w:tcBorders>
            <w:vAlign w:val="center"/>
            <w:hideMark/>
          </w:tcPr>
          <w:p w14:paraId="6B1F3CA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tcBorders>
              <w:top w:val="double" w:sz="4" w:space="0" w:color="auto"/>
            </w:tcBorders>
            <w:vAlign w:val="center"/>
            <w:hideMark/>
          </w:tcPr>
          <w:p w14:paraId="2866274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tcBorders>
              <w:top w:val="double" w:sz="4" w:space="0" w:color="auto"/>
            </w:tcBorders>
            <w:vAlign w:val="center"/>
            <w:hideMark/>
          </w:tcPr>
          <w:p w14:paraId="71FDEEE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tcBorders>
              <w:top w:val="double" w:sz="4" w:space="0" w:color="auto"/>
            </w:tcBorders>
            <w:vAlign w:val="center"/>
            <w:hideMark/>
          </w:tcPr>
          <w:p w14:paraId="35C3673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  <w:hideMark/>
          </w:tcPr>
          <w:p w14:paraId="245B8B8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tcBorders>
              <w:top w:val="double" w:sz="4" w:space="0" w:color="auto"/>
            </w:tcBorders>
            <w:vAlign w:val="center"/>
            <w:hideMark/>
          </w:tcPr>
          <w:p w14:paraId="6703F4F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  <w:hideMark/>
          </w:tcPr>
          <w:p w14:paraId="1DD94913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2F756462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4CE30F3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5389A9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278E80A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20EB11B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75135B0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02988C5E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314D9DD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09ACCA4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44D7C9D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25685AF0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42E0AD9A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598CA1C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18E6B1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1FAF1FC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1C64027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43C081C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4B3E84C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3877D06E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6783F08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4BAEC8A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0B547A33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4E8FB815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070B3D4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EAF9F6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72835F5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34EDE23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250C9F8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705059A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558B44B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5AD6EDA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0266FD3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440D5557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4CF58729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A95E76D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3DC2CB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10AC6CE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41D9CC0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5B741B2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10428A6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63C34B3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562A05C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252C79F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36509875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0737181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24F14C1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EDBCFF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41C5CB6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5C19711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571408B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369F6FB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1D8E409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754F8FC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084CB43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01AA8EDB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114E4DA0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67A4DEFC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B0B613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3E9CAF2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1BF84BE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1F84A38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3E81436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0002F74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0CD5D94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02FD5B4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4CA2817C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7A2F542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404A52E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141961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0C2731DE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56B0D8C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59784C6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7718525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7B1C2A5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029188A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24342CE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00ACA47F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7EA108F9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4BD63D3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0AB3F1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74A019F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3D11E77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72E8762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5B096E1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13D0492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389277B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6607839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494F3495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33A2E88F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2E2384A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B961DD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09047CD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0C36B8A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2A57738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77F7E21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7BA9D40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3D38605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36D3F7C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7CD5DD97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366FC9D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BC095C9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63EFFB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69E4ABB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049CEAD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12EA260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3BC0BD6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6C2F8F8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77A2303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241FB54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6F7A0070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1B7FB50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9A002D1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A98FC7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2A1A5AD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501BBC6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531699A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251148E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23277AD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3CA0AD0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7B19AE7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2347FB48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7103435B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D50860B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53305D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7173417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6DA3A64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3A2F049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38CF755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09D445D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2F8849C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1A826C9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188CEA3F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28315EF2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53BFD69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97568A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783CC1C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4DE2095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738C3A2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65A08A5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5AE81C3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158F90C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3FB1BC2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208BA478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33AA6ACA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9142B1B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5C65F5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0644266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7F8143A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1D0D7DDE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29A26E9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577A430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0869E35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614285B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5010E83E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422AF855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BCFA02D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7409B3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648E6D2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46FE86E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2D89161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7F206A1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199294A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275D893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4A668FF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5BAE20BE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4914589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585B085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4D1976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27AA80B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5318EA2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7DDB0BA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575A84FE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46ACEC3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72EE37E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37E31E1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1F06205D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7082C960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C986E28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EC6B65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584D2DB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23DEF1A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3AE8CA3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0FA35FB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099B323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21E1455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5A2CDAC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05D2513A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4DFDF73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647467A0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0B859C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1B596D1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50BB6CA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4144970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7F62457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780F342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7A5195A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26E7633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15D60156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14F43310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302C570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C5D313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5E3577B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443EDA42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3A47FEF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770C9C7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39DBB2E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3C6A7BB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5C18FFB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4617AA7C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54173B9F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757A262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FD84EE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53E19E1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1179B28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04C3331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4F8C0D3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4AE2D2B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7ABB708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03D7E88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0D000046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1A089D2F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A571376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992616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1FAF3D2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20C8E1D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558DFB6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42F2A4F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71B0607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1670A36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7A3A2E1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2507099D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E2770C" w:rsidRPr="00E2770C" w14:paraId="4C4CFDD0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5782E30C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</w:tcPr>
          <w:p w14:paraId="534D2E6E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</w:tcPr>
          <w:p w14:paraId="52FB2174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</w:tcPr>
          <w:p w14:paraId="073F43C6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</w:tcPr>
          <w:p w14:paraId="2117B43C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</w:tcPr>
          <w:p w14:paraId="256A2935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</w:tcPr>
          <w:p w14:paraId="74BB8DB3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</w:tcPr>
          <w:p w14:paraId="5A37F5C0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</w:tcPr>
          <w:p w14:paraId="2FDBABFB" w14:textId="77777777" w:rsidR="00E2770C" w:rsidRPr="00E2770C" w:rsidRDefault="00E2770C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</w:tcPr>
          <w:p w14:paraId="19617EDF" w14:textId="77777777" w:rsidR="00E2770C" w:rsidRPr="00E2770C" w:rsidRDefault="00E2770C" w:rsidP="00E2770C">
            <w:pPr>
              <w:pStyle w:val="aff3"/>
              <w:framePr w:wrap="around"/>
            </w:pPr>
          </w:p>
        </w:tc>
      </w:tr>
      <w:tr w:rsidR="00F04AB9" w:rsidRPr="00E2770C" w14:paraId="351A3E1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0B1F55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61F0B11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  <w:hideMark/>
          </w:tcPr>
          <w:p w14:paraId="6FF83E9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  <w:hideMark/>
          </w:tcPr>
          <w:p w14:paraId="21857E7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  <w:hideMark/>
          </w:tcPr>
          <w:p w14:paraId="19519F2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  <w:hideMark/>
          </w:tcPr>
          <w:p w14:paraId="6B547C8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  <w:hideMark/>
          </w:tcPr>
          <w:p w14:paraId="233A389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  <w:hideMark/>
          </w:tcPr>
          <w:p w14:paraId="0B98A6F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  <w:hideMark/>
          </w:tcPr>
          <w:p w14:paraId="7A4ACDA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  <w:hideMark/>
          </w:tcPr>
          <w:p w14:paraId="22BFD9FB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3D73ED3B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4ACCABE8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</w:tcPr>
          <w:p w14:paraId="28EBBBE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</w:tcPr>
          <w:p w14:paraId="7695220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</w:tcPr>
          <w:p w14:paraId="52464EF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</w:tcPr>
          <w:p w14:paraId="6E502209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</w:tcPr>
          <w:p w14:paraId="133697F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</w:tcPr>
          <w:p w14:paraId="30710A18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</w:tcPr>
          <w:p w14:paraId="7B9CFE0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</w:tcPr>
          <w:p w14:paraId="50C94A8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</w:tcPr>
          <w:p w14:paraId="553DC323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</w:tbl>
    <w:p w14:paraId="2360D045" w14:textId="77777777" w:rsidR="002F01BF" w:rsidRPr="002F01BF" w:rsidRDefault="002F01BF" w:rsidP="00391ED9"/>
    <w:sectPr w:rsidR="002F01BF" w:rsidRPr="002F01BF" w:rsidSect="005A443F">
      <w:headerReference w:type="default" r:id="rId24"/>
      <w:footerReference w:type="default" r:id="rId25"/>
      <w:pgSz w:w="11906" w:h="16838"/>
      <w:pgMar w:top="851" w:right="707" w:bottom="284" w:left="16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E844D" w14:textId="77777777" w:rsidR="002A0500" w:rsidRDefault="002A0500" w:rsidP="009A6156">
      <w:r>
        <w:separator/>
      </w:r>
    </w:p>
  </w:endnote>
  <w:endnote w:type="continuationSeparator" w:id="0">
    <w:p w14:paraId="17FFF585" w14:textId="77777777" w:rsidR="002A0500" w:rsidRDefault="002A0500" w:rsidP="009A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altName w:val="Times New Roman"/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G Times (WR)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0F277" w14:textId="77777777" w:rsidR="000B5EFE" w:rsidRDefault="000B5EF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346" w:type="dxa"/>
      <w:tblInd w:w="-45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445"/>
      <w:gridCol w:w="1470"/>
      <w:gridCol w:w="2039"/>
      <w:gridCol w:w="1580"/>
      <w:gridCol w:w="1447"/>
      <w:gridCol w:w="2729"/>
      <w:gridCol w:w="473"/>
      <w:gridCol w:w="473"/>
      <w:gridCol w:w="474"/>
      <w:gridCol w:w="1470"/>
      <w:gridCol w:w="1723"/>
    </w:tblGrid>
    <w:tr w:rsidR="00557C6E" w:rsidRPr="004F18CD" w14:paraId="10C9EB20" w14:textId="77777777" w:rsidTr="00557C6E">
      <w:trPr>
        <w:trHeight w:val="283"/>
      </w:trPr>
      <w:tc>
        <w:tcPr>
          <w:tcW w:w="508" w:type="dxa"/>
          <w:vAlign w:val="center"/>
        </w:tcPr>
        <w:p w14:paraId="346A28D8" w14:textId="77777777" w:rsidR="00557C6E" w:rsidRPr="004F18CD" w:rsidRDefault="00557C6E" w:rsidP="009A6156"/>
      </w:tc>
      <w:tc>
        <w:tcPr>
          <w:tcW w:w="570" w:type="dxa"/>
          <w:vAlign w:val="center"/>
        </w:tcPr>
        <w:p w14:paraId="67ADB91D" w14:textId="77777777" w:rsidR="00557C6E" w:rsidRPr="004F18CD" w:rsidRDefault="00557C6E" w:rsidP="009A6156"/>
      </w:tc>
      <w:tc>
        <w:tcPr>
          <w:tcW w:w="1287" w:type="dxa"/>
          <w:vAlign w:val="center"/>
        </w:tcPr>
        <w:p w14:paraId="0EA374CA" w14:textId="77777777" w:rsidR="00557C6E" w:rsidRPr="004F18CD" w:rsidRDefault="00557C6E" w:rsidP="009A6156"/>
      </w:tc>
      <w:tc>
        <w:tcPr>
          <w:tcW w:w="843" w:type="dxa"/>
          <w:vAlign w:val="center"/>
        </w:tcPr>
        <w:p w14:paraId="2FC42866" w14:textId="77777777" w:rsidR="00557C6E" w:rsidRPr="004F18CD" w:rsidRDefault="00557C6E" w:rsidP="009A6156"/>
      </w:tc>
      <w:tc>
        <w:tcPr>
          <w:tcW w:w="597" w:type="dxa"/>
          <w:vAlign w:val="center"/>
        </w:tcPr>
        <w:p w14:paraId="134EA1AE" w14:textId="77777777" w:rsidR="00557C6E" w:rsidRPr="004F18CD" w:rsidRDefault="00557C6E" w:rsidP="009A6156"/>
      </w:tc>
      <w:tc>
        <w:tcPr>
          <w:tcW w:w="6541" w:type="dxa"/>
          <w:gridSpan w:val="6"/>
          <w:vMerge w:val="restart"/>
          <w:vAlign w:val="center"/>
        </w:tcPr>
        <w:p w14:paraId="4A9D54C5" w14:textId="77777777" w:rsidR="00557C6E" w:rsidRPr="004F18CD" w:rsidRDefault="00557C6E" w:rsidP="009A6156">
          <w:bookmarkStart w:id="6" w:name="_Hlk171002927"/>
          <w:r w:rsidRPr="004F18CD">
            <w:t>БЛИЖ.401270.001.018</w:t>
          </w:r>
          <w:bookmarkEnd w:id="6"/>
          <w:r>
            <w:t>ФО</w:t>
          </w:r>
        </w:p>
      </w:tc>
    </w:tr>
    <w:tr w:rsidR="00557C6E" w:rsidRPr="004F18CD" w14:paraId="16FB8005" w14:textId="77777777" w:rsidTr="00557C6E">
      <w:trPr>
        <w:trHeight w:val="283"/>
      </w:trPr>
      <w:tc>
        <w:tcPr>
          <w:tcW w:w="508" w:type="dxa"/>
          <w:vAlign w:val="center"/>
        </w:tcPr>
        <w:p w14:paraId="2D4DF122" w14:textId="77777777" w:rsidR="00557C6E" w:rsidRPr="004F18CD" w:rsidRDefault="00557C6E" w:rsidP="009A6156"/>
      </w:tc>
      <w:tc>
        <w:tcPr>
          <w:tcW w:w="570" w:type="dxa"/>
          <w:vAlign w:val="center"/>
        </w:tcPr>
        <w:p w14:paraId="22287C45" w14:textId="77777777" w:rsidR="00557C6E" w:rsidRPr="004F18CD" w:rsidRDefault="00557C6E" w:rsidP="009A6156"/>
      </w:tc>
      <w:tc>
        <w:tcPr>
          <w:tcW w:w="1287" w:type="dxa"/>
          <w:vAlign w:val="center"/>
        </w:tcPr>
        <w:p w14:paraId="06343185" w14:textId="77777777" w:rsidR="00557C6E" w:rsidRPr="004F18CD" w:rsidRDefault="00557C6E" w:rsidP="009A6156"/>
      </w:tc>
      <w:tc>
        <w:tcPr>
          <w:tcW w:w="843" w:type="dxa"/>
          <w:vAlign w:val="center"/>
        </w:tcPr>
        <w:p w14:paraId="1B5C759D" w14:textId="77777777" w:rsidR="00557C6E" w:rsidRPr="004F18CD" w:rsidRDefault="00557C6E" w:rsidP="009A6156"/>
      </w:tc>
      <w:tc>
        <w:tcPr>
          <w:tcW w:w="597" w:type="dxa"/>
          <w:vAlign w:val="center"/>
        </w:tcPr>
        <w:p w14:paraId="4518C7A6" w14:textId="77777777" w:rsidR="00557C6E" w:rsidRPr="004F18CD" w:rsidRDefault="00557C6E" w:rsidP="009A6156"/>
      </w:tc>
      <w:tc>
        <w:tcPr>
          <w:tcW w:w="6541" w:type="dxa"/>
          <w:gridSpan w:val="6"/>
          <w:vMerge/>
        </w:tcPr>
        <w:p w14:paraId="62B00D4F" w14:textId="77777777" w:rsidR="00557C6E" w:rsidRPr="004F18CD" w:rsidRDefault="00557C6E" w:rsidP="009A6156"/>
      </w:tc>
    </w:tr>
    <w:tr w:rsidR="00557C6E" w:rsidRPr="004F18CD" w14:paraId="278010A9" w14:textId="77777777" w:rsidTr="00557C6E">
      <w:trPr>
        <w:trHeight w:val="283"/>
      </w:trPr>
      <w:tc>
        <w:tcPr>
          <w:tcW w:w="508" w:type="dxa"/>
          <w:vAlign w:val="center"/>
        </w:tcPr>
        <w:p w14:paraId="496AFE02" w14:textId="77777777" w:rsidR="00557C6E" w:rsidRPr="004F18CD" w:rsidRDefault="00557C6E" w:rsidP="009A6156">
          <w:r w:rsidRPr="004F18CD">
            <w:t>Изм.</w:t>
          </w:r>
        </w:p>
      </w:tc>
      <w:tc>
        <w:tcPr>
          <w:tcW w:w="570" w:type="dxa"/>
          <w:vAlign w:val="center"/>
        </w:tcPr>
        <w:p w14:paraId="289F636D" w14:textId="77777777" w:rsidR="00557C6E" w:rsidRPr="004F18CD" w:rsidRDefault="00557C6E" w:rsidP="009A6156">
          <w:r w:rsidRPr="004F18CD">
            <w:t>Лист</w:t>
          </w:r>
        </w:p>
      </w:tc>
      <w:tc>
        <w:tcPr>
          <w:tcW w:w="1287" w:type="dxa"/>
          <w:vAlign w:val="center"/>
        </w:tcPr>
        <w:p w14:paraId="05B61821" w14:textId="77777777" w:rsidR="00557C6E" w:rsidRPr="004F18CD" w:rsidRDefault="00557C6E" w:rsidP="009A6156">
          <w:r w:rsidRPr="004F18CD">
            <w:t>№ докум.</w:t>
          </w:r>
        </w:p>
      </w:tc>
      <w:tc>
        <w:tcPr>
          <w:tcW w:w="843" w:type="dxa"/>
          <w:vAlign w:val="center"/>
        </w:tcPr>
        <w:p w14:paraId="35C86110" w14:textId="77777777" w:rsidR="00557C6E" w:rsidRPr="004F18CD" w:rsidRDefault="00557C6E" w:rsidP="009A6156">
          <w:r w:rsidRPr="004F18CD">
            <w:t>Подп.</w:t>
          </w:r>
        </w:p>
      </w:tc>
      <w:tc>
        <w:tcPr>
          <w:tcW w:w="597" w:type="dxa"/>
          <w:vAlign w:val="center"/>
        </w:tcPr>
        <w:p w14:paraId="634069B1" w14:textId="77777777" w:rsidR="00557C6E" w:rsidRPr="004F18CD" w:rsidRDefault="00557C6E" w:rsidP="009A6156">
          <w:r w:rsidRPr="004F18CD">
            <w:t>Дата</w:t>
          </w:r>
        </w:p>
      </w:tc>
      <w:tc>
        <w:tcPr>
          <w:tcW w:w="6541" w:type="dxa"/>
          <w:gridSpan w:val="6"/>
          <w:vMerge/>
        </w:tcPr>
        <w:p w14:paraId="3923A50F" w14:textId="77777777" w:rsidR="00557C6E" w:rsidRPr="004F18CD" w:rsidRDefault="00557C6E" w:rsidP="009A6156"/>
      </w:tc>
    </w:tr>
    <w:tr w:rsidR="00557C6E" w:rsidRPr="004F18CD" w14:paraId="27463C4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770BDF8F" w14:textId="77777777" w:rsidR="00557C6E" w:rsidRPr="004F18CD" w:rsidRDefault="00557C6E" w:rsidP="009A6156">
          <w:proofErr w:type="spellStart"/>
          <w:r w:rsidRPr="004F18CD">
            <w:t>Разраб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1D8C6BAF" w14:textId="77777777" w:rsidR="00557C6E" w:rsidRPr="004F18CD" w:rsidRDefault="00557C6E" w:rsidP="009A6156">
          <w:r w:rsidRPr="004F18CD">
            <w:t>Гончаров.</w:t>
          </w:r>
        </w:p>
      </w:tc>
      <w:tc>
        <w:tcPr>
          <w:tcW w:w="843" w:type="dxa"/>
          <w:vAlign w:val="center"/>
        </w:tcPr>
        <w:p w14:paraId="2F0BE06F" w14:textId="77777777" w:rsidR="00557C6E" w:rsidRPr="004F18CD" w:rsidRDefault="00557C6E" w:rsidP="009A6156"/>
      </w:tc>
      <w:tc>
        <w:tcPr>
          <w:tcW w:w="597" w:type="dxa"/>
          <w:vAlign w:val="center"/>
        </w:tcPr>
        <w:p w14:paraId="75ADBD37" w14:textId="77777777" w:rsidR="00557C6E" w:rsidRPr="004F18CD" w:rsidRDefault="00557C6E" w:rsidP="009A6156"/>
      </w:tc>
      <w:tc>
        <w:tcPr>
          <w:tcW w:w="3734" w:type="dxa"/>
          <w:vMerge w:val="restart"/>
          <w:vAlign w:val="center"/>
        </w:tcPr>
        <w:p w14:paraId="2540DE58" w14:textId="77777777" w:rsidR="00557C6E" w:rsidRPr="004F18CD" w:rsidRDefault="00557C6E" w:rsidP="009A6156">
          <w:r w:rsidRPr="004F18CD">
            <w:t>Приемная станция</w:t>
          </w:r>
        </w:p>
        <w:p w14:paraId="449E9715" w14:textId="77777777" w:rsidR="00557C6E" w:rsidRPr="004F18CD" w:rsidRDefault="00557C6E" w:rsidP="009A6156">
          <w:r w:rsidRPr="004F18CD">
            <w:t>информационно телеметрических данных с антенной системой.</w:t>
          </w:r>
        </w:p>
        <w:p w14:paraId="1316D48D" w14:textId="77777777" w:rsidR="00557C6E" w:rsidRPr="004F18CD" w:rsidRDefault="00557C6E" w:rsidP="009A6156">
          <w:r w:rsidRPr="004F18CD">
            <w:t xml:space="preserve">Программа обеспечения </w:t>
          </w:r>
          <w:r>
            <w:t xml:space="preserve">надежности </w:t>
          </w:r>
        </w:p>
      </w:tc>
      <w:tc>
        <w:tcPr>
          <w:tcW w:w="844" w:type="dxa"/>
          <w:gridSpan w:val="3"/>
          <w:vAlign w:val="center"/>
        </w:tcPr>
        <w:p w14:paraId="6DE4E97B" w14:textId="77777777" w:rsidR="00557C6E" w:rsidRPr="004F18CD" w:rsidRDefault="00557C6E" w:rsidP="009A6156">
          <w:r w:rsidRPr="004F18CD">
            <w:t>Лит.</w:t>
          </w:r>
        </w:p>
      </w:tc>
      <w:tc>
        <w:tcPr>
          <w:tcW w:w="844" w:type="dxa"/>
          <w:vAlign w:val="center"/>
        </w:tcPr>
        <w:p w14:paraId="01DDFFBC" w14:textId="77777777" w:rsidR="00557C6E" w:rsidRPr="004F18CD" w:rsidRDefault="00557C6E" w:rsidP="009A6156">
          <w:r w:rsidRPr="004F18CD">
            <w:t>Лист</w:t>
          </w:r>
        </w:p>
      </w:tc>
      <w:tc>
        <w:tcPr>
          <w:tcW w:w="1119" w:type="dxa"/>
          <w:vAlign w:val="center"/>
        </w:tcPr>
        <w:p w14:paraId="3CA88013" w14:textId="77777777" w:rsidR="00557C6E" w:rsidRPr="004F18CD" w:rsidRDefault="00557C6E" w:rsidP="009A6156">
          <w:r w:rsidRPr="004F18CD">
            <w:t>Листов</w:t>
          </w:r>
        </w:p>
      </w:tc>
    </w:tr>
    <w:tr w:rsidR="00557C6E" w:rsidRPr="004F18CD" w14:paraId="0FD336FE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4C829B46" w14:textId="77777777" w:rsidR="00557C6E" w:rsidRPr="004F18CD" w:rsidRDefault="00557C6E" w:rsidP="009A6156">
          <w:proofErr w:type="spellStart"/>
          <w:r w:rsidRPr="004F18CD">
            <w:t>Провер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498BAA77" w14:textId="77777777" w:rsidR="00557C6E" w:rsidRPr="004F18CD" w:rsidRDefault="00557C6E" w:rsidP="009A6156">
          <w:pPr>
            <w:rPr>
              <w:spacing w:val="-24"/>
            </w:rPr>
          </w:pPr>
          <w:r w:rsidRPr="004F18CD">
            <w:t>Филатов</w:t>
          </w:r>
        </w:p>
      </w:tc>
      <w:tc>
        <w:tcPr>
          <w:tcW w:w="843" w:type="dxa"/>
          <w:vAlign w:val="center"/>
        </w:tcPr>
        <w:p w14:paraId="0E176F80" w14:textId="77777777" w:rsidR="00557C6E" w:rsidRPr="004F18CD" w:rsidRDefault="00557C6E" w:rsidP="009A6156"/>
      </w:tc>
      <w:tc>
        <w:tcPr>
          <w:tcW w:w="597" w:type="dxa"/>
          <w:vAlign w:val="center"/>
        </w:tcPr>
        <w:p w14:paraId="341D33EE" w14:textId="77777777" w:rsidR="00557C6E" w:rsidRPr="004F18CD" w:rsidRDefault="00557C6E" w:rsidP="009A6156"/>
      </w:tc>
      <w:tc>
        <w:tcPr>
          <w:tcW w:w="3734" w:type="dxa"/>
          <w:vMerge/>
        </w:tcPr>
        <w:p w14:paraId="5F5DEE4D" w14:textId="77777777" w:rsidR="00557C6E" w:rsidRPr="004F18CD" w:rsidRDefault="00557C6E" w:rsidP="009A6156"/>
      </w:tc>
      <w:tc>
        <w:tcPr>
          <w:tcW w:w="281" w:type="dxa"/>
          <w:vAlign w:val="center"/>
        </w:tcPr>
        <w:p w14:paraId="318BECB2" w14:textId="77777777" w:rsidR="00557C6E" w:rsidRPr="004F18CD" w:rsidRDefault="00557C6E" w:rsidP="009A6156"/>
      </w:tc>
      <w:tc>
        <w:tcPr>
          <w:tcW w:w="281" w:type="dxa"/>
          <w:vAlign w:val="center"/>
        </w:tcPr>
        <w:p w14:paraId="600431A5" w14:textId="77777777" w:rsidR="00557C6E" w:rsidRPr="004F18CD" w:rsidRDefault="00557C6E" w:rsidP="009A6156"/>
      </w:tc>
      <w:tc>
        <w:tcPr>
          <w:tcW w:w="282" w:type="dxa"/>
          <w:vAlign w:val="center"/>
        </w:tcPr>
        <w:p w14:paraId="1BF15DA3" w14:textId="77777777" w:rsidR="00557C6E" w:rsidRPr="004F18CD" w:rsidRDefault="00557C6E" w:rsidP="009A6156"/>
      </w:tc>
      <w:tc>
        <w:tcPr>
          <w:tcW w:w="844" w:type="dxa"/>
          <w:vAlign w:val="center"/>
        </w:tcPr>
        <w:p w14:paraId="15A1EFC3" w14:textId="77777777" w:rsidR="00557C6E" w:rsidRPr="004F18CD" w:rsidRDefault="00557C6E" w:rsidP="009A6156">
          <w:r w:rsidRPr="004F18CD">
            <w:t>2</w:t>
          </w:r>
        </w:p>
      </w:tc>
      <w:tc>
        <w:tcPr>
          <w:tcW w:w="1119" w:type="dxa"/>
          <w:vAlign w:val="center"/>
        </w:tcPr>
        <w:p w14:paraId="0077D280" w14:textId="77777777" w:rsidR="00557C6E" w:rsidRPr="004F18CD" w:rsidRDefault="00557C6E" w:rsidP="009A6156">
          <w:r w:rsidRPr="004F18CD">
            <w:t>2</w:t>
          </w:r>
          <w:r>
            <w:t>2</w:t>
          </w:r>
        </w:p>
      </w:tc>
    </w:tr>
    <w:tr w:rsidR="00557C6E" w:rsidRPr="004F18CD" w14:paraId="12498DB2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34F1747C" w14:textId="77777777" w:rsidR="00557C6E" w:rsidRPr="004F18CD" w:rsidRDefault="00557C6E" w:rsidP="009A6156">
          <w:r w:rsidRPr="004F18CD">
            <w:t>Т. контр.</w:t>
          </w:r>
        </w:p>
      </w:tc>
      <w:tc>
        <w:tcPr>
          <w:tcW w:w="1287" w:type="dxa"/>
          <w:vAlign w:val="center"/>
        </w:tcPr>
        <w:p w14:paraId="2E0E7F98" w14:textId="77777777" w:rsidR="00557C6E" w:rsidRPr="004F18CD" w:rsidRDefault="00557C6E" w:rsidP="009A6156">
          <w:r w:rsidRPr="004F18CD">
            <w:t>Андрейко</w:t>
          </w:r>
        </w:p>
      </w:tc>
      <w:tc>
        <w:tcPr>
          <w:tcW w:w="843" w:type="dxa"/>
          <w:vAlign w:val="center"/>
        </w:tcPr>
        <w:p w14:paraId="7D41B16F" w14:textId="77777777" w:rsidR="00557C6E" w:rsidRPr="004F18CD" w:rsidRDefault="00557C6E" w:rsidP="009A6156"/>
      </w:tc>
      <w:tc>
        <w:tcPr>
          <w:tcW w:w="597" w:type="dxa"/>
          <w:vAlign w:val="center"/>
        </w:tcPr>
        <w:p w14:paraId="5C40F542" w14:textId="77777777" w:rsidR="00557C6E" w:rsidRPr="004F18CD" w:rsidRDefault="00557C6E" w:rsidP="009A6156"/>
      </w:tc>
      <w:tc>
        <w:tcPr>
          <w:tcW w:w="3734" w:type="dxa"/>
          <w:vMerge/>
        </w:tcPr>
        <w:p w14:paraId="430DC5DC" w14:textId="77777777" w:rsidR="00557C6E" w:rsidRPr="004F18CD" w:rsidRDefault="00557C6E" w:rsidP="009A6156"/>
      </w:tc>
      <w:tc>
        <w:tcPr>
          <w:tcW w:w="2807" w:type="dxa"/>
          <w:gridSpan w:val="5"/>
          <w:vMerge w:val="restart"/>
          <w:vAlign w:val="center"/>
        </w:tcPr>
        <w:p w14:paraId="026C5D72" w14:textId="77777777" w:rsidR="00557C6E" w:rsidRPr="004F18CD" w:rsidRDefault="00557C6E" w:rsidP="009A6156">
          <w:r w:rsidRPr="004F18CD">
            <w:t>АО «НПЦ «МЕРА»</w:t>
          </w:r>
        </w:p>
      </w:tc>
    </w:tr>
    <w:tr w:rsidR="00557C6E" w:rsidRPr="004F18CD" w14:paraId="6B3300C5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2ACDB0BF" w14:textId="77777777" w:rsidR="00557C6E" w:rsidRPr="004F18CD" w:rsidRDefault="00557C6E" w:rsidP="009A6156">
          <w:r w:rsidRPr="004F18CD">
            <w:t>Н. контр.</w:t>
          </w:r>
        </w:p>
      </w:tc>
      <w:tc>
        <w:tcPr>
          <w:tcW w:w="1287" w:type="dxa"/>
          <w:vAlign w:val="center"/>
        </w:tcPr>
        <w:p w14:paraId="30025A04" w14:textId="77777777" w:rsidR="00557C6E" w:rsidRPr="004F18CD" w:rsidRDefault="00557C6E" w:rsidP="009A6156">
          <w:r>
            <w:t>Барсуков</w:t>
          </w:r>
        </w:p>
      </w:tc>
      <w:tc>
        <w:tcPr>
          <w:tcW w:w="843" w:type="dxa"/>
          <w:vAlign w:val="center"/>
        </w:tcPr>
        <w:p w14:paraId="654421FE" w14:textId="77777777" w:rsidR="00557C6E" w:rsidRPr="004F18CD" w:rsidRDefault="00557C6E" w:rsidP="009A6156"/>
      </w:tc>
      <w:tc>
        <w:tcPr>
          <w:tcW w:w="597" w:type="dxa"/>
          <w:vAlign w:val="center"/>
        </w:tcPr>
        <w:p w14:paraId="01D9059D" w14:textId="77777777" w:rsidR="00557C6E" w:rsidRPr="004F18CD" w:rsidRDefault="00557C6E" w:rsidP="009A6156"/>
      </w:tc>
      <w:tc>
        <w:tcPr>
          <w:tcW w:w="3734" w:type="dxa"/>
          <w:vMerge/>
        </w:tcPr>
        <w:p w14:paraId="7DB90091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3D57C525" w14:textId="77777777" w:rsidR="00557C6E" w:rsidRPr="004F18CD" w:rsidRDefault="00557C6E" w:rsidP="009A6156"/>
      </w:tc>
    </w:tr>
    <w:tr w:rsidR="00557C6E" w:rsidRPr="004F18CD" w14:paraId="287DB05C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1EB167BA" w14:textId="77777777" w:rsidR="00557C6E" w:rsidRPr="004F18CD" w:rsidRDefault="00557C6E" w:rsidP="009A6156">
          <w:r w:rsidRPr="004F18CD">
            <w:t>Утв.</w:t>
          </w:r>
        </w:p>
      </w:tc>
      <w:tc>
        <w:tcPr>
          <w:tcW w:w="1287" w:type="dxa"/>
          <w:vAlign w:val="center"/>
        </w:tcPr>
        <w:p w14:paraId="16E4FC40" w14:textId="77777777" w:rsidR="00557C6E" w:rsidRPr="004F18CD" w:rsidRDefault="00557C6E" w:rsidP="009A6156">
          <w:pPr>
            <w:rPr>
              <w:spacing w:val="-14"/>
            </w:rPr>
          </w:pPr>
          <w:r w:rsidRPr="004F18CD">
            <w:t>Загребин</w:t>
          </w:r>
        </w:p>
      </w:tc>
      <w:tc>
        <w:tcPr>
          <w:tcW w:w="843" w:type="dxa"/>
          <w:vAlign w:val="center"/>
        </w:tcPr>
        <w:p w14:paraId="69ADE722" w14:textId="77777777" w:rsidR="00557C6E" w:rsidRPr="004F18CD" w:rsidRDefault="00557C6E" w:rsidP="009A6156"/>
      </w:tc>
      <w:tc>
        <w:tcPr>
          <w:tcW w:w="597" w:type="dxa"/>
          <w:vAlign w:val="center"/>
        </w:tcPr>
        <w:p w14:paraId="4F88F2EB" w14:textId="77777777" w:rsidR="00557C6E" w:rsidRPr="004F18CD" w:rsidRDefault="00557C6E" w:rsidP="009A6156"/>
      </w:tc>
      <w:tc>
        <w:tcPr>
          <w:tcW w:w="3734" w:type="dxa"/>
          <w:vMerge/>
        </w:tcPr>
        <w:p w14:paraId="53DC0CF8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3BEA59A4" w14:textId="77777777" w:rsidR="00557C6E" w:rsidRPr="004F18CD" w:rsidRDefault="00557C6E" w:rsidP="009A6156"/>
      </w:tc>
    </w:tr>
  </w:tbl>
  <w:p w14:paraId="78E393B5" w14:textId="77777777" w:rsidR="00557C6E" w:rsidRDefault="00557C6E" w:rsidP="009A615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71"/>
      <w:tblpPr w:leftFromText="181" w:rightFromText="181" w:horzAnchor="page" w:tblpX="523" w:tblpY="7259"/>
      <w:tblW w:w="0" w:type="auto"/>
      <w:tblLayout w:type="fixed"/>
      <w:tblLook w:val="04A0" w:firstRow="1" w:lastRow="0" w:firstColumn="1" w:lastColumn="0" w:noHBand="0" w:noVBand="1"/>
    </w:tblPr>
    <w:tblGrid>
      <w:gridCol w:w="421"/>
      <w:gridCol w:w="397"/>
    </w:tblGrid>
    <w:tr w:rsidR="00557C6E" w:rsidRPr="00847E6E" w14:paraId="29FE5AB8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C04899C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Подп. дата</w:t>
          </w:r>
        </w:p>
      </w:tc>
      <w:tc>
        <w:tcPr>
          <w:tcW w:w="397" w:type="dxa"/>
          <w:textDirection w:val="btLr"/>
          <w:vAlign w:val="center"/>
        </w:tcPr>
        <w:p w14:paraId="35200F79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5CF4CF3E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1DEAFC71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Инв. № </w:t>
          </w:r>
          <w:proofErr w:type="spellStart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дубл</w:t>
          </w:r>
          <w:proofErr w:type="spellEnd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.</w:t>
          </w:r>
        </w:p>
      </w:tc>
      <w:tc>
        <w:tcPr>
          <w:tcW w:w="397" w:type="dxa"/>
          <w:textDirection w:val="btLr"/>
          <w:vAlign w:val="center"/>
        </w:tcPr>
        <w:p w14:paraId="5AE34C59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45F470C6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36BF605B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proofErr w:type="spellStart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Взам</w:t>
          </w:r>
          <w:proofErr w:type="spellEnd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. инв. №</w:t>
          </w:r>
        </w:p>
      </w:tc>
      <w:tc>
        <w:tcPr>
          <w:tcW w:w="397" w:type="dxa"/>
          <w:textDirection w:val="btLr"/>
          <w:vAlign w:val="center"/>
        </w:tcPr>
        <w:p w14:paraId="66E04CF0" w14:textId="77777777" w:rsidR="00557C6E" w:rsidRPr="00D47FA8" w:rsidRDefault="00557C6E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</w:p>
      </w:tc>
    </w:tr>
    <w:tr w:rsidR="00557C6E" w:rsidRPr="00847E6E" w14:paraId="7ECD7EDF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4D9730BF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3C3600E7" w14:textId="77777777" w:rsidR="00557C6E" w:rsidRPr="00D47FA8" w:rsidRDefault="00D47FA8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28.11.</w:t>
          </w:r>
          <w:r w:rsidR="00557C6E"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2025</w:t>
          </w:r>
        </w:p>
      </w:tc>
    </w:tr>
    <w:tr w:rsidR="00557C6E" w:rsidRPr="00847E6E" w14:paraId="5BFAC585" w14:textId="77777777" w:rsidTr="007F26A3">
      <w:trPr>
        <w:trHeight w:val="1638"/>
      </w:trPr>
      <w:tc>
        <w:tcPr>
          <w:tcW w:w="421" w:type="dxa"/>
          <w:textDirection w:val="btLr"/>
          <w:vAlign w:val="center"/>
        </w:tcPr>
        <w:p w14:paraId="2C8932DD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Инв. № подл.</w:t>
          </w:r>
        </w:p>
      </w:tc>
      <w:tc>
        <w:tcPr>
          <w:tcW w:w="397" w:type="dxa"/>
          <w:textDirection w:val="btLr"/>
          <w:vAlign w:val="center"/>
        </w:tcPr>
        <w:p w14:paraId="267119E2" w14:textId="77777777" w:rsidR="00557C6E" w:rsidRPr="00D47FA8" w:rsidRDefault="00D47FA8" w:rsidP="00847E6E">
          <w:pPr>
            <w:pStyle w:val="ac"/>
            <w:ind w:left="113"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25602</w:t>
          </w:r>
        </w:p>
      </w:tc>
    </w:tr>
  </w:tbl>
  <w:p w14:paraId="3E787807" w14:textId="77777777" w:rsidR="00557C6E" w:rsidRDefault="00557C6E" w:rsidP="009A6156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803028"/>
      <w:docPartObj>
        <w:docPartGallery w:val="Page Numbers (Bottom of Page)"/>
        <w:docPartUnique/>
      </w:docPartObj>
    </w:sdtPr>
    <w:sdtContent>
      <w:p w14:paraId="5A03A37E" w14:textId="77777777" w:rsidR="00557C6E" w:rsidRDefault="00557C6E" w:rsidP="002A35EE">
        <w:pPr>
          <w:pStyle w:val="ae"/>
          <w:ind w:left="-284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3A4">
          <w:rPr>
            <w:noProof/>
          </w:rPr>
          <w:t>8</w:t>
        </w:r>
        <w:r>
          <w:fldChar w:fldCharType="end"/>
        </w:r>
      </w:p>
    </w:sdtContent>
  </w:sdt>
  <w:p w14:paraId="58A3F515" w14:textId="77777777" w:rsidR="00557C6E" w:rsidRDefault="00557C6E" w:rsidP="009A6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05224" w14:textId="77777777" w:rsidR="002A0500" w:rsidRDefault="002A0500" w:rsidP="009A6156">
      <w:r>
        <w:separator/>
      </w:r>
    </w:p>
  </w:footnote>
  <w:footnote w:type="continuationSeparator" w:id="0">
    <w:p w14:paraId="5631AFCE" w14:textId="77777777" w:rsidR="002A0500" w:rsidRDefault="002A0500" w:rsidP="009A6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C94FF" w14:textId="77777777" w:rsidR="000B5EFE" w:rsidRDefault="000B5EF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pPr w:leftFromText="181" w:rightFromText="181" w:vertAnchor="page" w:horzAnchor="page" w:tblpX="523" w:tblpY="330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557C6E" w14:paraId="5618385C" w14:textId="77777777" w:rsidTr="00557C6E">
      <w:trPr>
        <w:cantSplit/>
        <w:trHeight w:val="3402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2E299728" w14:textId="77777777" w:rsidR="00557C6E" w:rsidRPr="000910A7" w:rsidRDefault="00557C6E" w:rsidP="009A6156">
          <w:pPr>
            <w:pStyle w:val="ac"/>
          </w:pPr>
          <w:proofErr w:type="spellStart"/>
          <w:r>
            <w:t>Перв</w:t>
          </w:r>
          <w:proofErr w:type="spellEnd"/>
          <w:r>
            <w:t>. </w:t>
          </w:r>
          <w:proofErr w:type="spellStart"/>
          <w:r>
            <w:t>примен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C989EFE" w14:textId="77777777" w:rsidR="00557C6E" w:rsidRPr="00065848" w:rsidRDefault="00557C6E" w:rsidP="009A6156">
          <w:pPr>
            <w:pStyle w:val="ac"/>
          </w:pPr>
          <w:r w:rsidRPr="00065848">
            <w:t>БЛИЖ.401270.001.018</w:t>
          </w:r>
        </w:p>
      </w:tc>
    </w:tr>
    <w:tr w:rsidR="00557C6E" w14:paraId="51A523E4" w14:textId="77777777" w:rsidTr="00557C6E">
      <w:trPr>
        <w:cantSplit/>
        <w:trHeight w:val="3402"/>
      </w:trPr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7A370333" w14:textId="77777777" w:rsidR="00557C6E" w:rsidRPr="000910A7" w:rsidRDefault="00557C6E" w:rsidP="009A6156">
          <w:pPr>
            <w:pStyle w:val="ac"/>
          </w:pPr>
          <w:r>
            <w:t>Справ.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B82BD4E" w14:textId="77777777" w:rsidR="00557C6E" w:rsidRPr="000910A7" w:rsidRDefault="00557C6E" w:rsidP="009A6156">
          <w:pPr>
            <w:pStyle w:val="ac"/>
          </w:pPr>
        </w:p>
      </w:tc>
    </w:tr>
    <w:tr w:rsidR="00557C6E" w14:paraId="27A97A1E" w14:textId="77777777" w:rsidTr="00557C6E">
      <w:trPr>
        <w:cantSplit/>
        <w:trHeight w:val="805"/>
      </w:trPr>
      <w:tc>
        <w:tcPr>
          <w:tcW w:w="283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475EB167" w14:textId="77777777" w:rsidR="00557C6E" w:rsidRPr="000910A7" w:rsidRDefault="00557C6E" w:rsidP="009A6156">
          <w:pPr>
            <w:pStyle w:val="ac"/>
          </w:pPr>
        </w:p>
      </w:tc>
      <w:tc>
        <w:tcPr>
          <w:tcW w:w="397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16C89283" w14:textId="77777777" w:rsidR="00557C6E" w:rsidRPr="000910A7" w:rsidRDefault="00557C6E" w:rsidP="009A6156">
          <w:pPr>
            <w:pStyle w:val="ac"/>
          </w:pPr>
        </w:p>
      </w:tc>
    </w:tr>
    <w:tr w:rsidR="00557C6E" w14:paraId="3C617822" w14:textId="77777777" w:rsidTr="00557C6E">
      <w:trPr>
        <w:cantSplit/>
        <w:trHeight w:val="1984"/>
      </w:trPr>
      <w:tc>
        <w:tcPr>
          <w:tcW w:w="283" w:type="dxa"/>
          <w:tcBorders>
            <w:top w:val="single" w:sz="12" w:space="0" w:color="auto"/>
            <w:right w:val="single" w:sz="12" w:space="0" w:color="auto"/>
          </w:tcBorders>
          <w:textDirection w:val="btLr"/>
          <w:vAlign w:val="center"/>
        </w:tcPr>
        <w:p w14:paraId="2BBE922A" w14:textId="77777777" w:rsidR="00557C6E" w:rsidRPr="000910A7" w:rsidRDefault="00557C6E" w:rsidP="009A6156">
          <w:pPr>
            <w:pStyle w:val="ac"/>
          </w:pPr>
          <w:r>
            <w:t>Подп. 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48FA10C0" w14:textId="77777777" w:rsidR="00557C6E" w:rsidRPr="000910A7" w:rsidRDefault="00557C6E" w:rsidP="009A6156">
          <w:pPr>
            <w:pStyle w:val="ac"/>
          </w:pPr>
        </w:p>
      </w:tc>
    </w:tr>
    <w:tr w:rsidR="00557C6E" w14:paraId="28B318AB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024A76CA" w14:textId="77777777" w:rsidR="00557C6E" w:rsidRPr="000910A7" w:rsidRDefault="00557C6E" w:rsidP="009A6156">
          <w:pPr>
            <w:pStyle w:val="ac"/>
          </w:pPr>
          <w:r>
            <w:t>Инв. № 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7DBBCCF7" w14:textId="77777777" w:rsidR="00557C6E" w:rsidRPr="000910A7" w:rsidRDefault="00557C6E" w:rsidP="009A6156">
          <w:pPr>
            <w:pStyle w:val="ac"/>
          </w:pPr>
        </w:p>
      </w:tc>
    </w:tr>
    <w:tr w:rsidR="00557C6E" w14:paraId="056995EE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79C6291E" w14:textId="77777777" w:rsidR="00557C6E" w:rsidRPr="000910A7" w:rsidRDefault="00557C6E" w:rsidP="009A6156">
          <w:pPr>
            <w:pStyle w:val="ac"/>
          </w:pPr>
          <w:proofErr w:type="spellStart"/>
          <w:r>
            <w:t>Взам</w:t>
          </w:r>
          <w:proofErr w:type="spellEnd"/>
          <w:r>
            <w:t>. инв.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42244B4D" w14:textId="77777777" w:rsidR="00557C6E" w:rsidRPr="000910A7" w:rsidRDefault="00557C6E" w:rsidP="009A6156">
          <w:pPr>
            <w:pStyle w:val="ac"/>
          </w:pPr>
        </w:p>
      </w:tc>
    </w:tr>
    <w:tr w:rsidR="00557C6E" w14:paraId="329A06CA" w14:textId="77777777" w:rsidTr="00557C6E">
      <w:trPr>
        <w:cantSplit/>
        <w:trHeight w:val="1984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3EA96D7B" w14:textId="77777777" w:rsidR="00557C6E" w:rsidRPr="000910A7" w:rsidRDefault="00557C6E" w:rsidP="009A6156">
          <w:pPr>
            <w:pStyle w:val="ac"/>
          </w:pPr>
          <w:r>
            <w:rPr>
              <w:lang w:val="en-US"/>
            </w:rPr>
            <w:t xml:space="preserve">    </w:t>
          </w:r>
          <w:r>
            <w:t>Подп.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4D9CCFF" w14:textId="77777777" w:rsidR="00557C6E" w:rsidRPr="00572710" w:rsidRDefault="00557C6E" w:rsidP="009A6156">
          <w:pPr>
            <w:pStyle w:val="ac"/>
          </w:pPr>
          <w:r>
            <w:t>27.06.2024</w:t>
          </w:r>
        </w:p>
      </w:tc>
    </w:tr>
    <w:tr w:rsidR="00557C6E" w14:paraId="2B8BD3FE" w14:textId="77777777" w:rsidTr="00557C6E">
      <w:trPr>
        <w:cantSplit/>
        <w:trHeight w:val="1531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A03370B" w14:textId="77777777" w:rsidR="00557C6E" w:rsidRPr="000910A7" w:rsidRDefault="00557C6E" w:rsidP="009A6156">
          <w:pPr>
            <w:pStyle w:val="ac"/>
          </w:pPr>
          <w:r>
            <w:t>Инв. № подл.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48637BA9" w14:textId="77777777" w:rsidR="00557C6E" w:rsidRPr="00572710" w:rsidRDefault="00557C6E" w:rsidP="009A6156">
          <w:pPr>
            <w:pStyle w:val="ac"/>
          </w:pPr>
          <w:r>
            <w:t>23977</w:t>
          </w:r>
        </w:p>
      </w:tc>
    </w:tr>
  </w:tbl>
  <w:p w14:paraId="2E5089B2" w14:textId="77777777" w:rsidR="00557C6E" w:rsidRDefault="00557C6E" w:rsidP="009A615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F1ED4" w14:textId="77777777" w:rsidR="000B5EFE" w:rsidRDefault="000B5EFE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F803D" w14:textId="77777777" w:rsidR="00557C6E" w:rsidRDefault="00557C6E" w:rsidP="00E03E8B">
    <w:pPr>
      <w:ind w:left="-426" w:firstLine="0"/>
      <w:jc w:val="center"/>
    </w:pPr>
  </w:p>
  <w:p w14:paraId="3EF74CEC" w14:textId="77777777" w:rsidR="00557C6E" w:rsidRPr="00BC62B4" w:rsidRDefault="008120DA" w:rsidP="00881995">
    <w:pPr>
      <w:ind w:left="-284" w:right="-85" w:firstLine="0"/>
      <w:jc w:val="center"/>
      <w:rPr>
        <w:lang w:val="en-US"/>
      </w:rPr>
    </w:pPr>
    <w:bookmarkStart w:id="884" w:name="_Hlk215491346"/>
    <w:r w:rsidRPr="008120DA">
      <w:t>БЛИЖ.409801.100.23</w:t>
    </w:r>
    <w:r w:rsidR="00881995">
      <w:t>6</w:t>
    </w:r>
    <w:r w:rsidRPr="008120DA">
      <w:t>-01</w:t>
    </w:r>
    <w:bookmarkEnd w:id="884"/>
    <w:r w:rsidRPr="008120DA">
      <w:t xml:space="preserve"> 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ADE74D6"/>
    <w:lvl w:ilvl="0">
      <w:start w:val="1"/>
      <w:numFmt w:val="bullet"/>
      <w:pStyle w:val="2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BA0820"/>
    <w:multiLevelType w:val="multilevel"/>
    <w:tmpl w:val="B7C8E3A8"/>
    <w:lvl w:ilvl="0">
      <w:start w:val="1"/>
      <w:numFmt w:val="decimal"/>
      <w:pStyle w:val="a"/>
      <w:lvlText w:val="%1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97" w:hanging="397"/>
      </w:pPr>
      <w:rPr>
        <w:rFonts w:hint="default"/>
        <w:b w:val="0"/>
        <w:i w:val="0"/>
        <w:sz w:val="28"/>
        <w:szCs w:val="28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</w:abstractNum>
  <w:abstractNum w:abstractNumId="2" w15:restartNumberingAfterBreak="0">
    <w:nsid w:val="0EC25F5F"/>
    <w:multiLevelType w:val="hybridMultilevel"/>
    <w:tmpl w:val="CFE077F8"/>
    <w:lvl w:ilvl="0" w:tplc="DDFA6E92">
      <w:start w:val="1"/>
      <w:numFmt w:val="decimal"/>
      <w:pStyle w:val="a0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E4C96"/>
    <w:multiLevelType w:val="hybridMultilevel"/>
    <w:tmpl w:val="84B0CCFA"/>
    <w:lvl w:ilvl="0" w:tplc="0A6C326A">
      <w:start w:val="1"/>
      <w:numFmt w:val="decimal"/>
      <w:pStyle w:val="4"/>
      <w:lvlText w:val="3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" w15:restartNumberingAfterBreak="0">
    <w:nsid w:val="170845F1"/>
    <w:multiLevelType w:val="hybridMultilevel"/>
    <w:tmpl w:val="7AD2669E"/>
    <w:lvl w:ilvl="0" w:tplc="4EF0D89A">
      <w:start w:val="1"/>
      <w:numFmt w:val="decimal"/>
      <w:pStyle w:val="3"/>
      <w:lvlText w:val="2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" w15:restartNumberingAfterBreak="0">
    <w:nsid w:val="1CB9202F"/>
    <w:multiLevelType w:val="multilevel"/>
    <w:tmpl w:val="8BB42146"/>
    <w:lvl w:ilvl="0">
      <w:start w:val="5"/>
      <w:numFmt w:val="decimal"/>
      <w:lvlText w:val="%1"/>
      <w:lvlJc w:val="left"/>
      <w:pPr>
        <w:tabs>
          <w:tab w:val="num" w:pos="1417"/>
        </w:tabs>
        <w:ind w:left="567" w:firstLine="283"/>
      </w:pPr>
      <w:rPr>
        <w:rFonts w:hint="default"/>
      </w:rPr>
    </w:lvl>
    <w:lvl w:ilvl="1">
      <w:start w:val="1"/>
      <w:numFmt w:val="decimal"/>
      <w:lvlRestart w:val="0"/>
      <w:pStyle w:val="14pt"/>
      <w:suff w:val="space"/>
      <w:lvlText w:val="5.%2"/>
      <w:lvlJc w:val="left"/>
      <w:pPr>
        <w:ind w:left="284" w:firstLine="28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3">
      <w:start w:val="1"/>
      <w:numFmt w:val="decimal"/>
      <w:lvlText w:val="3.1.2.%4"/>
      <w:lvlJc w:val="left"/>
      <w:pPr>
        <w:tabs>
          <w:tab w:val="num" w:pos="1814"/>
        </w:tabs>
        <w:ind w:left="567" w:firstLine="283"/>
      </w:pPr>
      <w:rPr>
        <w:rFonts w:hint="default"/>
      </w:rPr>
    </w:lvl>
    <w:lvl w:ilvl="4">
      <w:start w:val="1"/>
      <w:numFmt w:val="decimal"/>
      <w:suff w:val="space"/>
      <w:lvlText w:val="%1.%2.%3.%5"/>
      <w:lvlJc w:val="left"/>
      <w:pPr>
        <w:ind w:left="567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163"/>
        </w:tabs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3"/>
        </w:tabs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3"/>
        </w:tabs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3"/>
        </w:tabs>
        <w:ind w:left="4603" w:hanging="1440"/>
      </w:pPr>
      <w:rPr>
        <w:rFonts w:hint="default"/>
      </w:rPr>
    </w:lvl>
  </w:abstractNum>
  <w:abstractNum w:abstractNumId="6" w15:restartNumberingAfterBreak="0">
    <w:nsid w:val="2590342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6623C25"/>
    <w:multiLevelType w:val="hybridMultilevel"/>
    <w:tmpl w:val="F44CC086"/>
    <w:lvl w:ilvl="0" w:tplc="8D207D1C">
      <w:start w:val="1"/>
      <w:numFmt w:val="bullet"/>
      <w:pStyle w:val="20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63680"/>
    <w:multiLevelType w:val="multilevel"/>
    <w:tmpl w:val="6F521562"/>
    <w:styleLink w:val="1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>
      <w:start w:val="1"/>
      <w:numFmt w:val="decimal"/>
      <w:lvlText w:val="%2)"/>
      <w:lvlJc w:val="left"/>
      <w:pPr>
        <w:tabs>
          <w:tab w:val="num" w:pos="737"/>
        </w:tabs>
        <w:ind w:left="851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1.1.1.%4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4">
      <w:start w:val="1"/>
      <w:numFmt w:val="decimal"/>
      <w:suff w:val="space"/>
      <w:lvlText w:val="%1.%2.%3.%5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16414A4"/>
    <w:multiLevelType w:val="hybridMultilevel"/>
    <w:tmpl w:val="BDBEC87A"/>
    <w:lvl w:ilvl="0" w:tplc="8BBE74B2">
      <w:start w:val="1"/>
      <w:numFmt w:val="decimal"/>
      <w:pStyle w:val="a1"/>
      <w:lvlText w:val="6.1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64C4A67"/>
    <w:multiLevelType w:val="hybridMultilevel"/>
    <w:tmpl w:val="14AC5570"/>
    <w:lvl w:ilvl="0" w:tplc="1694A27C">
      <w:start w:val="1"/>
      <w:numFmt w:val="decimal"/>
      <w:pStyle w:val="1121"/>
      <w:lvlText w:val="1.2.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1" w15:restartNumberingAfterBreak="0">
    <w:nsid w:val="37E174AF"/>
    <w:multiLevelType w:val="hybridMultilevel"/>
    <w:tmpl w:val="F7BA6356"/>
    <w:lvl w:ilvl="0" w:tplc="6762BB86">
      <w:numFmt w:val="bullet"/>
      <w:pStyle w:val="-"/>
      <w:lvlText w:val="-"/>
      <w:lvlJc w:val="left"/>
      <w:pPr>
        <w:ind w:left="1571" w:hanging="360"/>
      </w:pPr>
    </w:lvl>
    <w:lvl w:ilvl="1" w:tplc="04190019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00703EF"/>
    <w:multiLevelType w:val="hybridMultilevel"/>
    <w:tmpl w:val="D1400F66"/>
    <w:lvl w:ilvl="0" w:tplc="2C5E6E18">
      <w:start w:val="1"/>
      <w:numFmt w:val="decimal"/>
      <w:pStyle w:val="30"/>
      <w:lvlText w:val="6.2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3DB62F7"/>
    <w:multiLevelType w:val="hybridMultilevel"/>
    <w:tmpl w:val="E63406BC"/>
    <w:lvl w:ilvl="0" w:tplc="C89A535E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5547C07"/>
    <w:multiLevelType w:val="hybridMultilevel"/>
    <w:tmpl w:val="E6668E5C"/>
    <w:lvl w:ilvl="0" w:tplc="29920B4C">
      <w:start w:val="1"/>
      <w:numFmt w:val="decimal"/>
      <w:lvlText w:val="6.3.%1"/>
      <w:lvlJc w:val="left"/>
      <w:pPr>
        <w:ind w:left="1571" w:hanging="360"/>
      </w:pPr>
      <w:rPr>
        <w:rFonts w:hint="default"/>
      </w:rPr>
    </w:lvl>
    <w:lvl w:ilvl="1" w:tplc="CACA4FA6">
      <w:start w:val="1"/>
      <w:numFmt w:val="decimal"/>
      <w:pStyle w:val="40"/>
      <w:lvlText w:val="6.4.%2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B08B8"/>
    <w:multiLevelType w:val="hybridMultilevel"/>
    <w:tmpl w:val="4224DD1A"/>
    <w:lvl w:ilvl="0" w:tplc="81622DDC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35AF"/>
    <w:multiLevelType w:val="hybridMultilevel"/>
    <w:tmpl w:val="E702D25A"/>
    <w:lvl w:ilvl="0" w:tplc="6F4082B2">
      <w:start w:val="1"/>
      <w:numFmt w:val="decimal"/>
      <w:pStyle w:val="5"/>
      <w:lvlText w:val="4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83A6FEE"/>
    <w:multiLevelType w:val="hybridMultilevel"/>
    <w:tmpl w:val="99CE139C"/>
    <w:lvl w:ilvl="0" w:tplc="24A07430">
      <w:start w:val="1"/>
      <w:numFmt w:val="bullet"/>
      <w:pStyle w:val="a3"/>
      <w:lvlText w:val="˗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46903"/>
    <w:multiLevelType w:val="hybridMultilevel"/>
    <w:tmpl w:val="74F445DC"/>
    <w:lvl w:ilvl="0" w:tplc="92B6BBAC">
      <w:start w:val="1"/>
      <w:numFmt w:val="decimal"/>
      <w:pStyle w:val="21"/>
      <w:lvlText w:val="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9" w15:restartNumberingAfterBreak="0">
    <w:nsid w:val="700C5BC6"/>
    <w:multiLevelType w:val="multilevel"/>
    <w:tmpl w:val="7CCAD6F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 w15:restartNumberingAfterBreak="0">
    <w:nsid w:val="775A08D9"/>
    <w:multiLevelType w:val="multilevel"/>
    <w:tmpl w:val="4EB27A1E"/>
    <w:lvl w:ilvl="0">
      <w:start w:val="1"/>
      <w:numFmt w:val="bullet"/>
      <w:pStyle w:val="a5"/>
      <w:lvlText w:val=""/>
      <w:lvlJc w:val="left"/>
      <w:pPr>
        <w:tabs>
          <w:tab w:val="num" w:pos="991"/>
        </w:tabs>
        <w:ind w:left="991" w:hanging="283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351"/>
        </w:tabs>
        <w:ind w:left="1351" w:hanging="360"/>
      </w:pPr>
      <w:rPr>
        <w:rFonts w:ascii="Courier New" w:hAnsi="Courier New" w:hint="default"/>
        <w:sz w:val="18"/>
      </w:rPr>
    </w:lvl>
    <w:lvl w:ilvl="2">
      <w:start w:val="1"/>
      <w:numFmt w:val="bullet"/>
      <w:lvlText w:val=""/>
      <w:lvlJc w:val="left"/>
      <w:pPr>
        <w:tabs>
          <w:tab w:val="num" w:pos="1557"/>
        </w:tabs>
        <w:ind w:left="1557" w:hanging="283"/>
      </w:pPr>
      <w:rPr>
        <w:rFonts w:ascii="Symbol" w:hAnsi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40"/>
        </w:tabs>
        <w:ind w:left="1840" w:hanging="283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2123"/>
        </w:tabs>
        <w:ind w:left="2123" w:hanging="283"/>
      </w:pPr>
      <w:rPr>
        <w:rFonts w:ascii="Symbol" w:hAnsi="Symbol" w:hint="default"/>
        <w:sz w:val="18"/>
      </w:rPr>
    </w:lvl>
    <w:lvl w:ilvl="5">
      <w:start w:val="1"/>
      <w:numFmt w:val="bullet"/>
      <w:lvlText w:val=""/>
      <w:lvlJc w:val="left"/>
      <w:pPr>
        <w:tabs>
          <w:tab w:val="num" w:pos="2406"/>
        </w:tabs>
        <w:ind w:left="2406" w:hanging="283"/>
      </w:pPr>
      <w:rPr>
        <w:rFonts w:ascii="Symbol" w:hAnsi="Symbol" w:hint="default"/>
        <w:sz w:val="18"/>
        <w:szCs w:val="18"/>
      </w:rPr>
    </w:lvl>
    <w:lvl w:ilvl="6">
      <w:start w:val="1"/>
      <w:numFmt w:val="bullet"/>
      <w:lvlText w:val="o"/>
      <w:lvlJc w:val="left"/>
      <w:pPr>
        <w:tabs>
          <w:tab w:val="num" w:pos="2689"/>
        </w:tabs>
        <w:ind w:left="2689" w:hanging="283"/>
      </w:pPr>
      <w:rPr>
        <w:rFonts w:ascii="Courier New" w:hAnsi="Courier New" w:hint="default"/>
        <w:sz w:val="18"/>
      </w:rPr>
    </w:lvl>
    <w:lvl w:ilvl="7">
      <w:start w:val="1"/>
      <w:numFmt w:val="bullet"/>
      <w:lvlText w:val=""/>
      <w:lvlJc w:val="left"/>
      <w:pPr>
        <w:tabs>
          <w:tab w:val="num" w:pos="2972"/>
        </w:tabs>
        <w:ind w:left="2972" w:hanging="283"/>
      </w:pPr>
      <w:rPr>
        <w:rFonts w:ascii="Symbol" w:hAnsi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55"/>
        </w:tabs>
        <w:ind w:left="3255" w:hanging="283"/>
      </w:pPr>
      <w:rPr>
        <w:rFonts w:ascii="Symbol" w:hAnsi="Symbol" w:hint="default"/>
        <w:sz w:val="18"/>
        <w:szCs w:val="18"/>
      </w:rPr>
    </w:lvl>
  </w:abstractNum>
  <w:num w:numId="1" w16cid:durableId="60447289">
    <w:abstractNumId w:val="13"/>
  </w:num>
  <w:num w:numId="2" w16cid:durableId="1522622744">
    <w:abstractNumId w:val="9"/>
  </w:num>
  <w:num w:numId="3" w16cid:durableId="1698657219">
    <w:abstractNumId w:val="12"/>
  </w:num>
  <w:num w:numId="4" w16cid:durableId="189151313">
    <w:abstractNumId w:val="14"/>
  </w:num>
  <w:num w:numId="5" w16cid:durableId="1922566710">
    <w:abstractNumId w:val="17"/>
  </w:num>
  <w:num w:numId="6" w16cid:durableId="483425982">
    <w:abstractNumId w:val="18"/>
  </w:num>
  <w:num w:numId="7" w16cid:durableId="753013071">
    <w:abstractNumId w:val="10"/>
  </w:num>
  <w:num w:numId="8" w16cid:durableId="2055885950">
    <w:abstractNumId w:val="4"/>
  </w:num>
  <w:num w:numId="9" w16cid:durableId="512575539">
    <w:abstractNumId w:val="3"/>
  </w:num>
  <w:num w:numId="10" w16cid:durableId="806775394">
    <w:abstractNumId w:val="16"/>
  </w:num>
  <w:num w:numId="11" w16cid:durableId="349260749">
    <w:abstractNumId w:val="7"/>
  </w:num>
  <w:num w:numId="12" w16cid:durableId="1805417955">
    <w:abstractNumId w:val="19"/>
  </w:num>
  <w:num w:numId="13" w16cid:durableId="541985332">
    <w:abstractNumId w:val="0"/>
  </w:num>
  <w:num w:numId="14" w16cid:durableId="148981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5" w16cid:durableId="1543588332">
    <w:abstractNumId w:val="11"/>
  </w:num>
  <w:num w:numId="16" w16cid:durableId="933443444">
    <w:abstractNumId w:val="2"/>
    <w:lvlOverride w:ilvl="0">
      <w:startOverride w:val="1"/>
    </w:lvlOverride>
  </w:num>
  <w:num w:numId="17" w16cid:durableId="1087383205">
    <w:abstractNumId w:val="20"/>
  </w:num>
  <w:num w:numId="18" w16cid:durableId="1085034881">
    <w:abstractNumId w:val="6"/>
  </w:num>
  <w:num w:numId="19" w16cid:durableId="170411305">
    <w:abstractNumId w:val="15"/>
  </w:num>
  <w:num w:numId="20" w16cid:durableId="532963068">
    <w:abstractNumId w:val="5"/>
  </w:num>
  <w:num w:numId="21" w16cid:durableId="29260618">
    <w:abstractNumId w:val="8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  <w15:person w15:author="SkripnikAA">
    <w15:presenceInfo w15:providerId="None" w15:userId="Skripnik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gutterAtTop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trackRevisions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6D0"/>
    <w:rsid w:val="000013EE"/>
    <w:rsid w:val="00001E33"/>
    <w:rsid w:val="0000207F"/>
    <w:rsid w:val="00004803"/>
    <w:rsid w:val="000049B3"/>
    <w:rsid w:val="00005C23"/>
    <w:rsid w:val="0000636D"/>
    <w:rsid w:val="000065E0"/>
    <w:rsid w:val="0000713E"/>
    <w:rsid w:val="0000741C"/>
    <w:rsid w:val="00007514"/>
    <w:rsid w:val="000116A9"/>
    <w:rsid w:val="00011DA0"/>
    <w:rsid w:val="00011EA6"/>
    <w:rsid w:val="00011EEE"/>
    <w:rsid w:val="00012CE6"/>
    <w:rsid w:val="0001350F"/>
    <w:rsid w:val="00013AB9"/>
    <w:rsid w:val="00013E4A"/>
    <w:rsid w:val="00013F51"/>
    <w:rsid w:val="00014532"/>
    <w:rsid w:val="0001470B"/>
    <w:rsid w:val="000151AD"/>
    <w:rsid w:val="00015608"/>
    <w:rsid w:val="00016462"/>
    <w:rsid w:val="00020569"/>
    <w:rsid w:val="00021348"/>
    <w:rsid w:val="00022146"/>
    <w:rsid w:val="00022884"/>
    <w:rsid w:val="00022EEC"/>
    <w:rsid w:val="000231CF"/>
    <w:rsid w:val="00023522"/>
    <w:rsid w:val="00023C34"/>
    <w:rsid w:val="00023DC5"/>
    <w:rsid w:val="0002520E"/>
    <w:rsid w:val="0002539A"/>
    <w:rsid w:val="00025561"/>
    <w:rsid w:val="00025589"/>
    <w:rsid w:val="00025912"/>
    <w:rsid w:val="00025F04"/>
    <w:rsid w:val="0002621B"/>
    <w:rsid w:val="000263A3"/>
    <w:rsid w:val="00026451"/>
    <w:rsid w:val="000267B0"/>
    <w:rsid w:val="00026DEF"/>
    <w:rsid w:val="00031441"/>
    <w:rsid w:val="000314B3"/>
    <w:rsid w:val="0003169A"/>
    <w:rsid w:val="00031A80"/>
    <w:rsid w:val="000323FA"/>
    <w:rsid w:val="00032889"/>
    <w:rsid w:val="00032B75"/>
    <w:rsid w:val="00034339"/>
    <w:rsid w:val="00034A5D"/>
    <w:rsid w:val="00034D00"/>
    <w:rsid w:val="00034EAD"/>
    <w:rsid w:val="00035320"/>
    <w:rsid w:val="00035E70"/>
    <w:rsid w:val="000360B9"/>
    <w:rsid w:val="000365EF"/>
    <w:rsid w:val="0003690D"/>
    <w:rsid w:val="00036C7B"/>
    <w:rsid w:val="000416E6"/>
    <w:rsid w:val="00041979"/>
    <w:rsid w:val="00041DFA"/>
    <w:rsid w:val="00042373"/>
    <w:rsid w:val="000429CC"/>
    <w:rsid w:val="00043042"/>
    <w:rsid w:val="00043659"/>
    <w:rsid w:val="00044013"/>
    <w:rsid w:val="000441B4"/>
    <w:rsid w:val="0004450A"/>
    <w:rsid w:val="00044729"/>
    <w:rsid w:val="0004474A"/>
    <w:rsid w:val="0004587B"/>
    <w:rsid w:val="000458C3"/>
    <w:rsid w:val="00045DC6"/>
    <w:rsid w:val="00046D0C"/>
    <w:rsid w:val="00050083"/>
    <w:rsid w:val="000500DC"/>
    <w:rsid w:val="000500E3"/>
    <w:rsid w:val="000510F8"/>
    <w:rsid w:val="00051179"/>
    <w:rsid w:val="00052A6F"/>
    <w:rsid w:val="00052A78"/>
    <w:rsid w:val="00053AD7"/>
    <w:rsid w:val="000543F1"/>
    <w:rsid w:val="00054926"/>
    <w:rsid w:val="000549FD"/>
    <w:rsid w:val="00055145"/>
    <w:rsid w:val="000553D0"/>
    <w:rsid w:val="000555A0"/>
    <w:rsid w:val="0005588A"/>
    <w:rsid w:val="00055904"/>
    <w:rsid w:val="0005722A"/>
    <w:rsid w:val="000575A5"/>
    <w:rsid w:val="00060313"/>
    <w:rsid w:val="000607DD"/>
    <w:rsid w:val="00060DD6"/>
    <w:rsid w:val="00061178"/>
    <w:rsid w:val="00061416"/>
    <w:rsid w:val="00061A80"/>
    <w:rsid w:val="00061CA2"/>
    <w:rsid w:val="00062C1E"/>
    <w:rsid w:val="00062DA4"/>
    <w:rsid w:val="00063046"/>
    <w:rsid w:val="00063876"/>
    <w:rsid w:val="000645E0"/>
    <w:rsid w:val="00064B81"/>
    <w:rsid w:val="00066ACA"/>
    <w:rsid w:val="00066EBB"/>
    <w:rsid w:val="00066F99"/>
    <w:rsid w:val="0006770B"/>
    <w:rsid w:val="000677BB"/>
    <w:rsid w:val="00067CDD"/>
    <w:rsid w:val="00070666"/>
    <w:rsid w:val="00070898"/>
    <w:rsid w:val="000709EA"/>
    <w:rsid w:val="00071B94"/>
    <w:rsid w:val="00071D62"/>
    <w:rsid w:val="00071D6B"/>
    <w:rsid w:val="000722F2"/>
    <w:rsid w:val="00072431"/>
    <w:rsid w:val="00073057"/>
    <w:rsid w:val="000736A8"/>
    <w:rsid w:val="00073C19"/>
    <w:rsid w:val="000740DF"/>
    <w:rsid w:val="00074222"/>
    <w:rsid w:val="00074243"/>
    <w:rsid w:val="00074442"/>
    <w:rsid w:val="00074757"/>
    <w:rsid w:val="00075F4A"/>
    <w:rsid w:val="000761A5"/>
    <w:rsid w:val="00076789"/>
    <w:rsid w:val="000771E9"/>
    <w:rsid w:val="000772AE"/>
    <w:rsid w:val="00077702"/>
    <w:rsid w:val="00080210"/>
    <w:rsid w:val="000807D4"/>
    <w:rsid w:val="00080E47"/>
    <w:rsid w:val="00081B01"/>
    <w:rsid w:val="00081FD3"/>
    <w:rsid w:val="000821E0"/>
    <w:rsid w:val="00082367"/>
    <w:rsid w:val="00082AB3"/>
    <w:rsid w:val="00082BF1"/>
    <w:rsid w:val="000835D4"/>
    <w:rsid w:val="00083A5B"/>
    <w:rsid w:val="00083E6D"/>
    <w:rsid w:val="00084165"/>
    <w:rsid w:val="00084612"/>
    <w:rsid w:val="00084EC3"/>
    <w:rsid w:val="00086157"/>
    <w:rsid w:val="00086F49"/>
    <w:rsid w:val="0009020E"/>
    <w:rsid w:val="0009078D"/>
    <w:rsid w:val="000910A7"/>
    <w:rsid w:val="00091739"/>
    <w:rsid w:val="00091845"/>
    <w:rsid w:val="00091E9D"/>
    <w:rsid w:val="00093AF0"/>
    <w:rsid w:val="000941D0"/>
    <w:rsid w:val="000946B1"/>
    <w:rsid w:val="0009531C"/>
    <w:rsid w:val="00096440"/>
    <w:rsid w:val="000964A7"/>
    <w:rsid w:val="000975CB"/>
    <w:rsid w:val="00097DDA"/>
    <w:rsid w:val="00097E34"/>
    <w:rsid w:val="000A0091"/>
    <w:rsid w:val="000A075A"/>
    <w:rsid w:val="000A0838"/>
    <w:rsid w:val="000A19C5"/>
    <w:rsid w:val="000A220B"/>
    <w:rsid w:val="000A23DD"/>
    <w:rsid w:val="000A275C"/>
    <w:rsid w:val="000A2FC9"/>
    <w:rsid w:val="000A3817"/>
    <w:rsid w:val="000A3AA4"/>
    <w:rsid w:val="000A3CC1"/>
    <w:rsid w:val="000A3E03"/>
    <w:rsid w:val="000A40EA"/>
    <w:rsid w:val="000A5913"/>
    <w:rsid w:val="000A61BD"/>
    <w:rsid w:val="000A7EA7"/>
    <w:rsid w:val="000B00C6"/>
    <w:rsid w:val="000B018C"/>
    <w:rsid w:val="000B1692"/>
    <w:rsid w:val="000B19C9"/>
    <w:rsid w:val="000B274F"/>
    <w:rsid w:val="000B27B0"/>
    <w:rsid w:val="000B2860"/>
    <w:rsid w:val="000B2EF7"/>
    <w:rsid w:val="000B390C"/>
    <w:rsid w:val="000B3AF5"/>
    <w:rsid w:val="000B3C96"/>
    <w:rsid w:val="000B42C2"/>
    <w:rsid w:val="000B46A8"/>
    <w:rsid w:val="000B5863"/>
    <w:rsid w:val="000B5915"/>
    <w:rsid w:val="000B5EFE"/>
    <w:rsid w:val="000B5F6E"/>
    <w:rsid w:val="000B6591"/>
    <w:rsid w:val="000B7447"/>
    <w:rsid w:val="000B7D51"/>
    <w:rsid w:val="000C0609"/>
    <w:rsid w:val="000C060C"/>
    <w:rsid w:val="000C0BAD"/>
    <w:rsid w:val="000C0DB5"/>
    <w:rsid w:val="000C13EF"/>
    <w:rsid w:val="000C24F3"/>
    <w:rsid w:val="000C2798"/>
    <w:rsid w:val="000C27D4"/>
    <w:rsid w:val="000C2979"/>
    <w:rsid w:val="000C29C4"/>
    <w:rsid w:val="000C2B52"/>
    <w:rsid w:val="000C30FE"/>
    <w:rsid w:val="000C3858"/>
    <w:rsid w:val="000C4F9F"/>
    <w:rsid w:val="000C5329"/>
    <w:rsid w:val="000C53CA"/>
    <w:rsid w:val="000C5809"/>
    <w:rsid w:val="000C587D"/>
    <w:rsid w:val="000C5C36"/>
    <w:rsid w:val="000C5CF6"/>
    <w:rsid w:val="000C5D22"/>
    <w:rsid w:val="000C611C"/>
    <w:rsid w:val="000C625F"/>
    <w:rsid w:val="000C6719"/>
    <w:rsid w:val="000C6BE5"/>
    <w:rsid w:val="000C6C15"/>
    <w:rsid w:val="000C74C1"/>
    <w:rsid w:val="000C79C6"/>
    <w:rsid w:val="000C7A3B"/>
    <w:rsid w:val="000D03AB"/>
    <w:rsid w:val="000D1AD5"/>
    <w:rsid w:val="000D1EFC"/>
    <w:rsid w:val="000D1F5F"/>
    <w:rsid w:val="000D2166"/>
    <w:rsid w:val="000D232D"/>
    <w:rsid w:val="000D3283"/>
    <w:rsid w:val="000D364D"/>
    <w:rsid w:val="000D3B54"/>
    <w:rsid w:val="000D3E1D"/>
    <w:rsid w:val="000D45F4"/>
    <w:rsid w:val="000D4A3C"/>
    <w:rsid w:val="000D578F"/>
    <w:rsid w:val="000D5B1D"/>
    <w:rsid w:val="000D6107"/>
    <w:rsid w:val="000D6312"/>
    <w:rsid w:val="000D63E3"/>
    <w:rsid w:val="000D659F"/>
    <w:rsid w:val="000D720B"/>
    <w:rsid w:val="000D7301"/>
    <w:rsid w:val="000D7342"/>
    <w:rsid w:val="000E0469"/>
    <w:rsid w:val="000E0AC0"/>
    <w:rsid w:val="000E0BE5"/>
    <w:rsid w:val="000E0E60"/>
    <w:rsid w:val="000E0EE8"/>
    <w:rsid w:val="000E2210"/>
    <w:rsid w:val="000E2810"/>
    <w:rsid w:val="000E2FAF"/>
    <w:rsid w:val="000E38F9"/>
    <w:rsid w:val="000E3F06"/>
    <w:rsid w:val="000E45F2"/>
    <w:rsid w:val="000E4C22"/>
    <w:rsid w:val="000E5201"/>
    <w:rsid w:val="000E5351"/>
    <w:rsid w:val="000E5CB8"/>
    <w:rsid w:val="000E7362"/>
    <w:rsid w:val="000E76A1"/>
    <w:rsid w:val="000E76D3"/>
    <w:rsid w:val="000F02F5"/>
    <w:rsid w:val="000F0A7A"/>
    <w:rsid w:val="000F0D7B"/>
    <w:rsid w:val="000F22D2"/>
    <w:rsid w:val="000F2347"/>
    <w:rsid w:val="000F249E"/>
    <w:rsid w:val="000F25A0"/>
    <w:rsid w:val="000F267F"/>
    <w:rsid w:val="000F2781"/>
    <w:rsid w:val="000F3E4C"/>
    <w:rsid w:val="000F416D"/>
    <w:rsid w:val="000F422A"/>
    <w:rsid w:val="000F5317"/>
    <w:rsid w:val="000F538C"/>
    <w:rsid w:val="000F5DA3"/>
    <w:rsid w:val="000F60D2"/>
    <w:rsid w:val="000F62FE"/>
    <w:rsid w:val="000F6545"/>
    <w:rsid w:val="000F729A"/>
    <w:rsid w:val="000F72A9"/>
    <w:rsid w:val="000F7F70"/>
    <w:rsid w:val="00100505"/>
    <w:rsid w:val="00100ABA"/>
    <w:rsid w:val="001014C0"/>
    <w:rsid w:val="00102516"/>
    <w:rsid w:val="0010265C"/>
    <w:rsid w:val="00102ABD"/>
    <w:rsid w:val="00102FCE"/>
    <w:rsid w:val="00103215"/>
    <w:rsid w:val="00103AE7"/>
    <w:rsid w:val="0010456D"/>
    <w:rsid w:val="001047DE"/>
    <w:rsid w:val="001049A4"/>
    <w:rsid w:val="00104A90"/>
    <w:rsid w:val="00104F15"/>
    <w:rsid w:val="001050E5"/>
    <w:rsid w:val="00105394"/>
    <w:rsid w:val="00105766"/>
    <w:rsid w:val="001058F9"/>
    <w:rsid w:val="00105942"/>
    <w:rsid w:val="00105D96"/>
    <w:rsid w:val="001069CC"/>
    <w:rsid w:val="00106E62"/>
    <w:rsid w:val="00110CC9"/>
    <w:rsid w:val="00110E0F"/>
    <w:rsid w:val="00110F0C"/>
    <w:rsid w:val="00111140"/>
    <w:rsid w:val="001111B2"/>
    <w:rsid w:val="0011143A"/>
    <w:rsid w:val="00111891"/>
    <w:rsid w:val="00111D22"/>
    <w:rsid w:val="00111F8A"/>
    <w:rsid w:val="0011239C"/>
    <w:rsid w:val="0011298B"/>
    <w:rsid w:val="00112B1D"/>
    <w:rsid w:val="00112EA4"/>
    <w:rsid w:val="00113206"/>
    <w:rsid w:val="00113BF7"/>
    <w:rsid w:val="00113EE9"/>
    <w:rsid w:val="0011401F"/>
    <w:rsid w:val="00114472"/>
    <w:rsid w:val="00114F38"/>
    <w:rsid w:val="00114FD8"/>
    <w:rsid w:val="00115610"/>
    <w:rsid w:val="00115BB7"/>
    <w:rsid w:val="00117B56"/>
    <w:rsid w:val="001216B1"/>
    <w:rsid w:val="00121DC8"/>
    <w:rsid w:val="001225BE"/>
    <w:rsid w:val="001227AF"/>
    <w:rsid w:val="00123563"/>
    <w:rsid w:val="00123FEF"/>
    <w:rsid w:val="001240D2"/>
    <w:rsid w:val="001241E2"/>
    <w:rsid w:val="00124746"/>
    <w:rsid w:val="00125225"/>
    <w:rsid w:val="00125880"/>
    <w:rsid w:val="001259A9"/>
    <w:rsid w:val="00125D0A"/>
    <w:rsid w:val="00125D79"/>
    <w:rsid w:val="00126E78"/>
    <w:rsid w:val="001278CC"/>
    <w:rsid w:val="00130AB5"/>
    <w:rsid w:val="00130E27"/>
    <w:rsid w:val="00131A9E"/>
    <w:rsid w:val="00132271"/>
    <w:rsid w:val="001328F7"/>
    <w:rsid w:val="001336CA"/>
    <w:rsid w:val="00133A0C"/>
    <w:rsid w:val="00133B50"/>
    <w:rsid w:val="00133DBF"/>
    <w:rsid w:val="0013444C"/>
    <w:rsid w:val="00134D5E"/>
    <w:rsid w:val="00134E45"/>
    <w:rsid w:val="001350F8"/>
    <w:rsid w:val="0013666B"/>
    <w:rsid w:val="001373A4"/>
    <w:rsid w:val="001373F2"/>
    <w:rsid w:val="00137E04"/>
    <w:rsid w:val="001401D2"/>
    <w:rsid w:val="0014047C"/>
    <w:rsid w:val="001412AA"/>
    <w:rsid w:val="0014159D"/>
    <w:rsid w:val="00141A09"/>
    <w:rsid w:val="0014222D"/>
    <w:rsid w:val="0014368A"/>
    <w:rsid w:val="00143818"/>
    <w:rsid w:val="001448DA"/>
    <w:rsid w:val="0014499B"/>
    <w:rsid w:val="0014605E"/>
    <w:rsid w:val="0014633E"/>
    <w:rsid w:val="00147ADD"/>
    <w:rsid w:val="00147AE1"/>
    <w:rsid w:val="001503D7"/>
    <w:rsid w:val="00150852"/>
    <w:rsid w:val="00150D47"/>
    <w:rsid w:val="00151B90"/>
    <w:rsid w:val="001526E9"/>
    <w:rsid w:val="00152747"/>
    <w:rsid w:val="001527FB"/>
    <w:rsid w:val="00152AB6"/>
    <w:rsid w:val="00152C75"/>
    <w:rsid w:val="00153CA1"/>
    <w:rsid w:val="00154025"/>
    <w:rsid w:val="0015488A"/>
    <w:rsid w:val="00154A68"/>
    <w:rsid w:val="00154F49"/>
    <w:rsid w:val="00155A76"/>
    <w:rsid w:val="0015612C"/>
    <w:rsid w:val="00156757"/>
    <w:rsid w:val="00156AA5"/>
    <w:rsid w:val="001601A0"/>
    <w:rsid w:val="0016110A"/>
    <w:rsid w:val="00163590"/>
    <w:rsid w:val="00163A0B"/>
    <w:rsid w:val="00163A36"/>
    <w:rsid w:val="001646F5"/>
    <w:rsid w:val="001652D5"/>
    <w:rsid w:val="001658C7"/>
    <w:rsid w:val="00165BFB"/>
    <w:rsid w:val="00165DAF"/>
    <w:rsid w:val="00165DBB"/>
    <w:rsid w:val="00167641"/>
    <w:rsid w:val="00167848"/>
    <w:rsid w:val="00167AEF"/>
    <w:rsid w:val="0017019E"/>
    <w:rsid w:val="00171025"/>
    <w:rsid w:val="001719D7"/>
    <w:rsid w:val="0017212C"/>
    <w:rsid w:val="001729A2"/>
    <w:rsid w:val="001733AD"/>
    <w:rsid w:val="0017365A"/>
    <w:rsid w:val="00174BAB"/>
    <w:rsid w:val="00175692"/>
    <w:rsid w:val="00175A17"/>
    <w:rsid w:val="001760C6"/>
    <w:rsid w:val="00176F0F"/>
    <w:rsid w:val="00177313"/>
    <w:rsid w:val="001773CF"/>
    <w:rsid w:val="00177B79"/>
    <w:rsid w:val="001800F7"/>
    <w:rsid w:val="00180134"/>
    <w:rsid w:val="001802A8"/>
    <w:rsid w:val="001804A9"/>
    <w:rsid w:val="0018077A"/>
    <w:rsid w:val="0018179F"/>
    <w:rsid w:val="0018186B"/>
    <w:rsid w:val="001819EE"/>
    <w:rsid w:val="00181CC9"/>
    <w:rsid w:val="001822F5"/>
    <w:rsid w:val="001825B9"/>
    <w:rsid w:val="0018278F"/>
    <w:rsid w:val="00182EDE"/>
    <w:rsid w:val="001831C1"/>
    <w:rsid w:val="001836C4"/>
    <w:rsid w:val="00183744"/>
    <w:rsid w:val="001838B2"/>
    <w:rsid w:val="00183C8D"/>
    <w:rsid w:val="00184446"/>
    <w:rsid w:val="00185DC3"/>
    <w:rsid w:val="001861B7"/>
    <w:rsid w:val="001868B1"/>
    <w:rsid w:val="00187573"/>
    <w:rsid w:val="0018786E"/>
    <w:rsid w:val="00187DDC"/>
    <w:rsid w:val="001901B7"/>
    <w:rsid w:val="001909A5"/>
    <w:rsid w:val="00190F6E"/>
    <w:rsid w:val="001915FA"/>
    <w:rsid w:val="00191B68"/>
    <w:rsid w:val="001933F6"/>
    <w:rsid w:val="00194071"/>
    <w:rsid w:val="001941E8"/>
    <w:rsid w:val="00194305"/>
    <w:rsid w:val="001947EC"/>
    <w:rsid w:val="00194DA6"/>
    <w:rsid w:val="001951E0"/>
    <w:rsid w:val="0019539D"/>
    <w:rsid w:val="00195724"/>
    <w:rsid w:val="0019608B"/>
    <w:rsid w:val="00197924"/>
    <w:rsid w:val="00197B3D"/>
    <w:rsid w:val="001A0519"/>
    <w:rsid w:val="001A0D41"/>
    <w:rsid w:val="001A0DAF"/>
    <w:rsid w:val="001A1AEA"/>
    <w:rsid w:val="001A1AF6"/>
    <w:rsid w:val="001A1F24"/>
    <w:rsid w:val="001A230B"/>
    <w:rsid w:val="001A2455"/>
    <w:rsid w:val="001A25E0"/>
    <w:rsid w:val="001A2EDE"/>
    <w:rsid w:val="001A3C0A"/>
    <w:rsid w:val="001A461B"/>
    <w:rsid w:val="001A48C5"/>
    <w:rsid w:val="001A574E"/>
    <w:rsid w:val="001A5A1C"/>
    <w:rsid w:val="001A61FF"/>
    <w:rsid w:val="001A7047"/>
    <w:rsid w:val="001A7676"/>
    <w:rsid w:val="001A7806"/>
    <w:rsid w:val="001A78A1"/>
    <w:rsid w:val="001A79CC"/>
    <w:rsid w:val="001A7D28"/>
    <w:rsid w:val="001B1A04"/>
    <w:rsid w:val="001B1E3D"/>
    <w:rsid w:val="001B28EB"/>
    <w:rsid w:val="001B29FA"/>
    <w:rsid w:val="001B2B05"/>
    <w:rsid w:val="001B378C"/>
    <w:rsid w:val="001B4156"/>
    <w:rsid w:val="001B4BE1"/>
    <w:rsid w:val="001B54F5"/>
    <w:rsid w:val="001B5656"/>
    <w:rsid w:val="001B5A23"/>
    <w:rsid w:val="001B7121"/>
    <w:rsid w:val="001B7580"/>
    <w:rsid w:val="001B7D83"/>
    <w:rsid w:val="001C054B"/>
    <w:rsid w:val="001C0E2B"/>
    <w:rsid w:val="001C0E5A"/>
    <w:rsid w:val="001C15B7"/>
    <w:rsid w:val="001C175F"/>
    <w:rsid w:val="001C18F1"/>
    <w:rsid w:val="001C2A03"/>
    <w:rsid w:val="001C2E29"/>
    <w:rsid w:val="001C388F"/>
    <w:rsid w:val="001C4D24"/>
    <w:rsid w:val="001C6770"/>
    <w:rsid w:val="001C7623"/>
    <w:rsid w:val="001C7940"/>
    <w:rsid w:val="001D066E"/>
    <w:rsid w:val="001D1029"/>
    <w:rsid w:val="001D14A3"/>
    <w:rsid w:val="001D15A3"/>
    <w:rsid w:val="001D2C5D"/>
    <w:rsid w:val="001D309A"/>
    <w:rsid w:val="001D347E"/>
    <w:rsid w:val="001D3785"/>
    <w:rsid w:val="001D3E67"/>
    <w:rsid w:val="001D3F6E"/>
    <w:rsid w:val="001D4206"/>
    <w:rsid w:val="001D4FEF"/>
    <w:rsid w:val="001D5595"/>
    <w:rsid w:val="001D5812"/>
    <w:rsid w:val="001D5875"/>
    <w:rsid w:val="001D5A74"/>
    <w:rsid w:val="001D5DE3"/>
    <w:rsid w:val="001D603C"/>
    <w:rsid w:val="001D68A4"/>
    <w:rsid w:val="001D73D8"/>
    <w:rsid w:val="001D7C70"/>
    <w:rsid w:val="001D7C95"/>
    <w:rsid w:val="001E0059"/>
    <w:rsid w:val="001E02E2"/>
    <w:rsid w:val="001E0826"/>
    <w:rsid w:val="001E112D"/>
    <w:rsid w:val="001E1A58"/>
    <w:rsid w:val="001E1AE0"/>
    <w:rsid w:val="001E28C8"/>
    <w:rsid w:val="001E2CA0"/>
    <w:rsid w:val="001E3827"/>
    <w:rsid w:val="001E3D32"/>
    <w:rsid w:val="001E4740"/>
    <w:rsid w:val="001E4B21"/>
    <w:rsid w:val="001E4F52"/>
    <w:rsid w:val="001E568C"/>
    <w:rsid w:val="001E66D3"/>
    <w:rsid w:val="001E7AB3"/>
    <w:rsid w:val="001E7B5D"/>
    <w:rsid w:val="001F0347"/>
    <w:rsid w:val="001F0F63"/>
    <w:rsid w:val="001F1CB3"/>
    <w:rsid w:val="001F21A8"/>
    <w:rsid w:val="001F269F"/>
    <w:rsid w:val="001F2705"/>
    <w:rsid w:val="001F32E3"/>
    <w:rsid w:val="001F3A3E"/>
    <w:rsid w:val="001F3E43"/>
    <w:rsid w:val="001F3E8B"/>
    <w:rsid w:val="001F41F5"/>
    <w:rsid w:val="001F603A"/>
    <w:rsid w:val="001F653F"/>
    <w:rsid w:val="001F68CA"/>
    <w:rsid w:val="001F694F"/>
    <w:rsid w:val="001F6E55"/>
    <w:rsid w:val="001F6EF9"/>
    <w:rsid w:val="001F7137"/>
    <w:rsid w:val="001F7733"/>
    <w:rsid w:val="001F7C72"/>
    <w:rsid w:val="00200152"/>
    <w:rsid w:val="00200396"/>
    <w:rsid w:val="00200792"/>
    <w:rsid w:val="00200EC2"/>
    <w:rsid w:val="00200F4A"/>
    <w:rsid w:val="00201151"/>
    <w:rsid w:val="0020122F"/>
    <w:rsid w:val="0020188E"/>
    <w:rsid w:val="0020239D"/>
    <w:rsid w:val="0020240B"/>
    <w:rsid w:val="00203312"/>
    <w:rsid w:val="00203A63"/>
    <w:rsid w:val="00203BB6"/>
    <w:rsid w:val="002040F6"/>
    <w:rsid w:val="00204BA7"/>
    <w:rsid w:val="00205654"/>
    <w:rsid w:val="002060DE"/>
    <w:rsid w:val="00206225"/>
    <w:rsid w:val="002065CB"/>
    <w:rsid w:val="0020685B"/>
    <w:rsid w:val="0020689D"/>
    <w:rsid w:val="00206A10"/>
    <w:rsid w:val="00207654"/>
    <w:rsid w:val="0021045C"/>
    <w:rsid w:val="0021066E"/>
    <w:rsid w:val="00210EE7"/>
    <w:rsid w:val="00211579"/>
    <w:rsid w:val="00211BEC"/>
    <w:rsid w:val="00211E14"/>
    <w:rsid w:val="002129F9"/>
    <w:rsid w:val="00212CC3"/>
    <w:rsid w:val="0021331F"/>
    <w:rsid w:val="002139E0"/>
    <w:rsid w:val="00213F97"/>
    <w:rsid w:val="00214438"/>
    <w:rsid w:val="00214442"/>
    <w:rsid w:val="0021459E"/>
    <w:rsid w:val="002146AD"/>
    <w:rsid w:val="00214A23"/>
    <w:rsid w:val="00214CDA"/>
    <w:rsid w:val="00215164"/>
    <w:rsid w:val="002151E1"/>
    <w:rsid w:val="00215482"/>
    <w:rsid w:val="00216980"/>
    <w:rsid w:val="00217D0D"/>
    <w:rsid w:val="00220464"/>
    <w:rsid w:val="00220685"/>
    <w:rsid w:val="002208BA"/>
    <w:rsid w:val="0022213E"/>
    <w:rsid w:val="00222BB6"/>
    <w:rsid w:val="00222BEC"/>
    <w:rsid w:val="0022321D"/>
    <w:rsid w:val="0022361B"/>
    <w:rsid w:val="00223BD6"/>
    <w:rsid w:val="00224525"/>
    <w:rsid w:val="00224814"/>
    <w:rsid w:val="00224D57"/>
    <w:rsid w:val="00224F47"/>
    <w:rsid w:val="00225399"/>
    <w:rsid w:val="002258E5"/>
    <w:rsid w:val="00225927"/>
    <w:rsid w:val="00225D81"/>
    <w:rsid w:val="002275CE"/>
    <w:rsid w:val="002276AF"/>
    <w:rsid w:val="002304EA"/>
    <w:rsid w:val="0023376F"/>
    <w:rsid w:val="00234345"/>
    <w:rsid w:val="00234E59"/>
    <w:rsid w:val="0023594B"/>
    <w:rsid w:val="00235A33"/>
    <w:rsid w:val="002362D1"/>
    <w:rsid w:val="002365F6"/>
    <w:rsid w:val="0023738E"/>
    <w:rsid w:val="00237D6C"/>
    <w:rsid w:val="00237F16"/>
    <w:rsid w:val="00237FCD"/>
    <w:rsid w:val="0024042C"/>
    <w:rsid w:val="00240628"/>
    <w:rsid w:val="00241408"/>
    <w:rsid w:val="00242316"/>
    <w:rsid w:val="00242FA9"/>
    <w:rsid w:val="00243B93"/>
    <w:rsid w:val="00244039"/>
    <w:rsid w:val="0024415C"/>
    <w:rsid w:val="00244B4E"/>
    <w:rsid w:val="00244E1B"/>
    <w:rsid w:val="00245126"/>
    <w:rsid w:val="002451BD"/>
    <w:rsid w:val="00245C9A"/>
    <w:rsid w:val="00245F82"/>
    <w:rsid w:val="00246164"/>
    <w:rsid w:val="0024635C"/>
    <w:rsid w:val="00246839"/>
    <w:rsid w:val="0025077C"/>
    <w:rsid w:val="00250B5A"/>
    <w:rsid w:val="00252D0A"/>
    <w:rsid w:val="00252E48"/>
    <w:rsid w:val="00255037"/>
    <w:rsid w:val="002558E1"/>
    <w:rsid w:val="00255BCC"/>
    <w:rsid w:val="002560EE"/>
    <w:rsid w:val="0025705B"/>
    <w:rsid w:val="002574DA"/>
    <w:rsid w:val="002576D0"/>
    <w:rsid w:val="0025780B"/>
    <w:rsid w:val="0025787D"/>
    <w:rsid w:val="00257C92"/>
    <w:rsid w:val="002602FA"/>
    <w:rsid w:val="00260BB4"/>
    <w:rsid w:val="002616A3"/>
    <w:rsid w:val="002616CC"/>
    <w:rsid w:val="00261ED1"/>
    <w:rsid w:val="002626F1"/>
    <w:rsid w:val="0026295A"/>
    <w:rsid w:val="00262B88"/>
    <w:rsid w:val="00264654"/>
    <w:rsid w:val="00265C6C"/>
    <w:rsid w:val="00266022"/>
    <w:rsid w:val="0026605C"/>
    <w:rsid w:val="0026681F"/>
    <w:rsid w:val="00266CE8"/>
    <w:rsid w:val="002670AB"/>
    <w:rsid w:val="002675A6"/>
    <w:rsid w:val="00267936"/>
    <w:rsid w:val="00267FD9"/>
    <w:rsid w:val="002705A1"/>
    <w:rsid w:val="002708CD"/>
    <w:rsid w:val="00270904"/>
    <w:rsid w:val="002709E8"/>
    <w:rsid w:val="00270B4C"/>
    <w:rsid w:val="00270E76"/>
    <w:rsid w:val="00271076"/>
    <w:rsid w:val="002718DA"/>
    <w:rsid w:val="00271BFD"/>
    <w:rsid w:val="00272834"/>
    <w:rsid w:val="00272D36"/>
    <w:rsid w:val="0027313A"/>
    <w:rsid w:val="002733D7"/>
    <w:rsid w:val="002735E4"/>
    <w:rsid w:val="00274D1B"/>
    <w:rsid w:val="002754A7"/>
    <w:rsid w:val="00275B35"/>
    <w:rsid w:val="00275D05"/>
    <w:rsid w:val="00275E59"/>
    <w:rsid w:val="0027622A"/>
    <w:rsid w:val="00276978"/>
    <w:rsid w:val="00276FDE"/>
    <w:rsid w:val="00277077"/>
    <w:rsid w:val="00277EEC"/>
    <w:rsid w:val="0028003E"/>
    <w:rsid w:val="00280B13"/>
    <w:rsid w:val="00282165"/>
    <w:rsid w:val="00282260"/>
    <w:rsid w:val="00282368"/>
    <w:rsid w:val="002828CB"/>
    <w:rsid w:val="00283224"/>
    <w:rsid w:val="002833A3"/>
    <w:rsid w:val="00283657"/>
    <w:rsid w:val="002839AA"/>
    <w:rsid w:val="002839E9"/>
    <w:rsid w:val="002840B8"/>
    <w:rsid w:val="002844F5"/>
    <w:rsid w:val="0028565D"/>
    <w:rsid w:val="00285EB3"/>
    <w:rsid w:val="00286765"/>
    <w:rsid w:val="00286A71"/>
    <w:rsid w:val="00286BBA"/>
    <w:rsid w:val="00286C4E"/>
    <w:rsid w:val="002874A9"/>
    <w:rsid w:val="00287760"/>
    <w:rsid w:val="00287AA0"/>
    <w:rsid w:val="00287EA0"/>
    <w:rsid w:val="00290D89"/>
    <w:rsid w:val="00291681"/>
    <w:rsid w:val="00292791"/>
    <w:rsid w:val="00293276"/>
    <w:rsid w:val="00293519"/>
    <w:rsid w:val="002939C3"/>
    <w:rsid w:val="00294A4D"/>
    <w:rsid w:val="00295859"/>
    <w:rsid w:val="002958ED"/>
    <w:rsid w:val="00295E25"/>
    <w:rsid w:val="00295EA2"/>
    <w:rsid w:val="00296493"/>
    <w:rsid w:val="0029667D"/>
    <w:rsid w:val="00296713"/>
    <w:rsid w:val="002976B2"/>
    <w:rsid w:val="002A019E"/>
    <w:rsid w:val="002A0500"/>
    <w:rsid w:val="002A05A8"/>
    <w:rsid w:val="002A11F4"/>
    <w:rsid w:val="002A171D"/>
    <w:rsid w:val="002A252B"/>
    <w:rsid w:val="002A2589"/>
    <w:rsid w:val="002A2B57"/>
    <w:rsid w:val="002A2DF7"/>
    <w:rsid w:val="002A2E3B"/>
    <w:rsid w:val="002A2FC1"/>
    <w:rsid w:val="002A35EE"/>
    <w:rsid w:val="002A3AD0"/>
    <w:rsid w:val="002A3C13"/>
    <w:rsid w:val="002A432D"/>
    <w:rsid w:val="002A505A"/>
    <w:rsid w:val="002A52C9"/>
    <w:rsid w:val="002A597C"/>
    <w:rsid w:val="002A5DA6"/>
    <w:rsid w:val="002A5EB8"/>
    <w:rsid w:val="002A6059"/>
    <w:rsid w:val="002A60F2"/>
    <w:rsid w:val="002A6555"/>
    <w:rsid w:val="002A6A38"/>
    <w:rsid w:val="002A6E16"/>
    <w:rsid w:val="002A7A6D"/>
    <w:rsid w:val="002B0431"/>
    <w:rsid w:val="002B0486"/>
    <w:rsid w:val="002B0723"/>
    <w:rsid w:val="002B0D78"/>
    <w:rsid w:val="002B1168"/>
    <w:rsid w:val="002B131B"/>
    <w:rsid w:val="002B1D03"/>
    <w:rsid w:val="002B1F89"/>
    <w:rsid w:val="002B3592"/>
    <w:rsid w:val="002B3599"/>
    <w:rsid w:val="002B3796"/>
    <w:rsid w:val="002B3A48"/>
    <w:rsid w:val="002B470E"/>
    <w:rsid w:val="002B4C87"/>
    <w:rsid w:val="002B5403"/>
    <w:rsid w:val="002B5859"/>
    <w:rsid w:val="002B5D80"/>
    <w:rsid w:val="002B61A3"/>
    <w:rsid w:val="002B6314"/>
    <w:rsid w:val="002B6358"/>
    <w:rsid w:val="002B6850"/>
    <w:rsid w:val="002B6B2B"/>
    <w:rsid w:val="002B6CA9"/>
    <w:rsid w:val="002B75CC"/>
    <w:rsid w:val="002B7789"/>
    <w:rsid w:val="002B7DF2"/>
    <w:rsid w:val="002B7E1A"/>
    <w:rsid w:val="002C02CE"/>
    <w:rsid w:val="002C0924"/>
    <w:rsid w:val="002C0C01"/>
    <w:rsid w:val="002C10D4"/>
    <w:rsid w:val="002C1CE8"/>
    <w:rsid w:val="002C2CF9"/>
    <w:rsid w:val="002C2E4A"/>
    <w:rsid w:val="002C5289"/>
    <w:rsid w:val="002C598A"/>
    <w:rsid w:val="002C6298"/>
    <w:rsid w:val="002C6954"/>
    <w:rsid w:val="002C6A95"/>
    <w:rsid w:val="002C6DD4"/>
    <w:rsid w:val="002C6EDD"/>
    <w:rsid w:val="002C737F"/>
    <w:rsid w:val="002C751C"/>
    <w:rsid w:val="002C79F3"/>
    <w:rsid w:val="002D008C"/>
    <w:rsid w:val="002D0CE2"/>
    <w:rsid w:val="002D0E20"/>
    <w:rsid w:val="002D12E6"/>
    <w:rsid w:val="002D18DB"/>
    <w:rsid w:val="002D19C1"/>
    <w:rsid w:val="002D1A0F"/>
    <w:rsid w:val="002D1CE9"/>
    <w:rsid w:val="002D1E6D"/>
    <w:rsid w:val="002D23EB"/>
    <w:rsid w:val="002D2711"/>
    <w:rsid w:val="002D377F"/>
    <w:rsid w:val="002D45F2"/>
    <w:rsid w:val="002D4764"/>
    <w:rsid w:val="002D4B28"/>
    <w:rsid w:val="002D4CB9"/>
    <w:rsid w:val="002D59CC"/>
    <w:rsid w:val="002D5BBE"/>
    <w:rsid w:val="002D60DA"/>
    <w:rsid w:val="002D63F1"/>
    <w:rsid w:val="002D65ED"/>
    <w:rsid w:val="002D68A2"/>
    <w:rsid w:val="002D6F26"/>
    <w:rsid w:val="002D74D9"/>
    <w:rsid w:val="002E0AE2"/>
    <w:rsid w:val="002E16B2"/>
    <w:rsid w:val="002E1912"/>
    <w:rsid w:val="002E1EBC"/>
    <w:rsid w:val="002E1FA7"/>
    <w:rsid w:val="002E2C73"/>
    <w:rsid w:val="002E2C8E"/>
    <w:rsid w:val="002E3099"/>
    <w:rsid w:val="002E3149"/>
    <w:rsid w:val="002E321E"/>
    <w:rsid w:val="002E419A"/>
    <w:rsid w:val="002E4FDB"/>
    <w:rsid w:val="002E6071"/>
    <w:rsid w:val="002E68E1"/>
    <w:rsid w:val="002E7667"/>
    <w:rsid w:val="002E793E"/>
    <w:rsid w:val="002E7BA2"/>
    <w:rsid w:val="002E7D89"/>
    <w:rsid w:val="002E7FB8"/>
    <w:rsid w:val="002F01BF"/>
    <w:rsid w:val="002F0482"/>
    <w:rsid w:val="002F04EE"/>
    <w:rsid w:val="002F1751"/>
    <w:rsid w:val="002F1799"/>
    <w:rsid w:val="002F1998"/>
    <w:rsid w:val="002F27E2"/>
    <w:rsid w:val="002F27F8"/>
    <w:rsid w:val="002F2A38"/>
    <w:rsid w:val="002F363E"/>
    <w:rsid w:val="002F46C4"/>
    <w:rsid w:val="002F4941"/>
    <w:rsid w:val="002F4FCE"/>
    <w:rsid w:val="002F513E"/>
    <w:rsid w:val="002F6423"/>
    <w:rsid w:val="002F6A30"/>
    <w:rsid w:val="002F7BED"/>
    <w:rsid w:val="002F7CD2"/>
    <w:rsid w:val="002F7D18"/>
    <w:rsid w:val="002F7D39"/>
    <w:rsid w:val="0030053D"/>
    <w:rsid w:val="00300721"/>
    <w:rsid w:val="003014F7"/>
    <w:rsid w:val="0030197F"/>
    <w:rsid w:val="00302DFD"/>
    <w:rsid w:val="00303160"/>
    <w:rsid w:val="003032D9"/>
    <w:rsid w:val="0030379D"/>
    <w:rsid w:val="003038F5"/>
    <w:rsid w:val="00303AA6"/>
    <w:rsid w:val="00303BAA"/>
    <w:rsid w:val="00304261"/>
    <w:rsid w:val="003050E1"/>
    <w:rsid w:val="00305598"/>
    <w:rsid w:val="003058CF"/>
    <w:rsid w:val="003067F7"/>
    <w:rsid w:val="0030686C"/>
    <w:rsid w:val="0030688F"/>
    <w:rsid w:val="00306CB9"/>
    <w:rsid w:val="003074C9"/>
    <w:rsid w:val="00307F0E"/>
    <w:rsid w:val="0031002C"/>
    <w:rsid w:val="0031020E"/>
    <w:rsid w:val="00310A8D"/>
    <w:rsid w:val="00311008"/>
    <w:rsid w:val="003113B4"/>
    <w:rsid w:val="00311519"/>
    <w:rsid w:val="00311EA6"/>
    <w:rsid w:val="003124B0"/>
    <w:rsid w:val="00312681"/>
    <w:rsid w:val="00314026"/>
    <w:rsid w:val="0031431D"/>
    <w:rsid w:val="003153DC"/>
    <w:rsid w:val="003161C2"/>
    <w:rsid w:val="00316851"/>
    <w:rsid w:val="0031699D"/>
    <w:rsid w:val="00316A25"/>
    <w:rsid w:val="00317793"/>
    <w:rsid w:val="003204AD"/>
    <w:rsid w:val="00321189"/>
    <w:rsid w:val="0032150A"/>
    <w:rsid w:val="003219ED"/>
    <w:rsid w:val="00321CEF"/>
    <w:rsid w:val="00323D02"/>
    <w:rsid w:val="003245E6"/>
    <w:rsid w:val="00325A5E"/>
    <w:rsid w:val="00325B32"/>
    <w:rsid w:val="003261A3"/>
    <w:rsid w:val="00327075"/>
    <w:rsid w:val="0032734D"/>
    <w:rsid w:val="00327469"/>
    <w:rsid w:val="0032748F"/>
    <w:rsid w:val="00327D16"/>
    <w:rsid w:val="00331794"/>
    <w:rsid w:val="00331F61"/>
    <w:rsid w:val="00332DA3"/>
    <w:rsid w:val="00333742"/>
    <w:rsid w:val="00333798"/>
    <w:rsid w:val="00333ABC"/>
    <w:rsid w:val="00334EC5"/>
    <w:rsid w:val="00335D55"/>
    <w:rsid w:val="00335E3E"/>
    <w:rsid w:val="00335F7A"/>
    <w:rsid w:val="003369DD"/>
    <w:rsid w:val="00336F74"/>
    <w:rsid w:val="003373FF"/>
    <w:rsid w:val="003400A0"/>
    <w:rsid w:val="0034103B"/>
    <w:rsid w:val="003411A0"/>
    <w:rsid w:val="00342663"/>
    <w:rsid w:val="00343019"/>
    <w:rsid w:val="0034302D"/>
    <w:rsid w:val="00343340"/>
    <w:rsid w:val="00343753"/>
    <w:rsid w:val="00343B68"/>
    <w:rsid w:val="00344338"/>
    <w:rsid w:val="00344990"/>
    <w:rsid w:val="003452DF"/>
    <w:rsid w:val="00347081"/>
    <w:rsid w:val="0034745B"/>
    <w:rsid w:val="003475F4"/>
    <w:rsid w:val="00350530"/>
    <w:rsid w:val="00350EE2"/>
    <w:rsid w:val="00351514"/>
    <w:rsid w:val="00351680"/>
    <w:rsid w:val="003516B3"/>
    <w:rsid w:val="00351880"/>
    <w:rsid w:val="00352DCB"/>
    <w:rsid w:val="00352E2C"/>
    <w:rsid w:val="003534FF"/>
    <w:rsid w:val="003536AF"/>
    <w:rsid w:val="003536D9"/>
    <w:rsid w:val="00353CCF"/>
    <w:rsid w:val="0035401A"/>
    <w:rsid w:val="0035423E"/>
    <w:rsid w:val="00354392"/>
    <w:rsid w:val="003545BD"/>
    <w:rsid w:val="003556DF"/>
    <w:rsid w:val="00355F65"/>
    <w:rsid w:val="00356670"/>
    <w:rsid w:val="003566FB"/>
    <w:rsid w:val="00356794"/>
    <w:rsid w:val="00356D20"/>
    <w:rsid w:val="00357DAF"/>
    <w:rsid w:val="003600A6"/>
    <w:rsid w:val="00360259"/>
    <w:rsid w:val="00361983"/>
    <w:rsid w:val="00361D46"/>
    <w:rsid w:val="0036208D"/>
    <w:rsid w:val="00362B16"/>
    <w:rsid w:val="00363016"/>
    <w:rsid w:val="0036322D"/>
    <w:rsid w:val="00364220"/>
    <w:rsid w:val="00364544"/>
    <w:rsid w:val="003649B0"/>
    <w:rsid w:val="00364E70"/>
    <w:rsid w:val="00365B1E"/>
    <w:rsid w:val="00366C4F"/>
    <w:rsid w:val="00366E2B"/>
    <w:rsid w:val="00366ED9"/>
    <w:rsid w:val="00370395"/>
    <w:rsid w:val="0037075C"/>
    <w:rsid w:val="003707EB"/>
    <w:rsid w:val="003714CE"/>
    <w:rsid w:val="00371B65"/>
    <w:rsid w:val="00372C77"/>
    <w:rsid w:val="00372DE6"/>
    <w:rsid w:val="003730F6"/>
    <w:rsid w:val="00373535"/>
    <w:rsid w:val="00373A7D"/>
    <w:rsid w:val="00373B48"/>
    <w:rsid w:val="003749CC"/>
    <w:rsid w:val="00374CD0"/>
    <w:rsid w:val="00374D9F"/>
    <w:rsid w:val="00374F90"/>
    <w:rsid w:val="0037557D"/>
    <w:rsid w:val="00375E43"/>
    <w:rsid w:val="003764DF"/>
    <w:rsid w:val="00376DB0"/>
    <w:rsid w:val="00377D99"/>
    <w:rsid w:val="00380865"/>
    <w:rsid w:val="00380BCE"/>
    <w:rsid w:val="0038103A"/>
    <w:rsid w:val="003821F8"/>
    <w:rsid w:val="00382A35"/>
    <w:rsid w:val="003834D4"/>
    <w:rsid w:val="0038582A"/>
    <w:rsid w:val="00385F2B"/>
    <w:rsid w:val="0038646A"/>
    <w:rsid w:val="00386BB2"/>
    <w:rsid w:val="00387198"/>
    <w:rsid w:val="00387752"/>
    <w:rsid w:val="00387DAE"/>
    <w:rsid w:val="00387E3E"/>
    <w:rsid w:val="003900F8"/>
    <w:rsid w:val="0039038B"/>
    <w:rsid w:val="003906D2"/>
    <w:rsid w:val="00390A2C"/>
    <w:rsid w:val="00391407"/>
    <w:rsid w:val="00391ED9"/>
    <w:rsid w:val="00392507"/>
    <w:rsid w:val="003925FB"/>
    <w:rsid w:val="003928EB"/>
    <w:rsid w:val="00392A63"/>
    <w:rsid w:val="00392BEC"/>
    <w:rsid w:val="0039302C"/>
    <w:rsid w:val="00393E85"/>
    <w:rsid w:val="003942FA"/>
    <w:rsid w:val="003949A2"/>
    <w:rsid w:val="00395E46"/>
    <w:rsid w:val="00396FE6"/>
    <w:rsid w:val="0039737B"/>
    <w:rsid w:val="00397976"/>
    <w:rsid w:val="003A008B"/>
    <w:rsid w:val="003A0C26"/>
    <w:rsid w:val="003A109E"/>
    <w:rsid w:val="003A1494"/>
    <w:rsid w:val="003A1634"/>
    <w:rsid w:val="003A1E1C"/>
    <w:rsid w:val="003A2354"/>
    <w:rsid w:val="003A33C2"/>
    <w:rsid w:val="003A3AF5"/>
    <w:rsid w:val="003A3C78"/>
    <w:rsid w:val="003A4B49"/>
    <w:rsid w:val="003A5930"/>
    <w:rsid w:val="003A5A5F"/>
    <w:rsid w:val="003A604D"/>
    <w:rsid w:val="003A6202"/>
    <w:rsid w:val="003A64B7"/>
    <w:rsid w:val="003A64C2"/>
    <w:rsid w:val="003A687D"/>
    <w:rsid w:val="003A6CA4"/>
    <w:rsid w:val="003A7540"/>
    <w:rsid w:val="003A77E5"/>
    <w:rsid w:val="003B05DB"/>
    <w:rsid w:val="003B0C0C"/>
    <w:rsid w:val="003B0FC8"/>
    <w:rsid w:val="003B2039"/>
    <w:rsid w:val="003B298F"/>
    <w:rsid w:val="003B2CE4"/>
    <w:rsid w:val="003B4C44"/>
    <w:rsid w:val="003B4D38"/>
    <w:rsid w:val="003B55D8"/>
    <w:rsid w:val="003B57EE"/>
    <w:rsid w:val="003B5D05"/>
    <w:rsid w:val="003B6133"/>
    <w:rsid w:val="003B668C"/>
    <w:rsid w:val="003B6B40"/>
    <w:rsid w:val="003B6F68"/>
    <w:rsid w:val="003B6FA6"/>
    <w:rsid w:val="003B715A"/>
    <w:rsid w:val="003B718D"/>
    <w:rsid w:val="003B7AEB"/>
    <w:rsid w:val="003C0398"/>
    <w:rsid w:val="003C09CF"/>
    <w:rsid w:val="003C0FB2"/>
    <w:rsid w:val="003C166D"/>
    <w:rsid w:val="003C2E42"/>
    <w:rsid w:val="003C2EC7"/>
    <w:rsid w:val="003C3F42"/>
    <w:rsid w:val="003C450E"/>
    <w:rsid w:val="003C45F0"/>
    <w:rsid w:val="003C60B0"/>
    <w:rsid w:val="003C7123"/>
    <w:rsid w:val="003D03D4"/>
    <w:rsid w:val="003D042A"/>
    <w:rsid w:val="003D168B"/>
    <w:rsid w:val="003D174F"/>
    <w:rsid w:val="003D2570"/>
    <w:rsid w:val="003D3483"/>
    <w:rsid w:val="003D3FAB"/>
    <w:rsid w:val="003D4C9F"/>
    <w:rsid w:val="003D5CF0"/>
    <w:rsid w:val="003D6118"/>
    <w:rsid w:val="003D61FF"/>
    <w:rsid w:val="003D685B"/>
    <w:rsid w:val="003E0013"/>
    <w:rsid w:val="003E020A"/>
    <w:rsid w:val="003E05DD"/>
    <w:rsid w:val="003E05F6"/>
    <w:rsid w:val="003E0CF3"/>
    <w:rsid w:val="003E1024"/>
    <w:rsid w:val="003E1160"/>
    <w:rsid w:val="003E123A"/>
    <w:rsid w:val="003E1645"/>
    <w:rsid w:val="003E23B1"/>
    <w:rsid w:val="003E3431"/>
    <w:rsid w:val="003E3B3F"/>
    <w:rsid w:val="003E3E61"/>
    <w:rsid w:val="003E3E76"/>
    <w:rsid w:val="003E40A5"/>
    <w:rsid w:val="003E473E"/>
    <w:rsid w:val="003E4900"/>
    <w:rsid w:val="003E53BB"/>
    <w:rsid w:val="003E5513"/>
    <w:rsid w:val="003E5B8D"/>
    <w:rsid w:val="003E5C7E"/>
    <w:rsid w:val="003E5D5A"/>
    <w:rsid w:val="003E5E44"/>
    <w:rsid w:val="003E61F7"/>
    <w:rsid w:val="003E66FE"/>
    <w:rsid w:val="003E6BAA"/>
    <w:rsid w:val="003E6E61"/>
    <w:rsid w:val="003E73B4"/>
    <w:rsid w:val="003E7462"/>
    <w:rsid w:val="003F07D3"/>
    <w:rsid w:val="003F1B57"/>
    <w:rsid w:val="003F20E0"/>
    <w:rsid w:val="003F3302"/>
    <w:rsid w:val="003F3316"/>
    <w:rsid w:val="003F522A"/>
    <w:rsid w:val="003F588B"/>
    <w:rsid w:val="003F637D"/>
    <w:rsid w:val="003F71EA"/>
    <w:rsid w:val="003F7C5B"/>
    <w:rsid w:val="004000F1"/>
    <w:rsid w:val="00401476"/>
    <w:rsid w:val="004025B5"/>
    <w:rsid w:val="00402B73"/>
    <w:rsid w:val="00402E0A"/>
    <w:rsid w:val="00403548"/>
    <w:rsid w:val="00403B87"/>
    <w:rsid w:val="00403BCC"/>
    <w:rsid w:val="004040C6"/>
    <w:rsid w:val="0040424C"/>
    <w:rsid w:val="004049ED"/>
    <w:rsid w:val="0040533D"/>
    <w:rsid w:val="00405996"/>
    <w:rsid w:val="004068DB"/>
    <w:rsid w:val="004069A2"/>
    <w:rsid w:val="00407D35"/>
    <w:rsid w:val="0041015D"/>
    <w:rsid w:val="0041021D"/>
    <w:rsid w:val="0041075D"/>
    <w:rsid w:val="00410B48"/>
    <w:rsid w:val="00410C72"/>
    <w:rsid w:val="00410D73"/>
    <w:rsid w:val="00411634"/>
    <w:rsid w:val="00412E45"/>
    <w:rsid w:val="0041307D"/>
    <w:rsid w:val="00414398"/>
    <w:rsid w:val="00414F0F"/>
    <w:rsid w:val="00415486"/>
    <w:rsid w:val="004165B4"/>
    <w:rsid w:val="00416EA1"/>
    <w:rsid w:val="00417502"/>
    <w:rsid w:val="004206FD"/>
    <w:rsid w:val="0042096C"/>
    <w:rsid w:val="00420AEF"/>
    <w:rsid w:val="004219D6"/>
    <w:rsid w:val="00421F2D"/>
    <w:rsid w:val="0042343D"/>
    <w:rsid w:val="0042372C"/>
    <w:rsid w:val="00423951"/>
    <w:rsid w:val="00423A1A"/>
    <w:rsid w:val="004242CE"/>
    <w:rsid w:val="004243DE"/>
    <w:rsid w:val="004244D4"/>
    <w:rsid w:val="00424535"/>
    <w:rsid w:val="00424959"/>
    <w:rsid w:val="00424F75"/>
    <w:rsid w:val="0042502B"/>
    <w:rsid w:val="00425DAA"/>
    <w:rsid w:val="00426AF7"/>
    <w:rsid w:val="004273D9"/>
    <w:rsid w:val="00427A24"/>
    <w:rsid w:val="00430037"/>
    <w:rsid w:val="004302A6"/>
    <w:rsid w:val="00430853"/>
    <w:rsid w:val="00431142"/>
    <w:rsid w:val="004315CC"/>
    <w:rsid w:val="00431A3D"/>
    <w:rsid w:val="00431B04"/>
    <w:rsid w:val="00431E20"/>
    <w:rsid w:val="00431FB8"/>
    <w:rsid w:val="00432513"/>
    <w:rsid w:val="00432528"/>
    <w:rsid w:val="00432656"/>
    <w:rsid w:val="004327C5"/>
    <w:rsid w:val="00432801"/>
    <w:rsid w:val="004328D3"/>
    <w:rsid w:val="004329F7"/>
    <w:rsid w:val="004330EB"/>
    <w:rsid w:val="0043354E"/>
    <w:rsid w:val="004348CC"/>
    <w:rsid w:val="00434A0C"/>
    <w:rsid w:val="00434DE1"/>
    <w:rsid w:val="00435198"/>
    <w:rsid w:val="00436FFC"/>
    <w:rsid w:val="00440024"/>
    <w:rsid w:val="004403C8"/>
    <w:rsid w:val="004409EB"/>
    <w:rsid w:val="00440ABB"/>
    <w:rsid w:val="00440C97"/>
    <w:rsid w:val="00440E82"/>
    <w:rsid w:val="004414CD"/>
    <w:rsid w:val="00441CC5"/>
    <w:rsid w:val="00442559"/>
    <w:rsid w:val="00443042"/>
    <w:rsid w:val="00445580"/>
    <w:rsid w:val="0044579C"/>
    <w:rsid w:val="0044591E"/>
    <w:rsid w:val="0044594B"/>
    <w:rsid w:val="00446743"/>
    <w:rsid w:val="0044677C"/>
    <w:rsid w:val="004467C4"/>
    <w:rsid w:val="00446C69"/>
    <w:rsid w:val="00447A8B"/>
    <w:rsid w:val="00447C1C"/>
    <w:rsid w:val="00447D58"/>
    <w:rsid w:val="00451D33"/>
    <w:rsid w:val="00451FC2"/>
    <w:rsid w:val="00452D82"/>
    <w:rsid w:val="00452EBC"/>
    <w:rsid w:val="004531EC"/>
    <w:rsid w:val="00454275"/>
    <w:rsid w:val="00454305"/>
    <w:rsid w:val="0045434E"/>
    <w:rsid w:val="004543A7"/>
    <w:rsid w:val="00454671"/>
    <w:rsid w:val="00454C8E"/>
    <w:rsid w:val="00455C90"/>
    <w:rsid w:val="00455E6A"/>
    <w:rsid w:val="004566E5"/>
    <w:rsid w:val="00456772"/>
    <w:rsid w:val="00456F83"/>
    <w:rsid w:val="00457CDC"/>
    <w:rsid w:val="00460888"/>
    <w:rsid w:val="00461E00"/>
    <w:rsid w:val="004625D3"/>
    <w:rsid w:val="00462A26"/>
    <w:rsid w:val="00463DE1"/>
    <w:rsid w:val="00463F14"/>
    <w:rsid w:val="0046424E"/>
    <w:rsid w:val="00464A39"/>
    <w:rsid w:val="00465058"/>
    <w:rsid w:val="00465124"/>
    <w:rsid w:val="004652D6"/>
    <w:rsid w:val="004656DD"/>
    <w:rsid w:val="00466006"/>
    <w:rsid w:val="0046604C"/>
    <w:rsid w:val="004660A6"/>
    <w:rsid w:val="0046684A"/>
    <w:rsid w:val="00466A84"/>
    <w:rsid w:val="00466FEC"/>
    <w:rsid w:val="0046713E"/>
    <w:rsid w:val="0047032F"/>
    <w:rsid w:val="00470EB3"/>
    <w:rsid w:val="00471C24"/>
    <w:rsid w:val="004726B3"/>
    <w:rsid w:val="00473143"/>
    <w:rsid w:val="00474BB2"/>
    <w:rsid w:val="00475721"/>
    <w:rsid w:val="00476245"/>
    <w:rsid w:val="004766C2"/>
    <w:rsid w:val="00480446"/>
    <w:rsid w:val="00480461"/>
    <w:rsid w:val="0048157E"/>
    <w:rsid w:val="00481B2D"/>
    <w:rsid w:val="00482505"/>
    <w:rsid w:val="00482B45"/>
    <w:rsid w:val="0048347B"/>
    <w:rsid w:val="00483DD8"/>
    <w:rsid w:val="00483FE7"/>
    <w:rsid w:val="0048429F"/>
    <w:rsid w:val="00484707"/>
    <w:rsid w:val="00484830"/>
    <w:rsid w:val="00485078"/>
    <w:rsid w:val="00486019"/>
    <w:rsid w:val="00486914"/>
    <w:rsid w:val="0048760F"/>
    <w:rsid w:val="00490293"/>
    <w:rsid w:val="00490E8D"/>
    <w:rsid w:val="004919B8"/>
    <w:rsid w:val="004927D4"/>
    <w:rsid w:val="0049281A"/>
    <w:rsid w:val="0049290B"/>
    <w:rsid w:val="00492D45"/>
    <w:rsid w:val="00492D54"/>
    <w:rsid w:val="0049304B"/>
    <w:rsid w:val="00493664"/>
    <w:rsid w:val="00493CD1"/>
    <w:rsid w:val="004944DA"/>
    <w:rsid w:val="00495296"/>
    <w:rsid w:val="004953EF"/>
    <w:rsid w:val="00495DBC"/>
    <w:rsid w:val="00496C40"/>
    <w:rsid w:val="00496CD5"/>
    <w:rsid w:val="00496D41"/>
    <w:rsid w:val="00496EDB"/>
    <w:rsid w:val="00497154"/>
    <w:rsid w:val="00497576"/>
    <w:rsid w:val="0049798A"/>
    <w:rsid w:val="004A0688"/>
    <w:rsid w:val="004A2036"/>
    <w:rsid w:val="004A20F9"/>
    <w:rsid w:val="004A2646"/>
    <w:rsid w:val="004A2975"/>
    <w:rsid w:val="004A30E1"/>
    <w:rsid w:val="004A316B"/>
    <w:rsid w:val="004A36FB"/>
    <w:rsid w:val="004A4531"/>
    <w:rsid w:val="004A4ED1"/>
    <w:rsid w:val="004A58CD"/>
    <w:rsid w:val="004A5AA2"/>
    <w:rsid w:val="004A5C9D"/>
    <w:rsid w:val="004A5DF8"/>
    <w:rsid w:val="004A6F26"/>
    <w:rsid w:val="004A75AE"/>
    <w:rsid w:val="004A7920"/>
    <w:rsid w:val="004A798B"/>
    <w:rsid w:val="004B0A5B"/>
    <w:rsid w:val="004B0C6F"/>
    <w:rsid w:val="004B1366"/>
    <w:rsid w:val="004B155E"/>
    <w:rsid w:val="004B1894"/>
    <w:rsid w:val="004B19BE"/>
    <w:rsid w:val="004B2CDE"/>
    <w:rsid w:val="004B2E0A"/>
    <w:rsid w:val="004B2E80"/>
    <w:rsid w:val="004B30B8"/>
    <w:rsid w:val="004B342D"/>
    <w:rsid w:val="004B34F9"/>
    <w:rsid w:val="004B3ECE"/>
    <w:rsid w:val="004B540F"/>
    <w:rsid w:val="004B6064"/>
    <w:rsid w:val="004B6C66"/>
    <w:rsid w:val="004B6E8E"/>
    <w:rsid w:val="004B791B"/>
    <w:rsid w:val="004B7937"/>
    <w:rsid w:val="004B7B39"/>
    <w:rsid w:val="004B7BB3"/>
    <w:rsid w:val="004C015F"/>
    <w:rsid w:val="004C026E"/>
    <w:rsid w:val="004C069F"/>
    <w:rsid w:val="004C1677"/>
    <w:rsid w:val="004C1B48"/>
    <w:rsid w:val="004C1F81"/>
    <w:rsid w:val="004C262A"/>
    <w:rsid w:val="004C3035"/>
    <w:rsid w:val="004C367D"/>
    <w:rsid w:val="004C44F5"/>
    <w:rsid w:val="004C462C"/>
    <w:rsid w:val="004C4BF8"/>
    <w:rsid w:val="004C5250"/>
    <w:rsid w:val="004C5BB9"/>
    <w:rsid w:val="004C5C71"/>
    <w:rsid w:val="004C66B7"/>
    <w:rsid w:val="004C6A36"/>
    <w:rsid w:val="004C6C9B"/>
    <w:rsid w:val="004C6D5F"/>
    <w:rsid w:val="004C7307"/>
    <w:rsid w:val="004C7696"/>
    <w:rsid w:val="004C7BAA"/>
    <w:rsid w:val="004D0161"/>
    <w:rsid w:val="004D01CC"/>
    <w:rsid w:val="004D0BEE"/>
    <w:rsid w:val="004D166B"/>
    <w:rsid w:val="004D30F8"/>
    <w:rsid w:val="004D32AC"/>
    <w:rsid w:val="004D33D3"/>
    <w:rsid w:val="004D3F0A"/>
    <w:rsid w:val="004D4D48"/>
    <w:rsid w:val="004D4DA7"/>
    <w:rsid w:val="004D5CB4"/>
    <w:rsid w:val="004D6508"/>
    <w:rsid w:val="004D688B"/>
    <w:rsid w:val="004D6AAD"/>
    <w:rsid w:val="004D75A0"/>
    <w:rsid w:val="004D76A9"/>
    <w:rsid w:val="004D7CEF"/>
    <w:rsid w:val="004D7EB5"/>
    <w:rsid w:val="004E08CB"/>
    <w:rsid w:val="004E0CFD"/>
    <w:rsid w:val="004E1148"/>
    <w:rsid w:val="004E18E5"/>
    <w:rsid w:val="004E1993"/>
    <w:rsid w:val="004E1CEB"/>
    <w:rsid w:val="004E31A1"/>
    <w:rsid w:val="004E3D90"/>
    <w:rsid w:val="004E3E2E"/>
    <w:rsid w:val="004E4388"/>
    <w:rsid w:val="004E4EE5"/>
    <w:rsid w:val="004E52DD"/>
    <w:rsid w:val="004E56EB"/>
    <w:rsid w:val="004E79E7"/>
    <w:rsid w:val="004F00BB"/>
    <w:rsid w:val="004F0768"/>
    <w:rsid w:val="004F0ACA"/>
    <w:rsid w:val="004F13FF"/>
    <w:rsid w:val="004F25F6"/>
    <w:rsid w:val="004F37EF"/>
    <w:rsid w:val="004F3B4B"/>
    <w:rsid w:val="004F4BC8"/>
    <w:rsid w:val="004F5560"/>
    <w:rsid w:val="004F5868"/>
    <w:rsid w:val="004F5927"/>
    <w:rsid w:val="004F5D32"/>
    <w:rsid w:val="004F5D95"/>
    <w:rsid w:val="004F5DCB"/>
    <w:rsid w:val="0050027C"/>
    <w:rsid w:val="00500932"/>
    <w:rsid w:val="00500F59"/>
    <w:rsid w:val="0050105A"/>
    <w:rsid w:val="00501128"/>
    <w:rsid w:val="00501293"/>
    <w:rsid w:val="0050149E"/>
    <w:rsid w:val="005024D9"/>
    <w:rsid w:val="005036B2"/>
    <w:rsid w:val="005039A2"/>
    <w:rsid w:val="00503B6A"/>
    <w:rsid w:val="005044F7"/>
    <w:rsid w:val="0050451B"/>
    <w:rsid w:val="0050471B"/>
    <w:rsid w:val="00504820"/>
    <w:rsid w:val="00505985"/>
    <w:rsid w:val="00505DF4"/>
    <w:rsid w:val="00505E50"/>
    <w:rsid w:val="005063D8"/>
    <w:rsid w:val="005070C1"/>
    <w:rsid w:val="00507632"/>
    <w:rsid w:val="00507C44"/>
    <w:rsid w:val="00507DE9"/>
    <w:rsid w:val="0051028A"/>
    <w:rsid w:val="0051076B"/>
    <w:rsid w:val="0051093C"/>
    <w:rsid w:val="005120D2"/>
    <w:rsid w:val="00512232"/>
    <w:rsid w:val="00512A27"/>
    <w:rsid w:val="00513C80"/>
    <w:rsid w:val="00513EB8"/>
    <w:rsid w:val="00514670"/>
    <w:rsid w:val="00514721"/>
    <w:rsid w:val="00514EB9"/>
    <w:rsid w:val="00514F32"/>
    <w:rsid w:val="00515E5B"/>
    <w:rsid w:val="00516463"/>
    <w:rsid w:val="00520789"/>
    <w:rsid w:val="00520904"/>
    <w:rsid w:val="0052095D"/>
    <w:rsid w:val="00520A15"/>
    <w:rsid w:val="0052153A"/>
    <w:rsid w:val="00521610"/>
    <w:rsid w:val="005223C0"/>
    <w:rsid w:val="00522481"/>
    <w:rsid w:val="00522882"/>
    <w:rsid w:val="00522A07"/>
    <w:rsid w:val="00522E50"/>
    <w:rsid w:val="005231CA"/>
    <w:rsid w:val="00523AD9"/>
    <w:rsid w:val="0052401E"/>
    <w:rsid w:val="00524265"/>
    <w:rsid w:val="00524321"/>
    <w:rsid w:val="005247DC"/>
    <w:rsid w:val="00524A1C"/>
    <w:rsid w:val="0052539F"/>
    <w:rsid w:val="00525B71"/>
    <w:rsid w:val="00526CA0"/>
    <w:rsid w:val="00526DF7"/>
    <w:rsid w:val="005271BF"/>
    <w:rsid w:val="00527361"/>
    <w:rsid w:val="005275D7"/>
    <w:rsid w:val="0052777F"/>
    <w:rsid w:val="00527AC6"/>
    <w:rsid w:val="00527E4B"/>
    <w:rsid w:val="00527E59"/>
    <w:rsid w:val="005302FE"/>
    <w:rsid w:val="005304B3"/>
    <w:rsid w:val="00530A6A"/>
    <w:rsid w:val="00530F22"/>
    <w:rsid w:val="005311E0"/>
    <w:rsid w:val="00531C9F"/>
    <w:rsid w:val="00531D18"/>
    <w:rsid w:val="0053321E"/>
    <w:rsid w:val="00533232"/>
    <w:rsid w:val="0053332D"/>
    <w:rsid w:val="005338C1"/>
    <w:rsid w:val="00533BF5"/>
    <w:rsid w:val="00534676"/>
    <w:rsid w:val="005352CD"/>
    <w:rsid w:val="0053566A"/>
    <w:rsid w:val="00535B16"/>
    <w:rsid w:val="00535F14"/>
    <w:rsid w:val="0053621E"/>
    <w:rsid w:val="0053635E"/>
    <w:rsid w:val="00537294"/>
    <w:rsid w:val="0054097F"/>
    <w:rsid w:val="00540B62"/>
    <w:rsid w:val="00540DB1"/>
    <w:rsid w:val="00540EB4"/>
    <w:rsid w:val="00540F0A"/>
    <w:rsid w:val="00541247"/>
    <w:rsid w:val="005421B6"/>
    <w:rsid w:val="0054233A"/>
    <w:rsid w:val="00542555"/>
    <w:rsid w:val="005426CD"/>
    <w:rsid w:val="005429A0"/>
    <w:rsid w:val="00542CC3"/>
    <w:rsid w:val="00544C00"/>
    <w:rsid w:val="00544C89"/>
    <w:rsid w:val="005450CB"/>
    <w:rsid w:val="005450D0"/>
    <w:rsid w:val="00545437"/>
    <w:rsid w:val="005456B8"/>
    <w:rsid w:val="005464E5"/>
    <w:rsid w:val="0054658E"/>
    <w:rsid w:val="005467CB"/>
    <w:rsid w:val="00547313"/>
    <w:rsid w:val="005477D7"/>
    <w:rsid w:val="0054797A"/>
    <w:rsid w:val="00547E25"/>
    <w:rsid w:val="005507F4"/>
    <w:rsid w:val="005511C7"/>
    <w:rsid w:val="0055211A"/>
    <w:rsid w:val="00552A2A"/>
    <w:rsid w:val="00552DA8"/>
    <w:rsid w:val="00553254"/>
    <w:rsid w:val="00553EBD"/>
    <w:rsid w:val="005541AB"/>
    <w:rsid w:val="005544C4"/>
    <w:rsid w:val="00554944"/>
    <w:rsid w:val="00554DED"/>
    <w:rsid w:val="005554E7"/>
    <w:rsid w:val="005557AA"/>
    <w:rsid w:val="0055632C"/>
    <w:rsid w:val="00556859"/>
    <w:rsid w:val="00556B82"/>
    <w:rsid w:val="00556C76"/>
    <w:rsid w:val="00557378"/>
    <w:rsid w:val="005578EB"/>
    <w:rsid w:val="00557C6E"/>
    <w:rsid w:val="00560CDE"/>
    <w:rsid w:val="005617EA"/>
    <w:rsid w:val="0056183D"/>
    <w:rsid w:val="00561AA3"/>
    <w:rsid w:val="00561DBE"/>
    <w:rsid w:val="0056248A"/>
    <w:rsid w:val="00562703"/>
    <w:rsid w:val="00562CC3"/>
    <w:rsid w:val="00562F3C"/>
    <w:rsid w:val="00563064"/>
    <w:rsid w:val="005637E2"/>
    <w:rsid w:val="00564579"/>
    <w:rsid w:val="0056487E"/>
    <w:rsid w:val="005648B7"/>
    <w:rsid w:val="00564F49"/>
    <w:rsid w:val="00565C56"/>
    <w:rsid w:val="00565C83"/>
    <w:rsid w:val="00565DCA"/>
    <w:rsid w:val="00566013"/>
    <w:rsid w:val="005675C0"/>
    <w:rsid w:val="00567D95"/>
    <w:rsid w:val="005707CF"/>
    <w:rsid w:val="00570AFD"/>
    <w:rsid w:val="0057146D"/>
    <w:rsid w:val="0057150D"/>
    <w:rsid w:val="00571AD4"/>
    <w:rsid w:val="00571E54"/>
    <w:rsid w:val="005720E9"/>
    <w:rsid w:val="005722DE"/>
    <w:rsid w:val="00572710"/>
    <w:rsid w:val="0057294F"/>
    <w:rsid w:val="00572B0E"/>
    <w:rsid w:val="00572CD7"/>
    <w:rsid w:val="00572EE9"/>
    <w:rsid w:val="0057336A"/>
    <w:rsid w:val="0057393D"/>
    <w:rsid w:val="00574206"/>
    <w:rsid w:val="00574DD1"/>
    <w:rsid w:val="005757CC"/>
    <w:rsid w:val="0057592D"/>
    <w:rsid w:val="005768D1"/>
    <w:rsid w:val="005768EE"/>
    <w:rsid w:val="00580309"/>
    <w:rsid w:val="00580B58"/>
    <w:rsid w:val="00580BD4"/>
    <w:rsid w:val="0058180C"/>
    <w:rsid w:val="00581EDB"/>
    <w:rsid w:val="00582001"/>
    <w:rsid w:val="005839E4"/>
    <w:rsid w:val="00583B8F"/>
    <w:rsid w:val="00583C93"/>
    <w:rsid w:val="005841B2"/>
    <w:rsid w:val="0058507F"/>
    <w:rsid w:val="0058535B"/>
    <w:rsid w:val="00585DC5"/>
    <w:rsid w:val="00586382"/>
    <w:rsid w:val="005867D0"/>
    <w:rsid w:val="005869EC"/>
    <w:rsid w:val="005870C2"/>
    <w:rsid w:val="005871C4"/>
    <w:rsid w:val="0058748A"/>
    <w:rsid w:val="005900C4"/>
    <w:rsid w:val="00590608"/>
    <w:rsid w:val="00590BB6"/>
    <w:rsid w:val="00591100"/>
    <w:rsid w:val="005935ED"/>
    <w:rsid w:val="005939AF"/>
    <w:rsid w:val="00594062"/>
    <w:rsid w:val="00594268"/>
    <w:rsid w:val="00594910"/>
    <w:rsid w:val="00595408"/>
    <w:rsid w:val="005961FA"/>
    <w:rsid w:val="0059640B"/>
    <w:rsid w:val="00596880"/>
    <w:rsid w:val="0059771D"/>
    <w:rsid w:val="00597FD0"/>
    <w:rsid w:val="005A021B"/>
    <w:rsid w:val="005A0551"/>
    <w:rsid w:val="005A08F5"/>
    <w:rsid w:val="005A0E94"/>
    <w:rsid w:val="005A19DB"/>
    <w:rsid w:val="005A1D19"/>
    <w:rsid w:val="005A1D99"/>
    <w:rsid w:val="005A1EEB"/>
    <w:rsid w:val="005A2EE4"/>
    <w:rsid w:val="005A326F"/>
    <w:rsid w:val="005A3637"/>
    <w:rsid w:val="005A392C"/>
    <w:rsid w:val="005A3B53"/>
    <w:rsid w:val="005A3DEA"/>
    <w:rsid w:val="005A443F"/>
    <w:rsid w:val="005A4ED4"/>
    <w:rsid w:val="005A50FA"/>
    <w:rsid w:val="005A55B6"/>
    <w:rsid w:val="005A6216"/>
    <w:rsid w:val="005A7985"/>
    <w:rsid w:val="005B0074"/>
    <w:rsid w:val="005B0FA6"/>
    <w:rsid w:val="005B1D66"/>
    <w:rsid w:val="005B2655"/>
    <w:rsid w:val="005B2A2C"/>
    <w:rsid w:val="005B2E5D"/>
    <w:rsid w:val="005B3268"/>
    <w:rsid w:val="005B3297"/>
    <w:rsid w:val="005B3344"/>
    <w:rsid w:val="005B395A"/>
    <w:rsid w:val="005B41F6"/>
    <w:rsid w:val="005B4A15"/>
    <w:rsid w:val="005B4BAC"/>
    <w:rsid w:val="005B55B0"/>
    <w:rsid w:val="005B55FB"/>
    <w:rsid w:val="005B612F"/>
    <w:rsid w:val="005B67AE"/>
    <w:rsid w:val="005B72FA"/>
    <w:rsid w:val="005B780B"/>
    <w:rsid w:val="005B79DB"/>
    <w:rsid w:val="005B7C22"/>
    <w:rsid w:val="005C0422"/>
    <w:rsid w:val="005C0954"/>
    <w:rsid w:val="005C0C4A"/>
    <w:rsid w:val="005C0E36"/>
    <w:rsid w:val="005C0E8B"/>
    <w:rsid w:val="005C2972"/>
    <w:rsid w:val="005C2CE2"/>
    <w:rsid w:val="005C3A38"/>
    <w:rsid w:val="005C4677"/>
    <w:rsid w:val="005C47CA"/>
    <w:rsid w:val="005C5333"/>
    <w:rsid w:val="005C641C"/>
    <w:rsid w:val="005C69FC"/>
    <w:rsid w:val="005C6A73"/>
    <w:rsid w:val="005C7572"/>
    <w:rsid w:val="005C779A"/>
    <w:rsid w:val="005C7C89"/>
    <w:rsid w:val="005D016A"/>
    <w:rsid w:val="005D05FE"/>
    <w:rsid w:val="005D087D"/>
    <w:rsid w:val="005D2CDB"/>
    <w:rsid w:val="005D344C"/>
    <w:rsid w:val="005D3537"/>
    <w:rsid w:val="005D39CE"/>
    <w:rsid w:val="005D43DE"/>
    <w:rsid w:val="005D4782"/>
    <w:rsid w:val="005D4B63"/>
    <w:rsid w:val="005D5417"/>
    <w:rsid w:val="005D5D86"/>
    <w:rsid w:val="005D6661"/>
    <w:rsid w:val="005D69B2"/>
    <w:rsid w:val="005D6A70"/>
    <w:rsid w:val="005E0574"/>
    <w:rsid w:val="005E0689"/>
    <w:rsid w:val="005E1728"/>
    <w:rsid w:val="005E1D69"/>
    <w:rsid w:val="005E213B"/>
    <w:rsid w:val="005E28CE"/>
    <w:rsid w:val="005E2F63"/>
    <w:rsid w:val="005E3088"/>
    <w:rsid w:val="005E4859"/>
    <w:rsid w:val="005E4AAE"/>
    <w:rsid w:val="005E5995"/>
    <w:rsid w:val="005E5EF7"/>
    <w:rsid w:val="005E600F"/>
    <w:rsid w:val="005E6057"/>
    <w:rsid w:val="005E60F5"/>
    <w:rsid w:val="005E6D53"/>
    <w:rsid w:val="005E7191"/>
    <w:rsid w:val="005E73A8"/>
    <w:rsid w:val="005E7C60"/>
    <w:rsid w:val="005F083B"/>
    <w:rsid w:val="005F0F85"/>
    <w:rsid w:val="005F13FC"/>
    <w:rsid w:val="005F1684"/>
    <w:rsid w:val="005F168E"/>
    <w:rsid w:val="005F16B6"/>
    <w:rsid w:val="005F1954"/>
    <w:rsid w:val="005F24E7"/>
    <w:rsid w:val="005F2FF5"/>
    <w:rsid w:val="005F341E"/>
    <w:rsid w:val="005F3434"/>
    <w:rsid w:val="005F3A7A"/>
    <w:rsid w:val="005F4547"/>
    <w:rsid w:val="005F4DA7"/>
    <w:rsid w:val="005F523E"/>
    <w:rsid w:val="005F5DE1"/>
    <w:rsid w:val="005F632A"/>
    <w:rsid w:val="005F6AE2"/>
    <w:rsid w:val="005F7979"/>
    <w:rsid w:val="00600098"/>
    <w:rsid w:val="00600AE6"/>
    <w:rsid w:val="00601078"/>
    <w:rsid w:val="00601518"/>
    <w:rsid w:val="00601732"/>
    <w:rsid w:val="0060199F"/>
    <w:rsid w:val="00603123"/>
    <w:rsid w:val="006032F2"/>
    <w:rsid w:val="00603379"/>
    <w:rsid w:val="00603C46"/>
    <w:rsid w:val="00603D71"/>
    <w:rsid w:val="00604130"/>
    <w:rsid w:val="0060481A"/>
    <w:rsid w:val="00604980"/>
    <w:rsid w:val="00604FB8"/>
    <w:rsid w:val="006056E0"/>
    <w:rsid w:val="00605B76"/>
    <w:rsid w:val="00605CC2"/>
    <w:rsid w:val="00606561"/>
    <w:rsid w:val="00607D17"/>
    <w:rsid w:val="00610585"/>
    <w:rsid w:val="0061099F"/>
    <w:rsid w:val="00610DEF"/>
    <w:rsid w:val="00610F79"/>
    <w:rsid w:val="006111F2"/>
    <w:rsid w:val="006118D6"/>
    <w:rsid w:val="00611BFE"/>
    <w:rsid w:val="00612ED2"/>
    <w:rsid w:val="00613D9F"/>
    <w:rsid w:val="006140C1"/>
    <w:rsid w:val="00614199"/>
    <w:rsid w:val="0061469F"/>
    <w:rsid w:val="0061492F"/>
    <w:rsid w:val="00614BCC"/>
    <w:rsid w:val="00615253"/>
    <w:rsid w:val="00615822"/>
    <w:rsid w:val="006167AD"/>
    <w:rsid w:val="0061713F"/>
    <w:rsid w:val="006176A5"/>
    <w:rsid w:val="00620033"/>
    <w:rsid w:val="006201C0"/>
    <w:rsid w:val="0062061D"/>
    <w:rsid w:val="00620BDE"/>
    <w:rsid w:val="00620DF8"/>
    <w:rsid w:val="0062101D"/>
    <w:rsid w:val="006212A5"/>
    <w:rsid w:val="006225CB"/>
    <w:rsid w:val="0062311C"/>
    <w:rsid w:val="006243A2"/>
    <w:rsid w:val="00624FD6"/>
    <w:rsid w:val="00625004"/>
    <w:rsid w:val="00625283"/>
    <w:rsid w:val="00625CAB"/>
    <w:rsid w:val="00626139"/>
    <w:rsid w:val="006300D8"/>
    <w:rsid w:val="006301FF"/>
    <w:rsid w:val="0063037C"/>
    <w:rsid w:val="00631369"/>
    <w:rsid w:val="0063204A"/>
    <w:rsid w:val="00632764"/>
    <w:rsid w:val="00632E3E"/>
    <w:rsid w:val="00632F63"/>
    <w:rsid w:val="006345C3"/>
    <w:rsid w:val="00634B2A"/>
    <w:rsid w:val="00634EC8"/>
    <w:rsid w:val="00634FAC"/>
    <w:rsid w:val="00634FF4"/>
    <w:rsid w:val="00635A7A"/>
    <w:rsid w:val="00635BEC"/>
    <w:rsid w:val="00635D77"/>
    <w:rsid w:val="00636004"/>
    <w:rsid w:val="00636AD5"/>
    <w:rsid w:val="006372FC"/>
    <w:rsid w:val="00637754"/>
    <w:rsid w:val="00637CA5"/>
    <w:rsid w:val="00637E4A"/>
    <w:rsid w:val="006404EC"/>
    <w:rsid w:val="006406D7"/>
    <w:rsid w:val="006416B0"/>
    <w:rsid w:val="00641B48"/>
    <w:rsid w:val="00641CB4"/>
    <w:rsid w:val="00641FF9"/>
    <w:rsid w:val="00642130"/>
    <w:rsid w:val="00642684"/>
    <w:rsid w:val="00642C11"/>
    <w:rsid w:val="00642CF4"/>
    <w:rsid w:val="006436B4"/>
    <w:rsid w:val="00643A8A"/>
    <w:rsid w:val="00643AFE"/>
    <w:rsid w:val="0064479B"/>
    <w:rsid w:val="0064500F"/>
    <w:rsid w:val="0064507F"/>
    <w:rsid w:val="0064651B"/>
    <w:rsid w:val="00646E96"/>
    <w:rsid w:val="00647331"/>
    <w:rsid w:val="00647B0A"/>
    <w:rsid w:val="006500DC"/>
    <w:rsid w:val="006501B4"/>
    <w:rsid w:val="0065026F"/>
    <w:rsid w:val="00650AE0"/>
    <w:rsid w:val="0065106F"/>
    <w:rsid w:val="0065151A"/>
    <w:rsid w:val="006524EE"/>
    <w:rsid w:val="0065286C"/>
    <w:rsid w:val="006530C3"/>
    <w:rsid w:val="006532DF"/>
    <w:rsid w:val="006541E7"/>
    <w:rsid w:val="00654383"/>
    <w:rsid w:val="0065440F"/>
    <w:rsid w:val="0065453A"/>
    <w:rsid w:val="006545E9"/>
    <w:rsid w:val="006547BC"/>
    <w:rsid w:val="0065492B"/>
    <w:rsid w:val="006550FD"/>
    <w:rsid w:val="00655355"/>
    <w:rsid w:val="00655C4F"/>
    <w:rsid w:val="00655FEC"/>
    <w:rsid w:val="0065740D"/>
    <w:rsid w:val="006578D2"/>
    <w:rsid w:val="006601E8"/>
    <w:rsid w:val="00660768"/>
    <w:rsid w:val="00661BDB"/>
    <w:rsid w:val="0066398C"/>
    <w:rsid w:val="00664993"/>
    <w:rsid w:val="00664BC1"/>
    <w:rsid w:val="0066555D"/>
    <w:rsid w:val="00666027"/>
    <w:rsid w:val="006660E7"/>
    <w:rsid w:val="00666548"/>
    <w:rsid w:val="00666758"/>
    <w:rsid w:val="00667CC2"/>
    <w:rsid w:val="00667EB3"/>
    <w:rsid w:val="0067002C"/>
    <w:rsid w:val="006702D4"/>
    <w:rsid w:val="00670F82"/>
    <w:rsid w:val="00670FC5"/>
    <w:rsid w:val="006715F8"/>
    <w:rsid w:val="00673E80"/>
    <w:rsid w:val="00674709"/>
    <w:rsid w:val="0067498B"/>
    <w:rsid w:val="00674EC3"/>
    <w:rsid w:val="00675306"/>
    <w:rsid w:val="006757E1"/>
    <w:rsid w:val="00677352"/>
    <w:rsid w:val="006778D5"/>
    <w:rsid w:val="00677ECA"/>
    <w:rsid w:val="006801D4"/>
    <w:rsid w:val="00680230"/>
    <w:rsid w:val="006808B1"/>
    <w:rsid w:val="006813C1"/>
    <w:rsid w:val="00681C76"/>
    <w:rsid w:val="00682217"/>
    <w:rsid w:val="006825E0"/>
    <w:rsid w:val="006828F9"/>
    <w:rsid w:val="00682F11"/>
    <w:rsid w:val="00683128"/>
    <w:rsid w:val="006837A6"/>
    <w:rsid w:val="006839B4"/>
    <w:rsid w:val="00683C73"/>
    <w:rsid w:val="00683C94"/>
    <w:rsid w:val="00684108"/>
    <w:rsid w:val="0068575F"/>
    <w:rsid w:val="00686378"/>
    <w:rsid w:val="00686C0F"/>
    <w:rsid w:val="00687721"/>
    <w:rsid w:val="00690444"/>
    <w:rsid w:val="00690482"/>
    <w:rsid w:val="00690EC4"/>
    <w:rsid w:val="00691702"/>
    <w:rsid w:val="00692002"/>
    <w:rsid w:val="006924F6"/>
    <w:rsid w:val="00693538"/>
    <w:rsid w:val="00693C09"/>
    <w:rsid w:val="006940AE"/>
    <w:rsid w:val="00694D9D"/>
    <w:rsid w:val="00695D80"/>
    <w:rsid w:val="00695F22"/>
    <w:rsid w:val="00696700"/>
    <w:rsid w:val="00696976"/>
    <w:rsid w:val="00696BDD"/>
    <w:rsid w:val="00696C4C"/>
    <w:rsid w:val="00697538"/>
    <w:rsid w:val="006A0372"/>
    <w:rsid w:val="006A053D"/>
    <w:rsid w:val="006A13E5"/>
    <w:rsid w:val="006A16B0"/>
    <w:rsid w:val="006A2325"/>
    <w:rsid w:val="006A2940"/>
    <w:rsid w:val="006A36B8"/>
    <w:rsid w:val="006A4518"/>
    <w:rsid w:val="006A5021"/>
    <w:rsid w:val="006A512C"/>
    <w:rsid w:val="006A547C"/>
    <w:rsid w:val="006A57BD"/>
    <w:rsid w:val="006A5C0D"/>
    <w:rsid w:val="006A6E75"/>
    <w:rsid w:val="006A713B"/>
    <w:rsid w:val="006A7769"/>
    <w:rsid w:val="006B0F14"/>
    <w:rsid w:val="006B1EA3"/>
    <w:rsid w:val="006B2A91"/>
    <w:rsid w:val="006B363E"/>
    <w:rsid w:val="006B422E"/>
    <w:rsid w:val="006B4665"/>
    <w:rsid w:val="006B46A3"/>
    <w:rsid w:val="006B49B0"/>
    <w:rsid w:val="006B4A1F"/>
    <w:rsid w:val="006B537C"/>
    <w:rsid w:val="006B53CB"/>
    <w:rsid w:val="006B5886"/>
    <w:rsid w:val="006B5D74"/>
    <w:rsid w:val="006B5F73"/>
    <w:rsid w:val="006B6669"/>
    <w:rsid w:val="006B67E6"/>
    <w:rsid w:val="006B696F"/>
    <w:rsid w:val="006B7EBD"/>
    <w:rsid w:val="006C053A"/>
    <w:rsid w:val="006C0642"/>
    <w:rsid w:val="006C06B8"/>
    <w:rsid w:val="006C0848"/>
    <w:rsid w:val="006C13F8"/>
    <w:rsid w:val="006C2283"/>
    <w:rsid w:val="006C2687"/>
    <w:rsid w:val="006C27AD"/>
    <w:rsid w:val="006C2FC4"/>
    <w:rsid w:val="006C348A"/>
    <w:rsid w:val="006C3EB0"/>
    <w:rsid w:val="006C415A"/>
    <w:rsid w:val="006C41BA"/>
    <w:rsid w:val="006C4507"/>
    <w:rsid w:val="006C5961"/>
    <w:rsid w:val="006C5B4E"/>
    <w:rsid w:val="006C6461"/>
    <w:rsid w:val="006C6E5A"/>
    <w:rsid w:val="006C7150"/>
    <w:rsid w:val="006C7CB0"/>
    <w:rsid w:val="006D12C7"/>
    <w:rsid w:val="006D180B"/>
    <w:rsid w:val="006D1CB3"/>
    <w:rsid w:val="006D22BF"/>
    <w:rsid w:val="006D289F"/>
    <w:rsid w:val="006D2B36"/>
    <w:rsid w:val="006D2B6D"/>
    <w:rsid w:val="006D31CD"/>
    <w:rsid w:val="006D3B5A"/>
    <w:rsid w:val="006D5404"/>
    <w:rsid w:val="006D5AC9"/>
    <w:rsid w:val="006D606E"/>
    <w:rsid w:val="006D6684"/>
    <w:rsid w:val="006D67E5"/>
    <w:rsid w:val="006D6BB5"/>
    <w:rsid w:val="006D6BD1"/>
    <w:rsid w:val="006D6CEC"/>
    <w:rsid w:val="006D6E60"/>
    <w:rsid w:val="006D7062"/>
    <w:rsid w:val="006D717D"/>
    <w:rsid w:val="006D748D"/>
    <w:rsid w:val="006E07D7"/>
    <w:rsid w:val="006E0C74"/>
    <w:rsid w:val="006E0E57"/>
    <w:rsid w:val="006E1928"/>
    <w:rsid w:val="006E21E9"/>
    <w:rsid w:val="006E5635"/>
    <w:rsid w:val="006E5BFA"/>
    <w:rsid w:val="006E6382"/>
    <w:rsid w:val="006E6E0E"/>
    <w:rsid w:val="006E70B7"/>
    <w:rsid w:val="006F0873"/>
    <w:rsid w:val="006F0990"/>
    <w:rsid w:val="006F10FE"/>
    <w:rsid w:val="006F1728"/>
    <w:rsid w:val="006F1C52"/>
    <w:rsid w:val="006F2103"/>
    <w:rsid w:val="006F22EB"/>
    <w:rsid w:val="006F23DE"/>
    <w:rsid w:val="006F3349"/>
    <w:rsid w:val="006F35A4"/>
    <w:rsid w:val="006F35C7"/>
    <w:rsid w:val="006F3B69"/>
    <w:rsid w:val="006F421D"/>
    <w:rsid w:val="006F50F5"/>
    <w:rsid w:val="006F57AB"/>
    <w:rsid w:val="006F62BA"/>
    <w:rsid w:val="006F7213"/>
    <w:rsid w:val="006F76C3"/>
    <w:rsid w:val="00700240"/>
    <w:rsid w:val="00701C1D"/>
    <w:rsid w:val="00702987"/>
    <w:rsid w:val="00702CDC"/>
    <w:rsid w:val="007033E9"/>
    <w:rsid w:val="0070394E"/>
    <w:rsid w:val="00703C07"/>
    <w:rsid w:val="00703CB8"/>
    <w:rsid w:val="00704759"/>
    <w:rsid w:val="007050DC"/>
    <w:rsid w:val="007052E1"/>
    <w:rsid w:val="0070546A"/>
    <w:rsid w:val="0070589B"/>
    <w:rsid w:val="00705D88"/>
    <w:rsid w:val="0070646C"/>
    <w:rsid w:val="007066A8"/>
    <w:rsid w:val="007068FB"/>
    <w:rsid w:val="00706A48"/>
    <w:rsid w:val="00706E9E"/>
    <w:rsid w:val="0070744B"/>
    <w:rsid w:val="00707A8D"/>
    <w:rsid w:val="00707ECB"/>
    <w:rsid w:val="007102F4"/>
    <w:rsid w:val="00710602"/>
    <w:rsid w:val="00711B10"/>
    <w:rsid w:val="007123EA"/>
    <w:rsid w:val="007124D9"/>
    <w:rsid w:val="007126C7"/>
    <w:rsid w:val="00713208"/>
    <w:rsid w:val="00713B4F"/>
    <w:rsid w:val="00713E9F"/>
    <w:rsid w:val="00714229"/>
    <w:rsid w:val="00715CCC"/>
    <w:rsid w:val="00715D68"/>
    <w:rsid w:val="00716114"/>
    <w:rsid w:val="00716377"/>
    <w:rsid w:val="0071695D"/>
    <w:rsid w:val="00716A88"/>
    <w:rsid w:val="00717E64"/>
    <w:rsid w:val="0072005F"/>
    <w:rsid w:val="00720163"/>
    <w:rsid w:val="00720A12"/>
    <w:rsid w:val="00720B24"/>
    <w:rsid w:val="0072171F"/>
    <w:rsid w:val="007217BA"/>
    <w:rsid w:val="00722024"/>
    <w:rsid w:val="007220C4"/>
    <w:rsid w:val="00722850"/>
    <w:rsid w:val="00722CD9"/>
    <w:rsid w:val="00722CDB"/>
    <w:rsid w:val="00723635"/>
    <w:rsid w:val="00723A4A"/>
    <w:rsid w:val="00724060"/>
    <w:rsid w:val="007244F9"/>
    <w:rsid w:val="00724984"/>
    <w:rsid w:val="00724F86"/>
    <w:rsid w:val="00725443"/>
    <w:rsid w:val="00725B6A"/>
    <w:rsid w:val="00726101"/>
    <w:rsid w:val="0072734C"/>
    <w:rsid w:val="00727608"/>
    <w:rsid w:val="0072771E"/>
    <w:rsid w:val="007305F6"/>
    <w:rsid w:val="00730705"/>
    <w:rsid w:val="00730D1F"/>
    <w:rsid w:val="00731011"/>
    <w:rsid w:val="00731EF0"/>
    <w:rsid w:val="00731FEA"/>
    <w:rsid w:val="00732EF5"/>
    <w:rsid w:val="007337CB"/>
    <w:rsid w:val="007346A3"/>
    <w:rsid w:val="007348CB"/>
    <w:rsid w:val="00734A8B"/>
    <w:rsid w:val="00734A94"/>
    <w:rsid w:val="00734BB7"/>
    <w:rsid w:val="00734D0B"/>
    <w:rsid w:val="00734D16"/>
    <w:rsid w:val="00735C33"/>
    <w:rsid w:val="00736633"/>
    <w:rsid w:val="0073673E"/>
    <w:rsid w:val="00736CD7"/>
    <w:rsid w:val="007370E9"/>
    <w:rsid w:val="0073788A"/>
    <w:rsid w:val="00737F48"/>
    <w:rsid w:val="00740901"/>
    <w:rsid w:val="00740AF8"/>
    <w:rsid w:val="007410EC"/>
    <w:rsid w:val="007410FE"/>
    <w:rsid w:val="00741707"/>
    <w:rsid w:val="0074364D"/>
    <w:rsid w:val="00743B5B"/>
    <w:rsid w:val="00744DCA"/>
    <w:rsid w:val="007450C3"/>
    <w:rsid w:val="007459A7"/>
    <w:rsid w:val="0074691A"/>
    <w:rsid w:val="00746DAB"/>
    <w:rsid w:val="007472DE"/>
    <w:rsid w:val="00747331"/>
    <w:rsid w:val="007475DB"/>
    <w:rsid w:val="0074782A"/>
    <w:rsid w:val="00747870"/>
    <w:rsid w:val="00747A59"/>
    <w:rsid w:val="00747D83"/>
    <w:rsid w:val="00750185"/>
    <w:rsid w:val="0075065E"/>
    <w:rsid w:val="00750742"/>
    <w:rsid w:val="00750AEA"/>
    <w:rsid w:val="00751539"/>
    <w:rsid w:val="00751F7A"/>
    <w:rsid w:val="00752E73"/>
    <w:rsid w:val="007533DE"/>
    <w:rsid w:val="00754A90"/>
    <w:rsid w:val="00755C8A"/>
    <w:rsid w:val="00755EB9"/>
    <w:rsid w:val="00756C86"/>
    <w:rsid w:val="00756E4F"/>
    <w:rsid w:val="0075704F"/>
    <w:rsid w:val="00757C38"/>
    <w:rsid w:val="00757F6C"/>
    <w:rsid w:val="007603D8"/>
    <w:rsid w:val="00760938"/>
    <w:rsid w:val="00761E07"/>
    <w:rsid w:val="007625EB"/>
    <w:rsid w:val="0076269D"/>
    <w:rsid w:val="00762798"/>
    <w:rsid w:val="00762B0B"/>
    <w:rsid w:val="0076356B"/>
    <w:rsid w:val="007639D5"/>
    <w:rsid w:val="00763CEF"/>
    <w:rsid w:val="0076587F"/>
    <w:rsid w:val="00766170"/>
    <w:rsid w:val="007674CF"/>
    <w:rsid w:val="00767A28"/>
    <w:rsid w:val="00767BE1"/>
    <w:rsid w:val="00767BED"/>
    <w:rsid w:val="007703A9"/>
    <w:rsid w:val="00770BE6"/>
    <w:rsid w:val="0077297B"/>
    <w:rsid w:val="00772B00"/>
    <w:rsid w:val="00773480"/>
    <w:rsid w:val="00774164"/>
    <w:rsid w:val="0077462C"/>
    <w:rsid w:val="007747E6"/>
    <w:rsid w:val="00774F35"/>
    <w:rsid w:val="0077505F"/>
    <w:rsid w:val="0077566C"/>
    <w:rsid w:val="00776687"/>
    <w:rsid w:val="00776B05"/>
    <w:rsid w:val="00776B40"/>
    <w:rsid w:val="00777AED"/>
    <w:rsid w:val="00780314"/>
    <w:rsid w:val="007803A1"/>
    <w:rsid w:val="007803D8"/>
    <w:rsid w:val="00780848"/>
    <w:rsid w:val="00780D8E"/>
    <w:rsid w:val="007812EC"/>
    <w:rsid w:val="007812F7"/>
    <w:rsid w:val="007823B9"/>
    <w:rsid w:val="00782C2A"/>
    <w:rsid w:val="00783659"/>
    <w:rsid w:val="00783940"/>
    <w:rsid w:val="00783C96"/>
    <w:rsid w:val="00783E74"/>
    <w:rsid w:val="007845FE"/>
    <w:rsid w:val="00784C50"/>
    <w:rsid w:val="007856D5"/>
    <w:rsid w:val="00786817"/>
    <w:rsid w:val="00786827"/>
    <w:rsid w:val="00790821"/>
    <w:rsid w:val="00790D2E"/>
    <w:rsid w:val="007913CB"/>
    <w:rsid w:val="0079256B"/>
    <w:rsid w:val="007925C6"/>
    <w:rsid w:val="00792AB5"/>
    <w:rsid w:val="0079311E"/>
    <w:rsid w:val="0079377F"/>
    <w:rsid w:val="007948AD"/>
    <w:rsid w:val="00794B60"/>
    <w:rsid w:val="00794C16"/>
    <w:rsid w:val="00795204"/>
    <w:rsid w:val="007953CF"/>
    <w:rsid w:val="007956E0"/>
    <w:rsid w:val="007957D0"/>
    <w:rsid w:val="00795FA2"/>
    <w:rsid w:val="00796425"/>
    <w:rsid w:val="00796820"/>
    <w:rsid w:val="007978F1"/>
    <w:rsid w:val="00797A5F"/>
    <w:rsid w:val="00797A77"/>
    <w:rsid w:val="007A1242"/>
    <w:rsid w:val="007A2470"/>
    <w:rsid w:val="007A27C6"/>
    <w:rsid w:val="007A366A"/>
    <w:rsid w:val="007A36F3"/>
    <w:rsid w:val="007A3998"/>
    <w:rsid w:val="007A49D2"/>
    <w:rsid w:val="007A4E16"/>
    <w:rsid w:val="007A5021"/>
    <w:rsid w:val="007A60E5"/>
    <w:rsid w:val="007A693D"/>
    <w:rsid w:val="007A70A0"/>
    <w:rsid w:val="007A769D"/>
    <w:rsid w:val="007B0C63"/>
    <w:rsid w:val="007B0E21"/>
    <w:rsid w:val="007B100B"/>
    <w:rsid w:val="007B2431"/>
    <w:rsid w:val="007B3E6D"/>
    <w:rsid w:val="007B469C"/>
    <w:rsid w:val="007B57F3"/>
    <w:rsid w:val="007B67E8"/>
    <w:rsid w:val="007B69BC"/>
    <w:rsid w:val="007B72C2"/>
    <w:rsid w:val="007C01E5"/>
    <w:rsid w:val="007C0691"/>
    <w:rsid w:val="007C18B5"/>
    <w:rsid w:val="007C1B51"/>
    <w:rsid w:val="007C231E"/>
    <w:rsid w:val="007C25E3"/>
    <w:rsid w:val="007C2733"/>
    <w:rsid w:val="007C2957"/>
    <w:rsid w:val="007C2AB0"/>
    <w:rsid w:val="007C30E1"/>
    <w:rsid w:val="007C313A"/>
    <w:rsid w:val="007C359C"/>
    <w:rsid w:val="007C390C"/>
    <w:rsid w:val="007C3B2D"/>
    <w:rsid w:val="007C3FB6"/>
    <w:rsid w:val="007C4E14"/>
    <w:rsid w:val="007C5247"/>
    <w:rsid w:val="007C6024"/>
    <w:rsid w:val="007C6483"/>
    <w:rsid w:val="007C6803"/>
    <w:rsid w:val="007C7B86"/>
    <w:rsid w:val="007D02A5"/>
    <w:rsid w:val="007D0B98"/>
    <w:rsid w:val="007D0F4F"/>
    <w:rsid w:val="007D2427"/>
    <w:rsid w:val="007D27D9"/>
    <w:rsid w:val="007D2E70"/>
    <w:rsid w:val="007D3ADB"/>
    <w:rsid w:val="007D3C29"/>
    <w:rsid w:val="007D4674"/>
    <w:rsid w:val="007D4D2F"/>
    <w:rsid w:val="007D52AB"/>
    <w:rsid w:val="007D54C0"/>
    <w:rsid w:val="007D5E67"/>
    <w:rsid w:val="007D6E97"/>
    <w:rsid w:val="007D7483"/>
    <w:rsid w:val="007D7807"/>
    <w:rsid w:val="007D7AE9"/>
    <w:rsid w:val="007E0607"/>
    <w:rsid w:val="007E0A67"/>
    <w:rsid w:val="007E23A4"/>
    <w:rsid w:val="007E2501"/>
    <w:rsid w:val="007E2C88"/>
    <w:rsid w:val="007E32F2"/>
    <w:rsid w:val="007E3CA5"/>
    <w:rsid w:val="007E3D8F"/>
    <w:rsid w:val="007E41EC"/>
    <w:rsid w:val="007E4B97"/>
    <w:rsid w:val="007E4FB6"/>
    <w:rsid w:val="007E5678"/>
    <w:rsid w:val="007E5F6D"/>
    <w:rsid w:val="007E6411"/>
    <w:rsid w:val="007E6735"/>
    <w:rsid w:val="007E6D84"/>
    <w:rsid w:val="007F03E0"/>
    <w:rsid w:val="007F0A3B"/>
    <w:rsid w:val="007F0B39"/>
    <w:rsid w:val="007F16EE"/>
    <w:rsid w:val="007F19D5"/>
    <w:rsid w:val="007F2672"/>
    <w:rsid w:val="007F26A3"/>
    <w:rsid w:val="007F289F"/>
    <w:rsid w:val="007F2E59"/>
    <w:rsid w:val="007F2EC0"/>
    <w:rsid w:val="007F30B1"/>
    <w:rsid w:val="007F3244"/>
    <w:rsid w:val="007F33E9"/>
    <w:rsid w:val="007F34EA"/>
    <w:rsid w:val="007F4137"/>
    <w:rsid w:val="007F4FCA"/>
    <w:rsid w:val="007F5275"/>
    <w:rsid w:val="007F5C3B"/>
    <w:rsid w:val="007F6323"/>
    <w:rsid w:val="007F6475"/>
    <w:rsid w:val="007F6DD0"/>
    <w:rsid w:val="007F7FF6"/>
    <w:rsid w:val="00800400"/>
    <w:rsid w:val="0080045E"/>
    <w:rsid w:val="00800AD3"/>
    <w:rsid w:val="00802069"/>
    <w:rsid w:val="0080230F"/>
    <w:rsid w:val="00802977"/>
    <w:rsid w:val="00802F25"/>
    <w:rsid w:val="00803467"/>
    <w:rsid w:val="00803B0F"/>
    <w:rsid w:val="00804C27"/>
    <w:rsid w:val="008063EC"/>
    <w:rsid w:val="0081002A"/>
    <w:rsid w:val="00810A5E"/>
    <w:rsid w:val="00810A7D"/>
    <w:rsid w:val="00810D15"/>
    <w:rsid w:val="00810E82"/>
    <w:rsid w:val="00811157"/>
    <w:rsid w:val="008112A5"/>
    <w:rsid w:val="008113C5"/>
    <w:rsid w:val="008115FE"/>
    <w:rsid w:val="008120DA"/>
    <w:rsid w:val="0081225F"/>
    <w:rsid w:val="00813A78"/>
    <w:rsid w:val="00813E94"/>
    <w:rsid w:val="0081431E"/>
    <w:rsid w:val="008143F1"/>
    <w:rsid w:val="008147B1"/>
    <w:rsid w:val="0081491D"/>
    <w:rsid w:val="00814927"/>
    <w:rsid w:val="00814ABA"/>
    <w:rsid w:val="008155E9"/>
    <w:rsid w:val="00815A38"/>
    <w:rsid w:val="00815E15"/>
    <w:rsid w:val="008161DD"/>
    <w:rsid w:val="00816F5E"/>
    <w:rsid w:val="00817118"/>
    <w:rsid w:val="008173E5"/>
    <w:rsid w:val="00817695"/>
    <w:rsid w:val="00817837"/>
    <w:rsid w:val="008204EB"/>
    <w:rsid w:val="0082068A"/>
    <w:rsid w:val="00820DB0"/>
    <w:rsid w:val="00821377"/>
    <w:rsid w:val="00821A94"/>
    <w:rsid w:val="00821FC8"/>
    <w:rsid w:val="00821FD7"/>
    <w:rsid w:val="00822204"/>
    <w:rsid w:val="00822640"/>
    <w:rsid w:val="00822923"/>
    <w:rsid w:val="00822F86"/>
    <w:rsid w:val="0082373F"/>
    <w:rsid w:val="00823868"/>
    <w:rsid w:val="00823909"/>
    <w:rsid w:val="00824B3F"/>
    <w:rsid w:val="0082523B"/>
    <w:rsid w:val="0082682C"/>
    <w:rsid w:val="0082683B"/>
    <w:rsid w:val="00826899"/>
    <w:rsid w:val="00827433"/>
    <w:rsid w:val="00827795"/>
    <w:rsid w:val="00827A91"/>
    <w:rsid w:val="00827BD2"/>
    <w:rsid w:val="0083013F"/>
    <w:rsid w:val="00830889"/>
    <w:rsid w:val="00830ACA"/>
    <w:rsid w:val="00830C3C"/>
    <w:rsid w:val="00830F35"/>
    <w:rsid w:val="008318A8"/>
    <w:rsid w:val="00831953"/>
    <w:rsid w:val="00831D9E"/>
    <w:rsid w:val="00831F7E"/>
    <w:rsid w:val="00832045"/>
    <w:rsid w:val="008325B4"/>
    <w:rsid w:val="00832F5D"/>
    <w:rsid w:val="00833191"/>
    <w:rsid w:val="00833310"/>
    <w:rsid w:val="0083348C"/>
    <w:rsid w:val="00833E36"/>
    <w:rsid w:val="00834CF3"/>
    <w:rsid w:val="00834D1D"/>
    <w:rsid w:val="00836B41"/>
    <w:rsid w:val="00836EF9"/>
    <w:rsid w:val="0083769A"/>
    <w:rsid w:val="00837949"/>
    <w:rsid w:val="00837EE0"/>
    <w:rsid w:val="0084021A"/>
    <w:rsid w:val="00840407"/>
    <w:rsid w:val="00841FD3"/>
    <w:rsid w:val="008427BE"/>
    <w:rsid w:val="00843430"/>
    <w:rsid w:val="00843961"/>
    <w:rsid w:val="00843985"/>
    <w:rsid w:val="0084432F"/>
    <w:rsid w:val="0084465A"/>
    <w:rsid w:val="00844A4A"/>
    <w:rsid w:val="00844C31"/>
    <w:rsid w:val="00845908"/>
    <w:rsid w:val="008467DF"/>
    <w:rsid w:val="0084720A"/>
    <w:rsid w:val="008479FC"/>
    <w:rsid w:val="00847C73"/>
    <w:rsid w:val="00847E6E"/>
    <w:rsid w:val="00847EB8"/>
    <w:rsid w:val="00850247"/>
    <w:rsid w:val="00850D1B"/>
    <w:rsid w:val="00850D8A"/>
    <w:rsid w:val="00851934"/>
    <w:rsid w:val="00851FF1"/>
    <w:rsid w:val="0085294D"/>
    <w:rsid w:val="008529DB"/>
    <w:rsid w:val="00852F7D"/>
    <w:rsid w:val="008532FE"/>
    <w:rsid w:val="008538DE"/>
    <w:rsid w:val="00853C1F"/>
    <w:rsid w:val="008557FF"/>
    <w:rsid w:val="0085610B"/>
    <w:rsid w:val="00856441"/>
    <w:rsid w:val="00856458"/>
    <w:rsid w:val="00856C46"/>
    <w:rsid w:val="00856D05"/>
    <w:rsid w:val="00856E4F"/>
    <w:rsid w:val="00856FB1"/>
    <w:rsid w:val="008605A2"/>
    <w:rsid w:val="0086101F"/>
    <w:rsid w:val="00861F74"/>
    <w:rsid w:val="008626AE"/>
    <w:rsid w:val="00862CF8"/>
    <w:rsid w:val="008638A6"/>
    <w:rsid w:val="00863C26"/>
    <w:rsid w:val="0086484F"/>
    <w:rsid w:val="008649B4"/>
    <w:rsid w:val="00864B1D"/>
    <w:rsid w:val="00866853"/>
    <w:rsid w:val="00867240"/>
    <w:rsid w:val="00867258"/>
    <w:rsid w:val="008676E6"/>
    <w:rsid w:val="008676FC"/>
    <w:rsid w:val="008709EE"/>
    <w:rsid w:val="00870AC2"/>
    <w:rsid w:val="00870D42"/>
    <w:rsid w:val="008714FD"/>
    <w:rsid w:val="00871CD2"/>
    <w:rsid w:val="0087251F"/>
    <w:rsid w:val="00872988"/>
    <w:rsid w:val="00872A42"/>
    <w:rsid w:val="0087325B"/>
    <w:rsid w:val="0087346D"/>
    <w:rsid w:val="00873B9F"/>
    <w:rsid w:val="00874BE4"/>
    <w:rsid w:val="0087537A"/>
    <w:rsid w:val="0087539D"/>
    <w:rsid w:val="00875C6F"/>
    <w:rsid w:val="008766F1"/>
    <w:rsid w:val="00880205"/>
    <w:rsid w:val="00880BE9"/>
    <w:rsid w:val="00881995"/>
    <w:rsid w:val="008820DD"/>
    <w:rsid w:val="008837D8"/>
    <w:rsid w:val="00883DCC"/>
    <w:rsid w:val="0088411E"/>
    <w:rsid w:val="00884134"/>
    <w:rsid w:val="00884497"/>
    <w:rsid w:val="00885C26"/>
    <w:rsid w:val="008865BC"/>
    <w:rsid w:val="00886668"/>
    <w:rsid w:val="00886C5D"/>
    <w:rsid w:val="008873AB"/>
    <w:rsid w:val="0088747B"/>
    <w:rsid w:val="008875F4"/>
    <w:rsid w:val="00887B1C"/>
    <w:rsid w:val="00887B88"/>
    <w:rsid w:val="008915E1"/>
    <w:rsid w:val="00892256"/>
    <w:rsid w:val="00892341"/>
    <w:rsid w:val="0089371A"/>
    <w:rsid w:val="0089386D"/>
    <w:rsid w:val="0089549D"/>
    <w:rsid w:val="00895C93"/>
    <w:rsid w:val="0089620E"/>
    <w:rsid w:val="00896D9C"/>
    <w:rsid w:val="0089794B"/>
    <w:rsid w:val="008A00A8"/>
    <w:rsid w:val="008A017A"/>
    <w:rsid w:val="008A0804"/>
    <w:rsid w:val="008A11A7"/>
    <w:rsid w:val="008A13C0"/>
    <w:rsid w:val="008A150E"/>
    <w:rsid w:val="008A3028"/>
    <w:rsid w:val="008A31F4"/>
    <w:rsid w:val="008A33A5"/>
    <w:rsid w:val="008A3666"/>
    <w:rsid w:val="008A39AD"/>
    <w:rsid w:val="008A3F6B"/>
    <w:rsid w:val="008A4109"/>
    <w:rsid w:val="008A45DC"/>
    <w:rsid w:val="008A464B"/>
    <w:rsid w:val="008A47F2"/>
    <w:rsid w:val="008A57C6"/>
    <w:rsid w:val="008A5AB4"/>
    <w:rsid w:val="008A6EF7"/>
    <w:rsid w:val="008A7945"/>
    <w:rsid w:val="008A7BC5"/>
    <w:rsid w:val="008B0397"/>
    <w:rsid w:val="008B0935"/>
    <w:rsid w:val="008B0B84"/>
    <w:rsid w:val="008B0F05"/>
    <w:rsid w:val="008B114B"/>
    <w:rsid w:val="008B1291"/>
    <w:rsid w:val="008B180A"/>
    <w:rsid w:val="008B305E"/>
    <w:rsid w:val="008B350D"/>
    <w:rsid w:val="008B3C8E"/>
    <w:rsid w:val="008B4574"/>
    <w:rsid w:val="008B514A"/>
    <w:rsid w:val="008B5CA5"/>
    <w:rsid w:val="008B65BD"/>
    <w:rsid w:val="008B7BD5"/>
    <w:rsid w:val="008B7C7E"/>
    <w:rsid w:val="008B7D45"/>
    <w:rsid w:val="008B7DDD"/>
    <w:rsid w:val="008C0455"/>
    <w:rsid w:val="008C1220"/>
    <w:rsid w:val="008C1748"/>
    <w:rsid w:val="008C19A0"/>
    <w:rsid w:val="008C3A02"/>
    <w:rsid w:val="008C52B8"/>
    <w:rsid w:val="008C568F"/>
    <w:rsid w:val="008C6105"/>
    <w:rsid w:val="008C64A6"/>
    <w:rsid w:val="008C6EC5"/>
    <w:rsid w:val="008C74A6"/>
    <w:rsid w:val="008C7A02"/>
    <w:rsid w:val="008C7CF9"/>
    <w:rsid w:val="008D02F6"/>
    <w:rsid w:val="008D035D"/>
    <w:rsid w:val="008D03A9"/>
    <w:rsid w:val="008D06E3"/>
    <w:rsid w:val="008D12CD"/>
    <w:rsid w:val="008D12DD"/>
    <w:rsid w:val="008D1472"/>
    <w:rsid w:val="008D1B0C"/>
    <w:rsid w:val="008D20F6"/>
    <w:rsid w:val="008D21B7"/>
    <w:rsid w:val="008D22F0"/>
    <w:rsid w:val="008D2452"/>
    <w:rsid w:val="008D2931"/>
    <w:rsid w:val="008D2D0A"/>
    <w:rsid w:val="008D2FFC"/>
    <w:rsid w:val="008D38C0"/>
    <w:rsid w:val="008D43E2"/>
    <w:rsid w:val="008D4679"/>
    <w:rsid w:val="008D4A3D"/>
    <w:rsid w:val="008D4D03"/>
    <w:rsid w:val="008D4EA2"/>
    <w:rsid w:val="008D59A4"/>
    <w:rsid w:val="008D618F"/>
    <w:rsid w:val="008D664D"/>
    <w:rsid w:val="008D677F"/>
    <w:rsid w:val="008D6A9F"/>
    <w:rsid w:val="008D7D2E"/>
    <w:rsid w:val="008E0700"/>
    <w:rsid w:val="008E1A60"/>
    <w:rsid w:val="008E1DDC"/>
    <w:rsid w:val="008E248C"/>
    <w:rsid w:val="008E28E4"/>
    <w:rsid w:val="008E2F70"/>
    <w:rsid w:val="008E3EF2"/>
    <w:rsid w:val="008E3F47"/>
    <w:rsid w:val="008E5D9D"/>
    <w:rsid w:val="008F13C4"/>
    <w:rsid w:val="008F1AC1"/>
    <w:rsid w:val="008F2234"/>
    <w:rsid w:val="008F26D5"/>
    <w:rsid w:val="008F29B1"/>
    <w:rsid w:val="008F2E20"/>
    <w:rsid w:val="008F2EB9"/>
    <w:rsid w:val="008F2F5E"/>
    <w:rsid w:val="008F3087"/>
    <w:rsid w:val="008F3212"/>
    <w:rsid w:val="008F4D3A"/>
    <w:rsid w:val="008F4EB0"/>
    <w:rsid w:val="008F50BD"/>
    <w:rsid w:val="008F5435"/>
    <w:rsid w:val="008F544E"/>
    <w:rsid w:val="008F5FA4"/>
    <w:rsid w:val="008F6028"/>
    <w:rsid w:val="008F63A9"/>
    <w:rsid w:val="008F6486"/>
    <w:rsid w:val="008F6755"/>
    <w:rsid w:val="008F6805"/>
    <w:rsid w:val="008F75C3"/>
    <w:rsid w:val="008F7856"/>
    <w:rsid w:val="008F7CB5"/>
    <w:rsid w:val="009004A4"/>
    <w:rsid w:val="00900802"/>
    <w:rsid w:val="00900E4F"/>
    <w:rsid w:val="00901090"/>
    <w:rsid w:val="00901188"/>
    <w:rsid w:val="009017DF"/>
    <w:rsid w:val="00901C2C"/>
    <w:rsid w:val="00902BCC"/>
    <w:rsid w:val="0090330F"/>
    <w:rsid w:val="0090446C"/>
    <w:rsid w:val="00904823"/>
    <w:rsid w:val="0090608E"/>
    <w:rsid w:val="009064FF"/>
    <w:rsid w:val="00906821"/>
    <w:rsid w:val="00906FA3"/>
    <w:rsid w:val="00910AEC"/>
    <w:rsid w:val="00910D02"/>
    <w:rsid w:val="00911946"/>
    <w:rsid w:val="009122B6"/>
    <w:rsid w:val="009126EC"/>
    <w:rsid w:val="00912AD5"/>
    <w:rsid w:val="00912B79"/>
    <w:rsid w:val="00912C03"/>
    <w:rsid w:val="00912C31"/>
    <w:rsid w:val="00913BA4"/>
    <w:rsid w:val="00914CD2"/>
    <w:rsid w:val="00915086"/>
    <w:rsid w:val="009153C0"/>
    <w:rsid w:val="009155A4"/>
    <w:rsid w:val="00915A18"/>
    <w:rsid w:val="00916B1C"/>
    <w:rsid w:val="00916DB1"/>
    <w:rsid w:val="00916E01"/>
    <w:rsid w:val="009177AF"/>
    <w:rsid w:val="0091795C"/>
    <w:rsid w:val="009179A0"/>
    <w:rsid w:val="00920398"/>
    <w:rsid w:val="00920B7C"/>
    <w:rsid w:val="00920F8F"/>
    <w:rsid w:val="0092371A"/>
    <w:rsid w:val="00924137"/>
    <w:rsid w:val="00924AF0"/>
    <w:rsid w:val="00924D22"/>
    <w:rsid w:val="00925ABF"/>
    <w:rsid w:val="009269F9"/>
    <w:rsid w:val="00926A8F"/>
    <w:rsid w:val="00926CBE"/>
    <w:rsid w:val="00926CFA"/>
    <w:rsid w:val="00926D32"/>
    <w:rsid w:val="00926F67"/>
    <w:rsid w:val="009271E7"/>
    <w:rsid w:val="0093229B"/>
    <w:rsid w:val="00932C54"/>
    <w:rsid w:val="00932CCA"/>
    <w:rsid w:val="0093324E"/>
    <w:rsid w:val="0093344D"/>
    <w:rsid w:val="0093399F"/>
    <w:rsid w:val="00934B03"/>
    <w:rsid w:val="00935013"/>
    <w:rsid w:val="00935430"/>
    <w:rsid w:val="0093595A"/>
    <w:rsid w:val="00935E01"/>
    <w:rsid w:val="00936CE0"/>
    <w:rsid w:val="00937885"/>
    <w:rsid w:val="009402A9"/>
    <w:rsid w:val="00941351"/>
    <w:rsid w:val="009419E7"/>
    <w:rsid w:val="00941C96"/>
    <w:rsid w:val="00942535"/>
    <w:rsid w:val="009428AC"/>
    <w:rsid w:val="0094348F"/>
    <w:rsid w:val="00943870"/>
    <w:rsid w:val="00943CF3"/>
    <w:rsid w:val="009448A4"/>
    <w:rsid w:val="0094492A"/>
    <w:rsid w:val="00945816"/>
    <w:rsid w:val="00945E45"/>
    <w:rsid w:val="00946131"/>
    <w:rsid w:val="0094674A"/>
    <w:rsid w:val="00946B9F"/>
    <w:rsid w:val="00947378"/>
    <w:rsid w:val="00947960"/>
    <w:rsid w:val="00947AE2"/>
    <w:rsid w:val="00947C55"/>
    <w:rsid w:val="0095085A"/>
    <w:rsid w:val="00951467"/>
    <w:rsid w:val="00951D7E"/>
    <w:rsid w:val="00952D09"/>
    <w:rsid w:val="00952DFF"/>
    <w:rsid w:val="00952E79"/>
    <w:rsid w:val="00953BA9"/>
    <w:rsid w:val="00953C71"/>
    <w:rsid w:val="00954007"/>
    <w:rsid w:val="00955593"/>
    <w:rsid w:val="009557BD"/>
    <w:rsid w:val="009560C9"/>
    <w:rsid w:val="0095642E"/>
    <w:rsid w:val="0095659B"/>
    <w:rsid w:val="0095661F"/>
    <w:rsid w:val="009568B6"/>
    <w:rsid w:val="00957FE1"/>
    <w:rsid w:val="00960DE5"/>
    <w:rsid w:val="009611C6"/>
    <w:rsid w:val="00961399"/>
    <w:rsid w:val="0096185D"/>
    <w:rsid w:val="00961929"/>
    <w:rsid w:val="00961966"/>
    <w:rsid w:val="00961B90"/>
    <w:rsid w:val="009625CF"/>
    <w:rsid w:val="00963235"/>
    <w:rsid w:val="009635EE"/>
    <w:rsid w:val="00963AA2"/>
    <w:rsid w:val="00963E4C"/>
    <w:rsid w:val="00965E9C"/>
    <w:rsid w:val="009662E1"/>
    <w:rsid w:val="00966BDF"/>
    <w:rsid w:val="00966EC8"/>
    <w:rsid w:val="0096790A"/>
    <w:rsid w:val="00967FF2"/>
    <w:rsid w:val="009705D4"/>
    <w:rsid w:val="00970D5C"/>
    <w:rsid w:val="009722A3"/>
    <w:rsid w:val="009726B9"/>
    <w:rsid w:val="009727C8"/>
    <w:rsid w:val="0097325A"/>
    <w:rsid w:val="009739C3"/>
    <w:rsid w:val="00974A4C"/>
    <w:rsid w:val="00974D9B"/>
    <w:rsid w:val="00974DCD"/>
    <w:rsid w:val="00975CCD"/>
    <w:rsid w:val="009760B9"/>
    <w:rsid w:val="0097792F"/>
    <w:rsid w:val="00977D14"/>
    <w:rsid w:val="00980C71"/>
    <w:rsid w:val="00981729"/>
    <w:rsid w:val="00981967"/>
    <w:rsid w:val="00981D67"/>
    <w:rsid w:val="0098302B"/>
    <w:rsid w:val="009833C9"/>
    <w:rsid w:val="00983509"/>
    <w:rsid w:val="00983627"/>
    <w:rsid w:val="00983D7C"/>
    <w:rsid w:val="00983FC5"/>
    <w:rsid w:val="0098486E"/>
    <w:rsid w:val="009860A6"/>
    <w:rsid w:val="00986158"/>
    <w:rsid w:val="009861DB"/>
    <w:rsid w:val="009862DD"/>
    <w:rsid w:val="0098745A"/>
    <w:rsid w:val="00987590"/>
    <w:rsid w:val="00987B3E"/>
    <w:rsid w:val="00990442"/>
    <w:rsid w:val="00990993"/>
    <w:rsid w:val="00990DC2"/>
    <w:rsid w:val="00991E1D"/>
    <w:rsid w:val="00991F41"/>
    <w:rsid w:val="009920D0"/>
    <w:rsid w:val="009925A6"/>
    <w:rsid w:val="00994761"/>
    <w:rsid w:val="009955D8"/>
    <w:rsid w:val="0099585F"/>
    <w:rsid w:val="00995D45"/>
    <w:rsid w:val="009964D9"/>
    <w:rsid w:val="00996B6F"/>
    <w:rsid w:val="00996B79"/>
    <w:rsid w:val="009970D1"/>
    <w:rsid w:val="00997290"/>
    <w:rsid w:val="009973BE"/>
    <w:rsid w:val="00997F04"/>
    <w:rsid w:val="009A0CAA"/>
    <w:rsid w:val="009A0F19"/>
    <w:rsid w:val="009A0FFB"/>
    <w:rsid w:val="009A1002"/>
    <w:rsid w:val="009A11E2"/>
    <w:rsid w:val="009A16D6"/>
    <w:rsid w:val="009A1CDD"/>
    <w:rsid w:val="009A2B97"/>
    <w:rsid w:val="009A5478"/>
    <w:rsid w:val="009A6098"/>
    <w:rsid w:val="009A6156"/>
    <w:rsid w:val="009A6608"/>
    <w:rsid w:val="009A7BA2"/>
    <w:rsid w:val="009B0026"/>
    <w:rsid w:val="009B07AE"/>
    <w:rsid w:val="009B0A6A"/>
    <w:rsid w:val="009B0E25"/>
    <w:rsid w:val="009B161B"/>
    <w:rsid w:val="009B1A4D"/>
    <w:rsid w:val="009B1ADF"/>
    <w:rsid w:val="009B24CF"/>
    <w:rsid w:val="009B2E27"/>
    <w:rsid w:val="009B338D"/>
    <w:rsid w:val="009B36F4"/>
    <w:rsid w:val="009B3DCD"/>
    <w:rsid w:val="009B3F2A"/>
    <w:rsid w:val="009B4FE9"/>
    <w:rsid w:val="009B5AB5"/>
    <w:rsid w:val="009B5D9B"/>
    <w:rsid w:val="009B64DE"/>
    <w:rsid w:val="009B68FD"/>
    <w:rsid w:val="009B6CB1"/>
    <w:rsid w:val="009B7D7A"/>
    <w:rsid w:val="009B7E62"/>
    <w:rsid w:val="009C0108"/>
    <w:rsid w:val="009C011A"/>
    <w:rsid w:val="009C08EF"/>
    <w:rsid w:val="009C0CAE"/>
    <w:rsid w:val="009C1384"/>
    <w:rsid w:val="009C183D"/>
    <w:rsid w:val="009C1C44"/>
    <w:rsid w:val="009C2665"/>
    <w:rsid w:val="009C3035"/>
    <w:rsid w:val="009C40A0"/>
    <w:rsid w:val="009C4318"/>
    <w:rsid w:val="009C4CBB"/>
    <w:rsid w:val="009C5424"/>
    <w:rsid w:val="009C63E4"/>
    <w:rsid w:val="009C7190"/>
    <w:rsid w:val="009C74A0"/>
    <w:rsid w:val="009C7FC1"/>
    <w:rsid w:val="009D09DC"/>
    <w:rsid w:val="009D09E4"/>
    <w:rsid w:val="009D0BDA"/>
    <w:rsid w:val="009D1A28"/>
    <w:rsid w:val="009D1B17"/>
    <w:rsid w:val="009D24DD"/>
    <w:rsid w:val="009D2960"/>
    <w:rsid w:val="009D2A2A"/>
    <w:rsid w:val="009D34EC"/>
    <w:rsid w:val="009D3A91"/>
    <w:rsid w:val="009D3D57"/>
    <w:rsid w:val="009D4125"/>
    <w:rsid w:val="009D4B1A"/>
    <w:rsid w:val="009D502B"/>
    <w:rsid w:val="009D5419"/>
    <w:rsid w:val="009D54B2"/>
    <w:rsid w:val="009D59AE"/>
    <w:rsid w:val="009D69CB"/>
    <w:rsid w:val="009D6CC1"/>
    <w:rsid w:val="009D7052"/>
    <w:rsid w:val="009D716E"/>
    <w:rsid w:val="009D78AA"/>
    <w:rsid w:val="009D79A7"/>
    <w:rsid w:val="009D7D49"/>
    <w:rsid w:val="009D7EA5"/>
    <w:rsid w:val="009E026A"/>
    <w:rsid w:val="009E0958"/>
    <w:rsid w:val="009E1671"/>
    <w:rsid w:val="009E1EA5"/>
    <w:rsid w:val="009E2319"/>
    <w:rsid w:val="009E3158"/>
    <w:rsid w:val="009E3B5C"/>
    <w:rsid w:val="009E4A0A"/>
    <w:rsid w:val="009E56F2"/>
    <w:rsid w:val="009E5A4F"/>
    <w:rsid w:val="009E5D2D"/>
    <w:rsid w:val="009E64F3"/>
    <w:rsid w:val="009E6C2F"/>
    <w:rsid w:val="009E6F08"/>
    <w:rsid w:val="009E71F1"/>
    <w:rsid w:val="009E738D"/>
    <w:rsid w:val="009E75D5"/>
    <w:rsid w:val="009F04F9"/>
    <w:rsid w:val="009F11ED"/>
    <w:rsid w:val="009F1F79"/>
    <w:rsid w:val="009F2916"/>
    <w:rsid w:val="009F2961"/>
    <w:rsid w:val="009F29E3"/>
    <w:rsid w:val="009F2F73"/>
    <w:rsid w:val="009F35AA"/>
    <w:rsid w:val="009F43B3"/>
    <w:rsid w:val="009F44D1"/>
    <w:rsid w:val="009F48B0"/>
    <w:rsid w:val="009F4BBF"/>
    <w:rsid w:val="009F59E3"/>
    <w:rsid w:val="009F5CA4"/>
    <w:rsid w:val="009F600B"/>
    <w:rsid w:val="009F60DE"/>
    <w:rsid w:val="009F68A1"/>
    <w:rsid w:val="009F7D57"/>
    <w:rsid w:val="00A0002E"/>
    <w:rsid w:val="00A00042"/>
    <w:rsid w:val="00A007E4"/>
    <w:rsid w:val="00A00980"/>
    <w:rsid w:val="00A01D6A"/>
    <w:rsid w:val="00A01E36"/>
    <w:rsid w:val="00A02FB0"/>
    <w:rsid w:val="00A03524"/>
    <w:rsid w:val="00A044BA"/>
    <w:rsid w:val="00A044E6"/>
    <w:rsid w:val="00A05348"/>
    <w:rsid w:val="00A0550A"/>
    <w:rsid w:val="00A05A97"/>
    <w:rsid w:val="00A05EAC"/>
    <w:rsid w:val="00A061BB"/>
    <w:rsid w:val="00A0699B"/>
    <w:rsid w:val="00A06BB6"/>
    <w:rsid w:val="00A078A9"/>
    <w:rsid w:val="00A10CD1"/>
    <w:rsid w:val="00A111AE"/>
    <w:rsid w:val="00A11D03"/>
    <w:rsid w:val="00A120BD"/>
    <w:rsid w:val="00A1211E"/>
    <w:rsid w:val="00A1277E"/>
    <w:rsid w:val="00A12EE8"/>
    <w:rsid w:val="00A13087"/>
    <w:rsid w:val="00A13446"/>
    <w:rsid w:val="00A13591"/>
    <w:rsid w:val="00A13E58"/>
    <w:rsid w:val="00A13FFE"/>
    <w:rsid w:val="00A143A6"/>
    <w:rsid w:val="00A14DA7"/>
    <w:rsid w:val="00A14DD5"/>
    <w:rsid w:val="00A14F37"/>
    <w:rsid w:val="00A153FC"/>
    <w:rsid w:val="00A155DE"/>
    <w:rsid w:val="00A17012"/>
    <w:rsid w:val="00A17331"/>
    <w:rsid w:val="00A17B1B"/>
    <w:rsid w:val="00A212B7"/>
    <w:rsid w:val="00A21CFC"/>
    <w:rsid w:val="00A21FDA"/>
    <w:rsid w:val="00A223AE"/>
    <w:rsid w:val="00A2259E"/>
    <w:rsid w:val="00A2325D"/>
    <w:rsid w:val="00A24A13"/>
    <w:rsid w:val="00A24FAF"/>
    <w:rsid w:val="00A25039"/>
    <w:rsid w:val="00A25BEF"/>
    <w:rsid w:val="00A2609C"/>
    <w:rsid w:val="00A2678E"/>
    <w:rsid w:val="00A26F0A"/>
    <w:rsid w:val="00A27747"/>
    <w:rsid w:val="00A278CC"/>
    <w:rsid w:val="00A302FB"/>
    <w:rsid w:val="00A303CE"/>
    <w:rsid w:val="00A30591"/>
    <w:rsid w:val="00A309A2"/>
    <w:rsid w:val="00A30A83"/>
    <w:rsid w:val="00A30E51"/>
    <w:rsid w:val="00A31A2F"/>
    <w:rsid w:val="00A3217C"/>
    <w:rsid w:val="00A32BE8"/>
    <w:rsid w:val="00A32F56"/>
    <w:rsid w:val="00A3355E"/>
    <w:rsid w:val="00A33C5A"/>
    <w:rsid w:val="00A33D1C"/>
    <w:rsid w:val="00A35566"/>
    <w:rsid w:val="00A35C2C"/>
    <w:rsid w:val="00A36226"/>
    <w:rsid w:val="00A36650"/>
    <w:rsid w:val="00A36A9A"/>
    <w:rsid w:val="00A37950"/>
    <w:rsid w:val="00A37BFC"/>
    <w:rsid w:val="00A37C18"/>
    <w:rsid w:val="00A37E25"/>
    <w:rsid w:val="00A37F92"/>
    <w:rsid w:val="00A405B7"/>
    <w:rsid w:val="00A40908"/>
    <w:rsid w:val="00A40A6C"/>
    <w:rsid w:val="00A41CA4"/>
    <w:rsid w:val="00A4312C"/>
    <w:rsid w:val="00A43DF4"/>
    <w:rsid w:val="00A44702"/>
    <w:rsid w:val="00A452BB"/>
    <w:rsid w:val="00A4561F"/>
    <w:rsid w:val="00A45C52"/>
    <w:rsid w:val="00A4620A"/>
    <w:rsid w:val="00A46EF2"/>
    <w:rsid w:val="00A478DB"/>
    <w:rsid w:val="00A47BC4"/>
    <w:rsid w:val="00A50FF4"/>
    <w:rsid w:val="00A516A3"/>
    <w:rsid w:val="00A51955"/>
    <w:rsid w:val="00A51C15"/>
    <w:rsid w:val="00A52790"/>
    <w:rsid w:val="00A529B5"/>
    <w:rsid w:val="00A52A2A"/>
    <w:rsid w:val="00A53602"/>
    <w:rsid w:val="00A5382E"/>
    <w:rsid w:val="00A54320"/>
    <w:rsid w:val="00A54E5C"/>
    <w:rsid w:val="00A55040"/>
    <w:rsid w:val="00A550F7"/>
    <w:rsid w:val="00A551C5"/>
    <w:rsid w:val="00A55BB9"/>
    <w:rsid w:val="00A55F10"/>
    <w:rsid w:val="00A56E35"/>
    <w:rsid w:val="00A5751E"/>
    <w:rsid w:val="00A605F3"/>
    <w:rsid w:val="00A6061B"/>
    <w:rsid w:val="00A61C5B"/>
    <w:rsid w:val="00A61D5E"/>
    <w:rsid w:val="00A62CB3"/>
    <w:rsid w:val="00A630FE"/>
    <w:rsid w:val="00A6435F"/>
    <w:rsid w:val="00A64B3D"/>
    <w:rsid w:val="00A65474"/>
    <w:rsid w:val="00A65930"/>
    <w:rsid w:val="00A6661F"/>
    <w:rsid w:val="00A666D9"/>
    <w:rsid w:val="00A676B9"/>
    <w:rsid w:val="00A676C5"/>
    <w:rsid w:val="00A67B07"/>
    <w:rsid w:val="00A70311"/>
    <w:rsid w:val="00A70573"/>
    <w:rsid w:val="00A7106C"/>
    <w:rsid w:val="00A710B9"/>
    <w:rsid w:val="00A711C5"/>
    <w:rsid w:val="00A71400"/>
    <w:rsid w:val="00A71529"/>
    <w:rsid w:val="00A71BAC"/>
    <w:rsid w:val="00A72572"/>
    <w:rsid w:val="00A738D4"/>
    <w:rsid w:val="00A7412D"/>
    <w:rsid w:val="00A744E8"/>
    <w:rsid w:val="00A74DAD"/>
    <w:rsid w:val="00A762D9"/>
    <w:rsid w:val="00A76F7F"/>
    <w:rsid w:val="00A773C2"/>
    <w:rsid w:val="00A7747E"/>
    <w:rsid w:val="00A77BBA"/>
    <w:rsid w:val="00A80310"/>
    <w:rsid w:val="00A804B6"/>
    <w:rsid w:val="00A80AED"/>
    <w:rsid w:val="00A81641"/>
    <w:rsid w:val="00A81B62"/>
    <w:rsid w:val="00A8288F"/>
    <w:rsid w:val="00A8310B"/>
    <w:rsid w:val="00A83195"/>
    <w:rsid w:val="00A835D0"/>
    <w:rsid w:val="00A8462B"/>
    <w:rsid w:val="00A84BBE"/>
    <w:rsid w:val="00A84F7F"/>
    <w:rsid w:val="00A85030"/>
    <w:rsid w:val="00A85325"/>
    <w:rsid w:val="00A8574D"/>
    <w:rsid w:val="00A87481"/>
    <w:rsid w:val="00A87723"/>
    <w:rsid w:val="00A8785F"/>
    <w:rsid w:val="00A87B06"/>
    <w:rsid w:val="00A90045"/>
    <w:rsid w:val="00A9036E"/>
    <w:rsid w:val="00A9054F"/>
    <w:rsid w:val="00A909A8"/>
    <w:rsid w:val="00A90CFA"/>
    <w:rsid w:val="00A90D2B"/>
    <w:rsid w:val="00A91BF2"/>
    <w:rsid w:val="00A91EEC"/>
    <w:rsid w:val="00A91FC9"/>
    <w:rsid w:val="00A9236B"/>
    <w:rsid w:val="00A929C0"/>
    <w:rsid w:val="00A93243"/>
    <w:rsid w:val="00A93C21"/>
    <w:rsid w:val="00A93FCA"/>
    <w:rsid w:val="00A94323"/>
    <w:rsid w:val="00A94B3E"/>
    <w:rsid w:val="00A94BBC"/>
    <w:rsid w:val="00A958EC"/>
    <w:rsid w:val="00A962FB"/>
    <w:rsid w:val="00A96457"/>
    <w:rsid w:val="00A964B2"/>
    <w:rsid w:val="00A96FD7"/>
    <w:rsid w:val="00A97948"/>
    <w:rsid w:val="00AA0209"/>
    <w:rsid w:val="00AA1252"/>
    <w:rsid w:val="00AA13AE"/>
    <w:rsid w:val="00AA18C8"/>
    <w:rsid w:val="00AA18E3"/>
    <w:rsid w:val="00AA1A45"/>
    <w:rsid w:val="00AA1D85"/>
    <w:rsid w:val="00AA252D"/>
    <w:rsid w:val="00AA30D7"/>
    <w:rsid w:val="00AA4259"/>
    <w:rsid w:val="00AA4F20"/>
    <w:rsid w:val="00AA5C6E"/>
    <w:rsid w:val="00AA6E2B"/>
    <w:rsid w:val="00AA6EB0"/>
    <w:rsid w:val="00AA710F"/>
    <w:rsid w:val="00AA7494"/>
    <w:rsid w:val="00AA74E4"/>
    <w:rsid w:val="00AA76BC"/>
    <w:rsid w:val="00AB0835"/>
    <w:rsid w:val="00AB0850"/>
    <w:rsid w:val="00AB0CB0"/>
    <w:rsid w:val="00AB0E1B"/>
    <w:rsid w:val="00AB0F02"/>
    <w:rsid w:val="00AB1213"/>
    <w:rsid w:val="00AB1853"/>
    <w:rsid w:val="00AB1F7D"/>
    <w:rsid w:val="00AB39B7"/>
    <w:rsid w:val="00AB4517"/>
    <w:rsid w:val="00AB5853"/>
    <w:rsid w:val="00AB5DE2"/>
    <w:rsid w:val="00AB6FF7"/>
    <w:rsid w:val="00AB73E8"/>
    <w:rsid w:val="00AB76C4"/>
    <w:rsid w:val="00AB7807"/>
    <w:rsid w:val="00AB7F98"/>
    <w:rsid w:val="00AC07A9"/>
    <w:rsid w:val="00AC1331"/>
    <w:rsid w:val="00AC1D55"/>
    <w:rsid w:val="00AC1D64"/>
    <w:rsid w:val="00AC272D"/>
    <w:rsid w:val="00AC3017"/>
    <w:rsid w:val="00AC3830"/>
    <w:rsid w:val="00AC3E45"/>
    <w:rsid w:val="00AC49EC"/>
    <w:rsid w:val="00AC51EE"/>
    <w:rsid w:val="00AC5286"/>
    <w:rsid w:val="00AC5AB2"/>
    <w:rsid w:val="00AC5BA0"/>
    <w:rsid w:val="00AC60FC"/>
    <w:rsid w:val="00AC6FD0"/>
    <w:rsid w:val="00AC75CC"/>
    <w:rsid w:val="00AD09AB"/>
    <w:rsid w:val="00AD1294"/>
    <w:rsid w:val="00AD15E9"/>
    <w:rsid w:val="00AD2388"/>
    <w:rsid w:val="00AD2D9A"/>
    <w:rsid w:val="00AD2DD7"/>
    <w:rsid w:val="00AD38BB"/>
    <w:rsid w:val="00AD38CA"/>
    <w:rsid w:val="00AD40AE"/>
    <w:rsid w:val="00AD5493"/>
    <w:rsid w:val="00AD55D1"/>
    <w:rsid w:val="00AD5E12"/>
    <w:rsid w:val="00AD5ECF"/>
    <w:rsid w:val="00AD5F21"/>
    <w:rsid w:val="00AD6833"/>
    <w:rsid w:val="00AD68E8"/>
    <w:rsid w:val="00AD74A7"/>
    <w:rsid w:val="00AD764C"/>
    <w:rsid w:val="00AD79A2"/>
    <w:rsid w:val="00AE0AA4"/>
    <w:rsid w:val="00AE156B"/>
    <w:rsid w:val="00AE217A"/>
    <w:rsid w:val="00AE361C"/>
    <w:rsid w:val="00AE3870"/>
    <w:rsid w:val="00AE460B"/>
    <w:rsid w:val="00AE47D0"/>
    <w:rsid w:val="00AE6204"/>
    <w:rsid w:val="00AE6E13"/>
    <w:rsid w:val="00AF03FD"/>
    <w:rsid w:val="00AF0BEF"/>
    <w:rsid w:val="00AF0CB5"/>
    <w:rsid w:val="00AF10CA"/>
    <w:rsid w:val="00AF2049"/>
    <w:rsid w:val="00AF26B0"/>
    <w:rsid w:val="00AF2B4D"/>
    <w:rsid w:val="00AF4124"/>
    <w:rsid w:val="00AF5694"/>
    <w:rsid w:val="00AF578C"/>
    <w:rsid w:val="00AF5D17"/>
    <w:rsid w:val="00AF6671"/>
    <w:rsid w:val="00AF77FF"/>
    <w:rsid w:val="00AF7D35"/>
    <w:rsid w:val="00B00166"/>
    <w:rsid w:val="00B001FA"/>
    <w:rsid w:val="00B00E39"/>
    <w:rsid w:val="00B01201"/>
    <w:rsid w:val="00B01936"/>
    <w:rsid w:val="00B01B75"/>
    <w:rsid w:val="00B01D51"/>
    <w:rsid w:val="00B02743"/>
    <w:rsid w:val="00B02AE2"/>
    <w:rsid w:val="00B02F60"/>
    <w:rsid w:val="00B03098"/>
    <w:rsid w:val="00B03252"/>
    <w:rsid w:val="00B03475"/>
    <w:rsid w:val="00B037E8"/>
    <w:rsid w:val="00B03A5D"/>
    <w:rsid w:val="00B03D6D"/>
    <w:rsid w:val="00B03D95"/>
    <w:rsid w:val="00B049D1"/>
    <w:rsid w:val="00B05333"/>
    <w:rsid w:val="00B0592D"/>
    <w:rsid w:val="00B06822"/>
    <w:rsid w:val="00B06A76"/>
    <w:rsid w:val="00B06FFC"/>
    <w:rsid w:val="00B07039"/>
    <w:rsid w:val="00B072B5"/>
    <w:rsid w:val="00B07861"/>
    <w:rsid w:val="00B10215"/>
    <w:rsid w:val="00B10E17"/>
    <w:rsid w:val="00B10E5E"/>
    <w:rsid w:val="00B112AD"/>
    <w:rsid w:val="00B12602"/>
    <w:rsid w:val="00B13AA5"/>
    <w:rsid w:val="00B13B54"/>
    <w:rsid w:val="00B13C41"/>
    <w:rsid w:val="00B141C7"/>
    <w:rsid w:val="00B14A29"/>
    <w:rsid w:val="00B152A9"/>
    <w:rsid w:val="00B152AA"/>
    <w:rsid w:val="00B152FB"/>
    <w:rsid w:val="00B15547"/>
    <w:rsid w:val="00B1570C"/>
    <w:rsid w:val="00B1572A"/>
    <w:rsid w:val="00B16B36"/>
    <w:rsid w:val="00B170A4"/>
    <w:rsid w:val="00B17781"/>
    <w:rsid w:val="00B216A5"/>
    <w:rsid w:val="00B21F56"/>
    <w:rsid w:val="00B22698"/>
    <w:rsid w:val="00B2269F"/>
    <w:rsid w:val="00B232C4"/>
    <w:rsid w:val="00B23BEA"/>
    <w:rsid w:val="00B24181"/>
    <w:rsid w:val="00B2561F"/>
    <w:rsid w:val="00B26283"/>
    <w:rsid w:val="00B264AB"/>
    <w:rsid w:val="00B26625"/>
    <w:rsid w:val="00B26D3E"/>
    <w:rsid w:val="00B26E46"/>
    <w:rsid w:val="00B27474"/>
    <w:rsid w:val="00B27701"/>
    <w:rsid w:val="00B278E3"/>
    <w:rsid w:val="00B27BC6"/>
    <w:rsid w:val="00B303C8"/>
    <w:rsid w:val="00B30669"/>
    <w:rsid w:val="00B310AB"/>
    <w:rsid w:val="00B3157B"/>
    <w:rsid w:val="00B316BD"/>
    <w:rsid w:val="00B31E62"/>
    <w:rsid w:val="00B323BC"/>
    <w:rsid w:val="00B32FD8"/>
    <w:rsid w:val="00B33227"/>
    <w:rsid w:val="00B34161"/>
    <w:rsid w:val="00B341E2"/>
    <w:rsid w:val="00B357DA"/>
    <w:rsid w:val="00B35D5D"/>
    <w:rsid w:val="00B35EA0"/>
    <w:rsid w:val="00B35F21"/>
    <w:rsid w:val="00B36369"/>
    <w:rsid w:val="00B363D8"/>
    <w:rsid w:val="00B36541"/>
    <w:rsid w:val="00B36EEC"/>
    <w:rsid w:val="00B37F76"/>
    <w:rsid w:val="00B40DBE"/>
    <w:rsid w:val="00B42210"/>
    <w:rsid w:val="00B426E6"/>
    <w:rsid w:val="00B42E86"/>
    <w:rsid w:val="00B42EDC"/>
    <w:rsid w:val="00B43DCF"/>
    <w:rsid w:val="00B4514E"/>
    <w:rsid w:val="00B45628"/>
    <w:rsid w:val="00B457CF"/>
    <w:rsid w:val="00B466D3"/>
    <w:rsid w:val="00B47307"/>
    <w:rsid w:val="00B47526"/>
    <w:rsid w:val="00B47716"/>
    <w:rsid w:val="00B478B2"/>
    <w:rsid w:val="00B47977"/>
    <w:rsid w:val="00B47A1F"/>
    <w:rsid w:val="00B47C90"/>
    <w:rsid w:val="00B500BE"/>
    <w:rsid w:val="00B50196"/>
    <w:rsid w:val="00B50896"/>
    <w:rsid w:val="00B508B1"/>
    <w:rsid w:val="00B509AD"/>
    <w:rsid w:val="00B5117F"/>
    <w:rsid w:val="00B514CB"/>
    <w:rsid w:val="00B515EA"/>
    <w:rsid w:val="00B51792"/>
    <w:rsid w:val="00B51C29"/>
    <w:rsid w:val="00B51CE0"/>
    <w:rsid w:val="00B51D22"/>
    <w:rsid w:val="00B51EB6"/>
    <w:rsid w:val="00B525F4"/>
    <w:rsid w:val="00B53E7D"/>
    <w:rsid w:val="00B54341"/>
    <w:rsid w:val="00B54823"/>
    <w:rsid w:val="00B54EF2"/>
    <w:rsid w:val="00B558AC"/>
    <w:rsid w:val="00B55A16"/>
    <w:rsid w:val="00B55AAB"/>
    <w:rsid w:val="00B56128"/>
    <w:rsid w:val="00B56306"/>
    <w:rsid w:val="00B56620"/>
    <w:rsid w:val="00B57639"/>
    <w:rsid w:val="00B5768B"/>
    <w:rsid w:val="00B57840"/>
    <w:rsid w:val="00B57C89"/>
    <w:rsid w:val="00B604B1"/>
    <w:rsid w:val="00B60509"/>
    <w:rsid w:val="00B607AB"/>
    <w:rsid w:val="00B60B76"/>
    <w:rsid w:val="00B60FC3"/>
    <w:rsid w:val="00B61323"/>
    <w:rsid w:val="00B616FB"/>
    <w:rsid w:val="00B6193B"/>
    <w:rsid w:val="00B61974"/>
    <w:rsid w:val="00B61E44"/>
    <w:rsid w:val="00B629D5"/>
    <w:rsid w:val="00B635E9"/>
    <w:rsid w:val="00B63944"/>
    <w:rsid w:val="00B63CAA"/>
    <w:rsid w:val="00B644D7"/>
    <w:rsid w:val="00B64583"/>
    <w:rsid w:val="00B6470D"/>
    <w:rsid w:val="00B64C39"/>
    <w:rsid w:val="00B660C1"/>
    <w:rsid w:val="00B6640E"/>
    <w:rsid w:val="00B666A9"/>
    <w:rsid w:val="00B66899"/>
    <w:rsid w:val="00B66A40"/>
    <w:rsid w:val="00B66E97"/>
    <w:rsid w:val="00B6713D"/>
    <w:rsid w:val="00B67AAE"/>
    <w:rsid w:val="00B67B03"/>
    <w:rsid w:val="00B701DB"/>
    <w:rsid w:val="00B70A14"/>
    <w:rsid w:val="00B71674"/>
    <w:rsid w:val="00B72123"/>
    <w:rsid w:val="00B723D1"/>
    <w:rsid w:val="00B72812"/>
    <w:rsid w:val="00B72C6E"/>
    <w:rsid w:val="00B73448"/>
    <w:rsid w:val="00B7344E"/>
    <w:rsid w:val="00B735DF"/>
    <w:rsid w:val="00B739DF"/>
    <w:rsid w:val="00B73BF6"/>
    <w:rsid w:val="00B7412A"/>
    <w:rsid w:val="00B747EF"/>
    <w:rsid w:val="00B749DD"/>
    <w:rsid w:val="00B74F89"/>
    <w:rsid w:val="00B756B8"/>
    <w:rsid w:val="00B75705"/>
    <w:rsid w:val="00B75916"/>
    <w:rsid w:val="00B75D12"/>
    <w:rsid w:val="00B76E98"/>
    <w:rsid w:val="00B76F4D"/>
    <w:rsid w:val="00B77237"/>
    <w:rsid w:val="00B77AC8"/>
    <w:rsid w:val="00B77C9A"/>
    <w:rsid w:val="00B77F66"/>
    <w:rsid w:val="00B805DD"/>
    <w:rsid w:val="00B80B7B"/>
    <w:rsid w:val="00B81034"/>
    <w:rsid w:val="00B81ED6"/>
    <w:rsid w:val="00B82EAA"/>
    <w:rsid w:val="00B83204"/>
    <w:rsid w:val="00B83508"/>
    <w:rsid w:val="00B84273"/>
    <w:rsid w:val="00B84DCF"/>
    <w:rsid w:val="00B84E98"/>
    <w:rsid w:val="00B850B2"/>
    <w:rsid w:val="00B8510C"/>
    <w:rsid w:val="00B8515D"/>
    <w:rsid w:val="00B85615"/>
    <w:rsid w:val="00B85CB3"/>
    <w:rsid w:val="00B85DDC"/>
    <w:rsid w:val="00B864EF"/>
    <w:rsid w:val="00B9041F"/>
    <w:rsid w:val="00B90A64"/>
    <w:rsid w:val="00B911BF"/>
    <w:rsid w:val="00B9122B"/>
    <w:rsid w:val="00B9166D"/>
    <w:rsid w:val="00B91684"/>
    <w:rsid w:val="00B916A6"/>
    <w:rsid w:val="00B917B7"/>
    <w:rsid w:val="00B91E0E"/>
    <w:rsid w:val="00B92294"/>
    <w:rsid w:val="00B92E71"/>
    <w:rsid w:val="00B9307A"/>
    <w:rsid w:val="00B93187"/>
    <w:rsid w:val="00B932AA"/>
    <w:rsid w:val="00B942BF"/>
    <w:rsid w:val="00B9469E"/>
    <w:rsid w:val="00B946A3"/>
    <w:rsid w:val="00B94CB8"/>
    <w:rsid w:val="00B956A4"/>
    <w:rsid w:val="00B95C4F"/>
    <w:rsid w:val="00B96BCC"/>
    <w:rsid w:val="00B96C54"/>
    <w:rsid w:val="00B9703B"/>
    <w:rsid w:val="00BA0454"/>
    <w:rsid w:val="00BA0CB4"/>
    <w:rsid w:val="00BA0E7E"/>
    <w:rsid w:val="00BA13D8"/>
    <w:rsid w:val="00BA16CB"/>
    <w:rsid w:val="00BA19A4"/>
    <w:rsid w:val="00BA1CF6"/>
    <w:rsid w:val="00BA3077"/>
    <w:rsid w:val="00BA3080"/>
    <w:rsid w:val="00BA3D2C"/>
    <w:rsid w:val="00BA4749"/>
    <w:rsid w:val="00BA486F"/>
    <w:rsid w:val="00BA4C8E"/>
    <w:rsid w:val="00BA52FB"/>
    <w:rsid w:val="00BA53FD"/>
    <w:rsid w:val="00BA55A5"/>
    <w:rsid w:val="00BA76E7"/>
    <w:rsid w:val="00BA7D9B"/>
    <w:rsid w:val="00BB0EDE"/>
    <w:rsid w:val="00BB112D"/>
    <w:rsid w:val="00BB1266"/>
    <w:rsid w:val="00BB202A"/>
    <w:rsid w:val="00BB2CAF"/>
    <w:rsid w:val="00BB2D19"/>
    <w:rsid w:val="00BB2E3D"/>
    <w:rsid w:val="00BB3124"/>
    <w:rsid w:val="00BB34B3"/>
    <w:rsid w:val="00BB3704"/>
    <w:rsid w:val="00BB388A"/>
    <w:rsid w:val="00BB3AE0"/>
    <w:rsid w:val="00BB3F0E"/>
    <w:rsid w:val="00BB416D"/>
    <w:rsid w:val="00BB4546"/>
    <w:rsid w:val="00BB5132"/>
    <w:rsid w:val="00BB5ECE"/>
    <w:rsid w:val="00BB7574"/>
    <w:rsid w:val="00BB75CF"/>
    <w:rsid w:val="00BB7874"/>
    <w:rsid w:val="00BC093D"/>
    <w:rsid w:val="00BC0B61"/>
    <w:rsid w:val="00BC111F"/>
    <w:rsid w:val="00BC1590"/>
    <w:rsid w:val="00BC1BA6"/>
    <w:rsid w:val="00BC21F4"/>
    <w:rsid w:val="00BC270A"/>
    <w:rsid w:val="00BC2CB9"/>
    <w:rsid w:val="00BC335F"/>
    <w:rsid w:val="00BC36F5"/>
    <w:rsid w:val="00BC3BAD"/>
    <w:rsid w:val="00BC3E6F"/>
    <w:rsid w:val="00BC42B3"/>
    <w:rsid w:val="00BC45C0"/>
    <w:rsid w:val="00BC4A18"/>
    <w:rsid w:val="00BC4F9D"/>
    <w:rsid w:val="00BC55C0"/>
    <w:rsid w:val="00BC55C9"/>
    <w:rsid w:val="00BC5657"/>
    <w:rsid w:val="00BC6075"/>
    <w:rsid w:val="00BC616D"/>
    <w:rsid w:val="00BC61CB"/>
    <w:rsid w:val="00BC6209"/>
    <w:rsid w:val="00BC62B4"/>
    <w:rsid w:val="00BC633F"/>
    <w:rsid w:val="00BC6444"/>
    <w:rsid w:val="00BC6A26"/>
    <w:rsid w:val="00BC7099"/>
    <w:rsid w:val="00BC7649"/>
    <w:rsid w:val="00BC7E12"/>
    <w:rsid w:val="00BD0047"/>
    <w:rsid w:val="00BD00E2"/>
    <w:rsid w:val="00BD030A"/>
    <w:rsid w:val="00BD04AF"/>
    <w:rsid w:val="00BD2302"/>
    <w:rsid w:val="00BD2B9F"/>
    <w:rsid w:val="00BD2FE8"/>
    <w:rsid w:val="00BD3248"/>
    <w:rsid w:val="00BD3629"/>
    <w:rsid w:val="00BD38D5"/>
    <w:rsid w:val="00BD39BE"/>
    <w:rsid w:val="00BD3B56"/>
    <w:rsid w:val="00BD3D72"/>
    <w:rsid w:val="00BD4A4C"/>
    <w:rsid w:val="00BD6DDB"/>
    <w:rsid w:val="00BD6E14"/>
    <w:rsid w:val="00BD75A3"/>
    <w:rsid w:val="00BD786A"/>
    <w:rsid w:val="00BE0E73"/>
    <w:rsid w:val="00BE0EE4"/>
    <w:rsid w:val="00BE240B"/>
    <w:rsid w:val="00BE2790"/>
    <w:rsid w:val="00BE4A09"/>
    <w:rsid w:val="00BE52DC"/>
    <w:rsid w:val="00BE5679"/>
    <w:rsid w:val="00BE59ED"/>
    <w:rsid w:val="00BE5A48"/>
    <w:rsid w:val="00BE630A"/>
    <w:rsid w:val="00BE6E02"/>
    <w:rsid w:val="00BE70F6"/>
    <w:rsid w:val="00BE736B"/>
    <w:rsid w:val="00BE73CA"/>
    <w:rsid w:val="00BE7635"/>
    <w:rsid w:val="00BE7EEF"/>
    <w:rsid w:val="00BF01C3"/>
    <w:rsid w:val="00BF08C8"/>
    <w:rsid w:val="00BF098D"/>
    <w:rsid w:val="00BF0ABB"/>
    <w:rsid w:val="00BF0B27"/>
    <w:rsid w:val="00BF1B5A"/>
    <w:rsid w:val="00BF1DFA"/>
    <w:rsid w:val="00BF2166"/>
    <w:rsid w:val="00BF227F"/>
    <w:rsid w:val="00BF25D8"/>
    <w:rsid w:val="00BF270B"/>
    <w:rsid w:val="00BF283F"/>
    <w:rsid w:val="00BF34A0"/>
    <w:rsid w:val="00BF4A3F"/>
    <w:rsid w:val="00BF5B82"/>
    <w:rsid w:val="00BF67D0"/>
    <w:rsid w:val="00BF6B26"/>
    <w:rsid w:val="00BF7A2B"/>
    <w:rsid w:val="00C00A65"/>
    <w:rsid w:val="00C01ABC"/>
    <w:rsid w:val="00C02113"/>
    <w:rsid w:val="00C021D8"/>
    <w:rsid w:val="00C022BB"/>
    <w:rsid w:val="00C0235B"/>
    <w:rsid w:val="00C0309E"/>
    <w:rsid w:val="00C03272"/>
    <w:rsid w:val="00C04282"/>
    <w:rsid w:val="00C052BF"/>
    <w:rsid w:val="00C0547C"/>
    <w:rsid w:val="00C057CD"/>
    <w:rsid w:val="00C058B9"/>
    <w:rsid w:val="00C062F4"/>
    <w:rsid w:val="00C06878"/>
    <w:rsid w:val="00C06ED0"/>
    <w:rsid w:val="00C0743A"/>
    <w:rsid w:val="00C07544"/>
    <w:rsid w:val="00C076E6"/>
    <w:rsid w:val="00C102CA"/>
    <w:rsid w:val="00C10672"/>
    <w:rsid w:val="00C10DC8"/>
    <w:rsid w:val="00C11A01"/>
    <w:rsid w:val="00C12DA3"/>
    <w:rsid w:val="00C1307E"/>
    <w:rsid w:val="00C130E6"/>
    <w:rsid w:val="00C13A55"/>
    <w:rsid w:val="00C14516"/>
    <w:rsid w:val="00C145CC"/>
    <w:rsid w:val="00C14B07"/>
    <w:rsid w:val="00C14C5C"/>
    <w:rsid w:val="00C1510A"/>
    <w:rsid w:val="00C159CB"/>
    <w:rsid w:val="00C15B31"/>
    <w:rsid w:val="00C15C3E"/>
    <w:rsid w:val="00C161FA"/>
    <w:rsid w:val="00C162D3"/>
    <w:rsid w:val="00C16656"/>
    <w:rsid w:val="00C16EC1"/>
    <w:rsid w:val="00C1722B"/>
    <w:rsid w:val="00C1730D"/>
    <w:rsid w:val="00C1756E"/>
    <w:rsid w:val="00C178EC"/>
    <w:rsid w:val="00C17ECC"/>
    <w:rsid w:val="00C2019B"/>
    <w:rsid w:val="00C20908"/>
    <w:rsid w:val="00C20DEF"/>
    <w:rsid w:val="00C21567"/>
    <w:rsid w:val="00C2204D"/>
    <w:rsid w:val="00C223F3"/>
    <w:rsid w:val="00C22966"/>
    <w:rsid w:val="00C22A2E"/>
    <w:rsid w:val="00C22FED"/>
    <w:rsid w:val="00C2432A"/>
    <w:rsid w:val="00C249E7"/>
    <w:rsid w:val="00C24D3C"/>
    <w:rsid w:val="00C24EC5"/>
    <w:rsid w:val="00C25536"/>
    <w:rsid w:val="00C25E22"/>
    <w:rsid w:val="00C260B0"/>
    <w:rsid w:val="00C26BB5"/>
    <w:rsid w:val="00C26BEE"/>
    <w:rsid w:val="00C2718B"/>
    <w:rsid w:val="00C30E63"/>
    <w:rsid w:val="00C311CC"/>
    <w:rsid w:val="00C31E30"/>
    <w:rsid w:val="00C31ED7"/>
    <w:rsid w:val="00C324DD"/>
    <w:rsid w:val="00C32AD1"/>
    <w:rsid w:val="00C330C4"/>
    <w:rsid w:val="00C335F3"/>
    <w:rsid w:val="00C33DD8"/>
    <w:rsid w:val="00C34927"/>
    <w:rsid w:val="00C34CE3"/>
    <w:rsid w:val="00C35365"/>
    <w:rsid w:val="00C35923"/>
    <w:rsid w:val="00C35C0E"/>
    <w:rsid w:val="00C3659C"/>
    <w:rsid w:val="00C36685"/>
    <w:rsid w:val="00C430EF"/>
    <w:rsid w:val="00C439D1"/>
    <w:rsid w:val="00C43AB5"/>
    <w:rsid w:val="00C43EAB"/>
    <w:rsid w:val="00C43F28"/>
    <w:rsid w:val="00C440D4"/>
    <w:rsid w:val="00C44182"/>
    <w:rsid w:val="00C44FD7"/>
    <w:rsid w:val="00C45026"/>
    <w:rsid w:val="00C45247"/>
    <w:rsid w:val="00C45282"/>
    <w:rsid w:val="00C47129"/>
    <w:rsid w:val="00C50CB4"/>
    <w:rsid w:val="00C51283"/>
    <w:rsid w:val="00C516F6"/>
    <w:rsid w:val="00C5223D"/>
    <w:rsid w:val="00C53207"/>
    <w:rsid w:val="00C533CD"/>
    <w:rsid w:val="00C54119"/>
    <w:rsid w:val="00C549E1"/>
    <w:rsid w:val="00C56AF1"/>
    <w:rsid w:val="00C576E5"/>
    <w:rsid w:val="00C57A47"/>
    <w:rsid w:val="00C61471"/>
    <w:rsid w:val="00C624CF"/>
    <w:rsid w:val="00C62F08"/>
    <w:rsid w:val="00C63749"/>
    <w:rsid w:val="00C647F7"/>
    <w:rsid w:val="00C6525B"/>
    <w:rsid w:val="00C65438"/>
    <w:rsid w:val="00C657CA"/>
    <w:rsid w:val="00C65985"/>
    <w:rsid w:val="00C6651A"/>
    <w:rsid w:val="00C66573"/>
    <w:rsid w:val="00C669F8"/>
    <w:rsid w:val="00C67190"/>
    <w:rsid w:val="00C7006E"/>
    <w:rsid w:val="00C70184"/>
    <w:rsid w:val="00C70333"/>
    <w:rsid w:val="00C70CB6"/>
    <w:rsid w:val="00C70E64"/>
    <w:rsid w:val="00C7128B"/>
    <w:rsid w:val="00C719F0"/>
    <w:rsid w:val="00C71B48"/>
    <w:rsid w:val="00C722F6"/>
    <w:rsid w:val="00C729D6"/>
    <w:rsid w:val="00C72C56"/>
    <w:rsid w:val="00C730F2"/>
    <w:rsid w:val="00C73B8F"/>
    <w:rsid w:val="00C73BFF"/>
    <w:rsid w:val="00C73C2C"/>
    <w:rsid w:val="00C73DBD"/>
    <w:rsid w:val="00C74EFE"/>
    <w:rsid w:val="00C75938"/>
    <w:rsid w:val="00C75D71"/>
    <w:rsid w:val="00C763E5"/>
    <w:rsid w:val="00C768BF"/>
    <w:rsid w:val="00C76F49"/>
    <w:rsid w:val="00C773FC"/>
    <w:rsid w:val="00C77757"/>
    <w:rsid w:val="00C80139"/>
    <w:rsid w:val="00C80810"/>
    <w:rsid w:val="00C80B5E"/>
    <w:rsid w:val="00C81319"/>
    <w:rsid w:val="00C81F73"/>
    <w:rsid w:val="00C82585"/>
    <w:rsid w:val="00C82A82"/>
    <w:rsid w:val="00C82AB1"/>
    <w:rsid w:val="00C82B2F"/>
    <w:rsid w:val="00C82CB9"/>
    <w:rsid w:val="00C82F38"/>
    <w:rsid w:val="00C836C6"/>
    <w:rsid w:val="00C8377E"/>
    <w:rsid w:val="00C85744"/>
    <w:rsid w:val="00C857A9"/>
    <w:rsid w:val="00C85BE2"/>
    <w:rsid w:val="00C85FCA"/>
    <w:rsid w:val="00C86879"/>
    <w:rsid w:val="00C86AFA"/>
    <w:rsid w:val="00C86BBC"/>
    <w:rsid w:val="00C86D11"/>
    <w:rsid w:val="00C90270"/>
    <w:rsid w:val="00C90571"/>
    <w:rsid w:val="00C9124A"/>
    <w:rsid w:val="00C91F5F"/>
    <w:rsid w:val="00C92A5F"/>
    <w:rsid w:val="00C92B7C"/>
    <w:rsid w:val="00C92BC6"/>
    <w:rsid w:val="00C92CAF"/>
    <w:rsid w:val="00C93801"/>
    <w:rsid w:val="00C93997"/>
    <w:rsid w:val="00C93EF3"/>
    <w:rsid w:val="00C94229"/>
    <w:rsid w:val="00C9455D"/>
    <w:rsid w:val="00C94AD9"/>
    <w:rsid w:val="00C955FF"/>
    <w:rsid w:val="00C95680"/>
    <w:rsid w:val="00C971E5"/>
    <w:rsid w:val="00C9745B"/>
    <w:rsid w:val="00C978E5"/>
    <w:rsid w:val="00CA0647"/>
    <w:rsid w:val="00CA06B7"/>
    <w:rsid w:val="00CA0AD8"/>
    <w:rsid w:val="00CA0D7F"/>
    <w:rsid w:val="00CA1363"/>
    <w:rsid w:val="00CA146E"/>
    <w:rsid w:val="00CA1847"/>
    <w:rsid w:val="00CA1AB9"/>
    <w:rsid w:val="00CA2AA9"/>
    <w:rsid w:val="00CA330C"/>
    <w:rsid w:val="00CA3660"/>
    <w:rsid w:val="00CA53EE"/>
    <w:rsid w:val="00CA5C69"/>
    <w:rsid w:val="00CA5E4F"/>
    <w:rsid w:val="00CA608E"/>
    <w:rsid w:val="00CA6953"/>
    <w:rsid w:val="00CA797D"/>
    <w:rsid w:val="00CB0196"/>
    <w:rsid w:val="00CB033A"/>
    <w:rsid w:val="00CB0886"/>
    <w:rsid w:val="00CB1472"/>
    <w:rsid w:val="00CB22E7"/>
    <w:rsid w:val="00CB25A5"/>
    <w:rsid w:val="00CB265B"/>
    <w:rsid w:val="00CB26E5"/>
    <w:rsid w:val="00CB2759"/>
    <w:rsid w:val="00CB3401"/>
    <w:rsid w:val="00CB36E5"/>
    <w:rsid w:val="00CB3950"/>
    <w:rsid w:val="00CB3F10"/>
    <w:rsid w:val="00CB4443"/>
    <w:rsid w:val="00CB459C"/>
    <w:rsid w:val="00CB601C"/>
    <w:rsid w:val="00CB7053"/>
    <w:rsid w:val="00CB771B"/>
    <w:rsid w:val="00CC057B"/>
    <w:rsid w:val="00CC0A72"/>
    <w:rsid w:val="00CC0C59"/>
    <w:rsid w:val="00CC0D35"/>
    <w:rsid w:val="00CC1448"/>
    <w:rsid w:val="00CC1969"/>
    <w:rsid w:val="00CC19ED"/>
    <w:rsid w:val="00CC1EC1"/>
    <w:rsid w:val="00CC2207"/>
    <w:rsid w:val="00CC24DD"/>
    <w:rsid w:val="00CC26C9"/>
    <w:rsid w:val="00CC2818"/>
    <w:rsid w:val="00CC2F9C"/>
    <w:rsid w:val="00CC3577"/>
    <w:rsid w:val="00CC3A1D"/>
    <w:rsid w:val="00CC3C31"/>
    <w:rsid w:val="00CC42D8"/>
    <w:rsid w:val="00CC4583"/>
    <w:rsid w:val="00CC4599"/>
    <w:rsid w:val="00CC49C6"/>
    <w:rsid w:val="00CC56D7"/>
    <w:rsid w:val="00CC5E39"/>
    <w:rsid w:val="00CC6C89"/>
    <w:rsid w:val="00CD0F04"/>
    <w:rsid w:val="00CD0F68"/>
    <w:rsid w:val="00CD2D93"/>
    <w:rsid w:val="00CD3468"/>
    <w:rsid w:val="00CD36ED"/>
    <w:rsid w:val="00CD4200"/>
    <w:rsid w:val="00CD539F"/>
    <w:rsid w:val="00CD5CEB"/>
    <w:rsid w:val="00CD682A"/>
    <w:rsid w:val="00CD6885"/>
    <w:rsid w:val="00CE022C"/>
    <w:rsid w:val="00CE02D0"/>
    <w:rsid w:val="00CE0886"/>
    <w:rsid w:val="00CE08B1"/>
    <w:rsid w:val="00CE12E2"/>
    <w:rsid w:val="00CE130E"/>
    <w:rsid w:val="00CE160B"/>
    <w:rsid w:val="00CE1A30"/>
    <w:rsid w:val="00CE1A77"/>
    <w:rsid w:val="00CE254A"/>
    <w:rsid w:val="00CE372B"/>
    <w:rsid w:val="00CE3E76"/>
    <w:rsid w:val="00CE418B"/>
    <w:rsid w:val="00CE4300"/>
    <w:rsid w:val="00CE443A"/>
    <w:rsid w:val="00CE5A14"/>
    <w:rsid w:val="00CE655C"/>
    <w:rsid w:val="00CE667F"/>
    <w:rsid w:val="00CE66A1"/>
    <w:rsid w:val="00CE6A2E"/>
    <w:rsid w:val="00CE6F8F"/>
    <w:rsid w:val="00CE7309"/>
    <w:rsid w:val="00CF01A3"/>
    <w:rsid w:val="00CF0DFD"/>
    <w:rsid w:val="00CF15D3"/>
    <w:rsid w:val="00CF1A92"/>
    <w:rsid w:val="00CF1EEB"/>
    <w:rsid w:val="00CF2099"/>
    <w:rsid w:val="00CF264C"/>
    <w:rsid w:val="00CF2A62"/>
    <w:rsid w:val="00CF2BA2"/>
    <w:rsid w:val="00CF2F14"/>
    <w:rsid w:val="00CF3A07"/>
    <w:rsid w:val="00CF41AB"/>
    <w:rsid w:val="00CF4259"/>
    <w:rsid w:val="00CF47B0"/>
    <w:rsid w:val="00CF4948"/>
    <w:rsid w:val="00CF4A3C"/>
    <w:rsid w:val="00CF4DF4"/>
    <w:rsid w:val="00CF6489"/>
    <w:rsid w:val="00CF64FD"/>
    <w:rsid w:val="00CF72BA"/>
    <w:rsid w:val="00CF7A8D"/>
    <w:rsid w:val="00CF7F7E"/>
    <w:rsid w:val="00CF7F83"/>
    <w:rsid w:val="00D0024E"/>
    <w:rsid w:val="00D016D6"/>
    <w:rsid w:val="00D019DE"/>
    <w:rsid w:val="00D01C2C"/>
    <w:rsid w:val="00D01C32"/>
    <w:rsid w:val="00D02B0B"/>
    <w:rsid w:val="00D04042"/>
    <w:rsid w:val="00D041A9"/>
    <w:rsid w:val="00D052BA"/>
    <w:rsid w:val="00D05D99"/>
    <w:rsid w:val="00D0611A"/>
    <w:rsid w:val="00D06207"/>
    <w:rsid w:val="00D06473"/>
    <w:rsid w:val="00D066AB"/>
    <w:rsid w:val="00D0693A"/>
    <w:rsid w:val="00D069B2"/>
    <w:rsid w:val="00D072B8"/>
    <w:rsid w:val="00D0730B"/>
    <w:rsid w:val="00D07460"/>
    <w:rsid w:val="00D07959"/>
    <w:rsid w:val="00D07E87"/>
    <w:rsid w:val="00D105BE"/>
    <w:rsid w:val="00D10E86"/>
    <w:rsid w:val="00D10EAC"/>
    <w:rsid w:val="00D115CA"/>
    <w:rsid w:val="00D11A19"/>
    <w:rsid w:val="00D11DFE"/>
    <w:rsid w:val="00D12546"/>
    <w:rsid w:val="00D12668"/>
    <w:rsid w:val="00D132F9"/>
    <w:rsid w:val="00D13524"/>
    <w:rsid w:val="00D144DC"/>
    <w:rsid w:val="00D15251"/>
    <w:rsid w:val="00D157AB"/>
    <w:rsid w:val="00D16740"/>
    <w:rsid w:val="00D16AC1"/>
    <w:rsid w:val="00D174F7"/>
    <w:rsid w:val="00D17825"/>
    <w:rsid w:val="00D17B70"/>
    <w:rsid w:val="00D20537"/>
    <w:rsid w:val="00D205A6"/>
    <w:rsid w:val="00D20EE8"/>
    <w:rsid w:val="00D20EE9"/>
    <w:rsid w:val="00D215CD"/>
    <w:rsid w:val="00D218E6"/>
    <w:rsid w:val="00D22217"/>
    <w:rsid w:val="00D22B90"/>
    <w:rsid w:val="00D22DE7"/>
    <w:rsid w:val="00D24034"/>
    <w:rsid w:val="00D2422E"/>
    <w:rsid w:val="00D24744"/>
    <w:rsid w:val="00D2493E"/>
    <w:rsid w:val="00D255FC"/>
    <w:rsid w:val="00D25B51"/>
    <w:rsid w:val="00D267A9"/>
    <w:rsid w:val="00D26B76"/>
    <w:rsid w:val="00D27C4B"/>
    <w:rsid w:val="00D315B4"/>
    <w:rsid w:val="00D3167E"/>
    <w:rsid w:val="00D317A7"/>
    <w:rsid w:val="00D318A2"/>
    <w:rsid w:val="00D31A03"/>
    <w:rsid w:val="00D328AC"/>
    <w:rsid w:val="00D32E10"/>
    <w:rsid w:val="00D33096"/>
    <w:rsid w:val="00D340A1"/>
    <w:rsid w:val="00D34941"/>
    <w:rsid w:val="00D351ED"/>
    <w:rsid w:val="00D35D8B"/>
    <w:rsid w:val="00D368E7"/>
    <w:rsid w:val="00D36AA4"/>
    <w:rsid w:val="00D402B5"/>
    <w:rsid w:val="00D40A1E"/>
    <w:rsid w:val="00D416CB"/>
    <w:rsid w:val="00D417D8"/>
    <w:rsid w:val="00D41B09"/>
    <w:rsid w:val="00D41CE9"/>
    <w:rsid w:val="00D4255F"/>
    <w:rsid w:val="00D425E5"/>
    <w:rsid w:val="00D42BCA"/>
    <w:rsid w:val="00D42D82"/>
    <w:rsid w:val="00D43F19"/>
    <w:rsid w:val="00D4511A"/>
    <w:rsid w:val="00D4536E"/>
    <w:rsid w:val="00D4576E"/>
    <w:rsid w:val="00D45CA6"/>
    <w:rsid w:val="00D46319"/>
    <w:rsid w:val="00D4655D"/>
    <w:rsid w:val="00D46A14"/>
    <w:rsid w:val="00D46CC7"/>
    <w:rsid w:val="00D46FEF"/>
    <w:rsid w:val="00D4769E"/>
    <w:rsid w:val="00D47B30"/>
    <w:rsid w:val="00D47FA8"/>
    <w:rsid w:val="00D510EA"/>
    <w:rsid w:val="00D51B34"/>
    <w:rsid w:val="00D5200D"/>
    <w:rsid w:val="00D52414"/>
    <w:rsid w:val="00D52786"/>
    <w:rsid w:val="00D52DA4"/>
    <w:rsid w:val="00D536D2"/>
    <w:rsid w:val="00D53ED4"/>
    <w:rsid w:val="00D5592B"/>
    <w:rsid w:val="00D568B3"/>
    <w:rsid w:val="00D574D7"/>
    <w:rsid w:val="00D578EC"/>
    <w:rsid w:val="00D60897"/>
    <w:rsid w:val="00D60B20"/>
    <w:rsid w:val="00D6197D"/>
    <w:rsid w:val="00D62123"/>
    <w:rsid w:val="00D62BDE"/>
    <w:rsid w:val="00D63012"/>
    <w:rsid w:val="00D640CB"/>
    <w:rsid w:val="00D64E3A"/>
    <w:rsid w:val="00D65261"/>
    <w:rsid w:val="00D65DC6"/>
    <w:rsid w:val="00D66431"/>
    <w:rsid w:val="00D66523"/>
    <w:rsid w:val="00D673AF"/>
    <w:rsid w:val="00D6743C"/>
    <w:rsid w:val="00D67577"/>
    <w:rsid w:val="00D6764A"/>
    <w:rsid w:val="00D676EB"/>
    <w:rsid w:val="00D67C8C"/>
    <w:rsid w:val="00D700DE"/>
    <w:rsid w:val="00D7023A"/>
    <w:rsid w:val="00D7055E"/>
    <w:rsid w:val="00D7093D"/>
    <w:rsid w:val="00D710A1"/>
    <w:rsid w:val="00D71302"/>
    <w:rsid w:val="00D7150A"/>
    <w:rsid w:val="00D71EAB"/>
    <w:rsid w:val="00D7202F"/>
    <w:rsid w:val="00D72055"/>
    <w:rsid w:val="00D7209D"/>
    <w:rsid w:val="00D720BE"/>
    <w:rsid w:val="00D7300D"/>
    <w:rsid w:val="00D730D0"/>
    <w:rsid w:val="00D739A8"/>
    <w:rsid w:val="00D73F63"/>
    <w:rsid w:val="00D74CEA"/>
    <w:rsid w:val="00D74E6C"/>
    <w:rsid w:val="00D751B2"/>
    <w:rsid w:val="00D75F8B"/>
    <w:rsid w:val="00D768B6"/>
    <w:rsid w:val="00D76DB1"/>
    <w:rsid w:val="00D76F0B"/>
    <w:rsid w:val="00D77269"/>
    <w:rsid w:val="00D77601"/>
    <w:rsid w:val="00D77960"/>
    <w:rsid w:val="00D80912"/>
    <w:rsid w:val="00D81382"/>
    <w:rsid w:val="00D8255C"/>
    <w:rsid w:val="00D83D6F"/>
    <w:rsid w:val="00D84CC9"/>
    <w:rsid w:val="00D8565D"/>
    <w:rsid w:val="00D85CC8"/>
    <w:rsid w:val="00D861F4"/>
    <w:rsid w:val="00D865E4"/>
    <w:rsid w:val="00D86756"/>
    <w:rsid w:val="00D869FA"/>
    <w:rsid w:val="00D86A9E"/>
    <w:rsid w:val="00D870FB"/>
    <w:rsid w:val="00D87823"/>
    <w:rsid w:val="00D91389"/>
    <w:rsid w:val="00D91523"/>
    <w:rsid w:val="00D91958"/>
    <w:rsid w:val="00D924FC"/>
    <w:rsid w:val="00D9404B"/>
    <w:rsid w:val="00D9487E"/>
    <w:rsid w:val="00D94996"/>
    <w:rsid w:val="00D94BBE"/>
    <w:rsid w:val="00D94EF9"/>
    <w:rsid w:val="00D95AE7"/>
    <w:rsid w:val="00D95C50"/>
    <w:rsid w:val="00D96703"/>
    <w:rsid w:val="00D969E4"/>
    <w:rsid w:val="00D96A2B"/>
    <w:rsid w:val="00D96B1C"/>
    <w:rsid w:val="00D9731C"/>
    <w:rsid w:val="00D973E7"/>
    <w:rsid w:val="00DA0AA0"/>
    <w:rsid w:val="00DA1315"/>
    <w:rsid w:val="00DA3E0F"/>
    <w:rsid w:val="00DA4401"/>
    <w:rsid w:val="00DA4440"/>
    <w:rsid w:val="00DA5117"/>
    <w:rsid w:val="00DA5A13"/>
    <w:rsid w:val="00DA5A26"/>
    <w:rsid w:val="00DA5E13"/>
    <w:rsid w:val="00DA5E60"/>
    <w:rsid w:val="00DA6339"/>
    <w:rsid w:val="00DA639B"/>
    <w:rsid w:val="00DA67F9"/>
    <w:rsid w:val="00DA78E4"/>
    <w:rsid w:val="00DB01C6"/>
    <w:rsid w:val="00DB03A9"/>
    <w:rsid w:val="00DB04BB"/>
    <w:rsid w:val="00DB055E"/>
    <w:rsid w:val="00DB126C"/>
    <w:rsid w:val="00DB1A89"/>
    <w:rsid w:val="00DB27F9"/>
    <w:rsid w:val="00DB323A"/>
    <w:rsid w:val="00DB363A"/>
    <w:rsid w:val="00DB43DD"/>
    <w:rsid w:val="00DB4D02"/>
    <w:rsid w:val="00DB5546"/>
    <w:rsid w:val="00DB5F54"/>
    <w:rsid w:val="00DB605A"/>
    <w:rsid w:val="00DB6359"/>
    <w:rsid w:val="00DB6A61"/>
    <w:rsid w:val="00DB721C"/>
    <w:rsid w:val="00DB79FE"/>
    <w:rsid w:val="00DC0769"/>
    <w:rsid w:val="00DC1E37"/>
    <w:rsid w:val="00DC22A9"/>
    <w:rsid w:val="00DC2313"/>
    <w:rsid w:val="00DC2585"/>
    <w:rsid w:val="00DC3655"/>
    <w:rsid w:val="00DC377E"/>
    <w:rsid w:val="00DC501A"/>
    <w:rsid w:val="00DC503A"/>
    <w:rsid w:val="00DC5334"/>
    <w:rsid w:val="00DC5AFB"/>
    <w:rsid w:val="00DC5CA0"/>
    <w:rsid w:val="00DC5D94"/>
    <w:rsid w:val="00DC622A"/>
    <w:rsid w:val="00DD054A"/>
    <w:rsid w:val="00DD0EB8"/>
    <w:rsid w:val="00DD156C"/>
    <w:rsid w:val="00DD170D"/>
    <w:rsid w:val="00DD1798"/>
    <w:rsid w:val="00DD1D4F"/>
    <w:rsid w:val="00DD2486"/>
    <w:rsid w:val="00DD32C7"/>
    <w:rsid w:val="00DD3310"/>
    <w:rsid w:val="00DD33ED"/>
    <w:rsid w:val="00DD3A31"/>
    <w:rsid w:val="00DD3F83"/>
    <w:rsid w:val="00DD4D19"/>
    <w:rsid w:val="00DD6151"/>
    <w:rsid w:val="00DD6987"/>
    <w:rsid w:val="00DD6EE8"/>
    <w:rsid w:val="00DD6FEC"/>
    <w:rsid w:val="00DD7DD5"/>
    <w:rsid w:val="00DD7F83"/>
    <w:rsid w:val="00DE0769"/>
    <w:rsid w:val="00DE0A85"/>
    <w:rsid w:val="00DE199D"/>
    <w:rsid w:val="00DE1DC3"/>
    <w:rsid w:val="00DE2032"/>
    <w:rsid w:val="00DE26BC"/>
    <w:rsid w:val="00DE2C45"/>
    <w:rsid w:val="00DE2C71"/>
    <w:rsid w:val="00DE2E23"/>
    <w:rsid w:val="00DE38D0"/>
    <w:rsid w:val="00DE4160"/>
    <w:rsid w:val="00DE4379"/>
    <w:rsid w:val="00DE5873"/>
    <w:rsid w:val="00DE5C79"/>
    <w:rsid w:val="00DE6644"/>
    <w:rsid w:val="00DE73A3"/>
    <w:rsid w:val="00DE77AD"/>
    <w:rsid w:val="00DE7F96"/>
    <w:rsid w:val="00DF0248"/>
    <w:rsid w:val="00DF0445"/>
    <w:rsid w:val="00DF0D1F"/>
    <w:rsid w:val="00DF1491"/>
    <w:rsid w:val="00DF1EE2"/>
    <w:rsid w:val="00DF2505"/>
    <w:rsid w:val="00DF2593"/>
    <w:rsid w:val="00DF28BA"/>
    <w:rsid w:val="00DF2A83"/>
    <w:rsid w:val="00DF2DF6"/>
    <w:rsid w:val="00DF2FA3"/>
    <w:rsid w:val="00DF33F2"/>
    <w:rsid w:val="00DF3934"/>
    <w:rsid w:val="00DF4790"/>
    <w:rsid w:val="00DF4AB9"/>
    <w:rsid w:val="00DF4ABD"/>
    <w:rsid w:val="00DF4CF8"/>
    <w:rsid w:val="00DF594B"/>
    <w:rsid w:val="00DF6964"/>
    <w:rsid w:val="00DF6D2A"/>
    <w:rsid w:val="00DF6F43"/>
    <w:rsid w:val="00E001E2"/>
    <w:rsid w:val="00E00311"/>
    <w:rsid w:val="00E00419"/>
    <w:rsid w:val="00E00E39"/>
    <w:rsid w:val="00E00E3E"/>
    <w:rsid w:val="00E012CB"/>
    <w:rsid w:val="00E0177D"/>
    <w:rsid w:val="00E0188C"/>
    <w:rsid w:val="00E02067"/>
    <w:rsid w:val="00E032A2"/>
    <w:rsid w:val="00E0344F"/>
    <w:rsid w:val="00E03E8B"/>
    <w:rsid w:val="00E042EF"/>
    <w:rsid w:val="00E046E6"/>
    <w:rsid w:val="00E04BAF"/>
    <w:rsid w:val="00E062D3"/>
    <w:rsid w:val="00E06421"/>
    <w:rsid w:val="00E06D06"/>
    <w:rsid w:val="00E070B4"/>
    <w:rsid w:val="00E0757A"/>
    <w:rsid w:val="00E10DC1"/>
    <w:rsid w:val="00E110A9"/>
    <w:rsid w:val="00E11AFC"/>
    <w:rsid w:val="00E1235B"/>
    <w:rsid w:val="00E127C3"/>
    <w:rsid w:val="00E128C0"/>
    <w:rsid w:val="00E12E57"/>
    <w:rsid w:val="00E1349F"/>
    <w:rsid w:val="00E13736"/>
    <w:rsid w:val="00E139A6"/>
    <w:rsid w:val="00E13AC6"/>
    <w:rsid w:val="00E13E2E"/>
    <w:rsid w:val="00E14A2E"/>
    <w:rsid w:val="00E1561A"/>
    <w:rsid w:val="00E15819"/>
    <w:rsid w:val="00E15843"/>
    <w:rsid w:val="00E15B70"/>
    <w:rsid w:val="00E161F3"/>
    <w:rsid w:val="00E16540"/>
    <w:rsid w:val="00E16718"/>
    <w:rsid w:val="00E168D7"/>
    <w:rsid w:val="00E1691A"/>
    <w:rsid w:val="00E16A50"/>
    <w:rsid w:val="00E16ACC"/>
    <w:rsid w:val="00E16D70"/>
    <w:rsid w:val="00E175A5"/>
    <w:rsid w:val="00E179EE"/>
    <w:rsid w:val="00E17BAA"/>
    <w:rsid w:val="00E17E52"/>
    <w:rsid w:val="00E20384"/>
    <w:rsid w:val="00E20A43"/>
    <w:rsid w:val="00E20AC1"/>
    <w:rsid w:val="00E20EB1"/>
    <w:rsid w:val="00E2195A"/>
    <w:rsid w:val="00E21BBB"/>
    <w:rsid w:val="00E22502"/>
    <w:rsid w:val="00E2360F"/>
    <w:rsid w:val="00E2426A"/>
    <w:rsid w:val="00E2522C"/>
    <w:rsid w:val="00E2537E"/>
    <w:rsid w:val="00E254EF"/>
    <w:rsid w:val="00E256DE"/>
    <w:rsid w:val="00E25711"/>
    <w:rsid w:val="00E259F6"/>
    <w:rsid w:val="00E26C9A"/>
    <w:rsid w:val="00E27351"/>
    <w:rsid w:val="00E27473"/>
    <w:rsid w:val="00E2770C"/>
    <w:rsid w:val="00E27789"/>
    <w:rsid w:val="00E27A89"/>
    <w:rsid w:val="00E27BA6"/>
    <w:rsid w:val="00E27F87"/>
    <w:rsid w:val="00E3030E"/>
    <w:rsid w:val="00E31722"/>
    <w:rsid w:val="00E328CE"/>
    <w:rsid w:val="00E34476"/>
    <w:rsid w:val="00E34B76"/>
    <w:rsid w:val="00E35B0B"/>
    <w:rsid w:val="00E370A5"/>
    <w:rsid w:val="00E3715B"/>
    <w:rsid w:val="00E37302"/>
    <w:rsid w:val="00E377E3"/>
    <w:rsid w:val="00E404CC"/>
    <w:rsid w:val="00E40702"/>
    <w:rsid w:val="00E41400"/>
    <w:rsid w:val="00E41E36"/>
    <w:rsid w:val="00E42080"/>
    <w:rsid w:val="00E422E7"/>
    <w:rsid w:val="00E42DC9"/>
    <w:rsid w:val="00E42F35"/>
    <w:rsid w:val="00E42FB1"/>
    <w:rsid w:val="00E4310F"/>
    <w:rsid w:val="00E43C30"/>
    <w:rsid w:val="00E441FD"/>
    <w:rsid w:val="00E44244"/>
    <w:rsid w:val="00E44488"/>
    <w:rsid w:val="00E44C63"/>
    <w:rsid w:val="00E45845"/>
    <w:rsid w:val="00E46811"/>
    <w:rsid w:val="00E46A17"/>
    <w:rsid w:val="00E46C66"/>
    <w:rsid w:val="00E46FF9"/>
    <w:rsid w:val="00E470E2"/>
    <w:rsid w:val="00E473BB"/>
    <w:rsid w:val="00E50A35"/>
    <w:rsid w:val="00E50FE5"/>
    <w:rsid w:val="00E512BD"/>
    <w:rsid w:val="00E51FAF"/>
    <w:rsid w:val="00E520B5"/>
    <w:rsid w:val="00E520E3"/>
    <w:rsid w:val="00E5281C"/>
    <w:rsid w:val="00E53274"/>
    <w:rsid w:val="00E53394"/>
    <w:rsid w:val="00E53642"/>
    <w:rsid w:val="00E5433C"/>
    <w:rsid w:val="00E54900"/>
    <w:rsid w:val="00E54A91"/>
    <w:rsid w:val="00E54B43"/>
    <w:rsid w:val="00E54DA1"/>
    <w:rsid w:val="00E5535D"/>
    <w:rsid w:val="00E557A1"/>
    <w:rsid w:val="00E564BB"/>
    <w:rsid w:val="00E564E1"/>
    <w:rsid w:val="00E56CAE"/>
    <w:rsid w:val="00E56CBA"/>
    <w:rsid w:val="00E56DBA"/>
    <w:rsid w:val="00E57153"/>
    <w:rsid w:val="00E571E7"/>
    <w:rsid w:val="00E5730B"/>
    <w:rsid w:val="00E57C72"/>
    <w:rsid w:val="00E60588"/>
    <w:rsid w:val="00E60822"/>
    <w:rsid w:val="00E60B69"/>
    <w:rsid w:val="00E60DC7"/>
    <w:rsid w:val="00E6141E"/>
    <w:rsid w:val="00E615FE"/>
    <w:rsid w:val="00E628C2"/>
    <w:rsid w:val="00E62FF8"/>
    <w:rsid w:val="00E63284"/>
    <w:rsid w:val="00E632E2"/>
    <w:rsid w:val="00E63A65"/>
    <w:rsid w:val="00E6436D"/>
    <w:rsid w:val="00E6563A"/>
    <w:rsid w:val="00E6611E"/>
    <w:rsid w:val="00E67028"/>
    <w:rsid w:val="00E6716E"/>
    <w:rsid w:val="00E6782D"/>
    <w:rsid w:val="00E70948"/>
    <w:rsid w:val="00E71B43"/>
    <w:rsid w:val="00E71CBB"/>
    <w:rsid w:val="00E732E2"/>
    <w:rsid w:val="00E73593"/>
    <w:rsid w:val="00E73996"/>
    <w:rsid w:val="00E73E5C"/>
    <w:rsid w:val="00E74BBA"/>
    <w:rsid w:val="00E7529D"/>
    <w:rsid w:val="00E75303"/>
    <w:rsid w:val="00E75829"/>
    <w:rsid w:val="00E762E0"/>
    <w:rsid w:val="00E76D4E"/>
    <w:rsid w:val="00E770A1"/>
    <w:rsid w:val="00E7710E"/>
    <w:rsid w:val="00E805C5"/>
    <w:rsid w:val="00E80E4E"/>
    <w:rsid w:val="00E81574"/>
    <w:rsid w:val="00E82433"/>
    <w:rsid w:val="00E8297E"/>
    <w:rsid w:val="00E829C2"/>
    <w:rsid w:val="00E83624"/>
    <w:rsid w:val="00E844C9"/>
    <w:rsid w:val="00E84674"/>
    <w:rsid w:val="00E84A10"/>
    <w:rsid w:val="00E84C02"/>
    <w:rsid w:val="00E84FBA"/>
    <w:rsid w:val="00E868DD"/>
    <w:rsid w:val="00E86BF0"/>
    <w:rsid w:val="00E8714A"/>
    <w:rsid w:val="00E87243"/>
    <w:rsid w:val="00E87CDC"/>
    <w:rsid w:val="00E90152"/>
    <w:rsid w:val="00E90302"/>
    <w:rsid w:val="00E907F1"/>
    <w:rsid w:val="00E91910"/>
    <w:rsid w:val="00E92043"/>
    <w:rsid w:val="00E9356F"/>
    <w:rsid w:val="00E93973"/>
    <w:rsid w:val="00E945B0"/>
    <w:rsid w:val="00E955D6"/>
    <w:rsid w:val="00E96F21"/>
    <w:rsid w:val="00EA0262"/>
    <w:rsid w:val="00EA081D"/>
    <w:rsid w:val="00EA0CC4"/>
    <w:rsid w:val="00EA110E"/>
    <w:rsid w:val="00EA1584"/>
    <w:rsid w:val="00EA176B"/>
    <w:rsid w:val="00EA2577"/>
    <w:rsid w:val="00EA35D0"/>
    <w:rsid w:val="00EA4486"/>
    <w:rsid w:val="00EA4491"/>
    <w:rsid w:val="00EA4C06"/>
    <w:rsid w:val="00EA7668"/>
    <w:rsid w:val="00EB0EDC"/>
    <w:rsid w:val="00EB1B56"/>
    <w:rsid w:val="00EB248E"/>
    <w:rsid w:val="00EB24B3"/>
    <w:rsid w:val="00EB2EF5"/>
    <w:rsid w:val="00EB2F0F"/>
    <w:rsid w:val="00EB349D"/>
    <w:rsid w:val="00EB3704"/>
    <w:rsid w:val="00EB377F"/>
    <w:rsid w:val="00EB440E"/>
    <w:rsid w:val="00EB4F73"/>
    <w:rsid w:val="00EB56C1"/>
    <w:rsid w:val="00EB57DA"/>
    <w:rsid w:val="00EB586E"/>
    <w:rsid w:val="00EB5B5C"/>
    <w:rsid w:val="00EB5D3B"/>
    <w:rsid w:val="00EB6246"/>
    <w:rsid w:val="00EB6673"/>
    <w:rsid w:val="00EB7A9E"/>
    <w:rsid w:val="00EC0E86"/>
    <w:rsid w:val="00EC1DF0"/>
    <w:rsid w:val="00EC28E5"/>
    <w:rsid w:val="00EC2BA0"/>
    <w:rsid w:val="00EC34E2"/>
    <w:rsid w:val="00EC4569"/>
    <w:rsid w:val="00EC5BB4"/>
    <w:rsid w:val="00EC6B18"/>
    <w:rsid w:val="00EC7102"/>
    <w:rsid w:val="00EC78D3"/>
    <w:rsid w:val="00EC7E73"/>
    <w:rsid w:val="00ED10EC"/>
    <w:rsid w:val="00ED16A8"/>
    <w:rsid w:val="00ED1E8E"/>
    <w:rsid w:val="00ED32D5"/>
    <w:rsid w:val="00ED3663"/>
    <w:rsid w:val="00ED3F29"/>
    <w:rsid w:val="00ED3FB0"/>
    <w:rsid w:val="00ED4558"/>
    <w:rsid w:val="00ED48B0"/>
    <w:rsid w:val="00ED505D"/>
    <w:rsid w:val="00ED5709"/>
    <w:rsid w:val="00ED5961"/>
    <w:rsid w:val="00ED59A3"/>
    <w:rsid w:val="00ED5A54"/>
    <w:rsid w:val="00ED5D47"/>
    <w:rsid w:val="00ED6004"/>
    <w:rsid w:val="00ED62AF"/>
    <w:rsid w:val="00ED6BC0"/>
    <w:rsid w:val="00ED74C2"/>
    <w:rsid w:val="00ED757B"/>
    <w:rsid w:val="00ED7738"/>
    <w:rsid w:val="00ED7DBB"/>
    <w:rsid w:val="00EE1998"/>
    <w:rsid w:val="00EE1B51"/>
    <w:rsid w:val="00EE22C0"/>
    <w:rsid w:val="00EE3281"/>
    <w:rsid w:val="00EE3533"/>
    <w:rsid w:val="00EE4206"/>
    <w:rsid w:val="00EE4308"/>
    <w:rsid w:val="00EE464B"/>
    <w:rsid w:val="00EE4C98"/>
    <w:rsid w:val="00EE4ECB"/>
    <w:rsid w:val="00EE5650"/>
    <w:rsid w:val="00EE6076"/>
    <w:rsid w:val="00EE6436"/>
    <w:rsid w:val="00EE6562"/>
    <w:rsid w:val="00EE704B"/>
    <w:rsid w:val="00EE762C"/>
    <w:rsid w:val="00EE763E"/>
    <w:rsid w:val="00EF07FD"/>
    <w:rsid w:val="00EF1459"/>
    <w:rsid w:val="00EF158E"/>
    <w:rsid w:val="00EF1F58"/>
    <w:rsid w:val="00EF290D"/>
    <w:rsid w:val="00EF313B"/>
    <w:rsid w:val="00EF31DB"/>
    <w:rsid w:val="00EF3895"/>
    <w:rsid w:val="00EF4168"/>
    <w:rsid w:val="00EF50DA"/>
    <w:rsid w:val="00EF56D0"/>
    <w:rsid w:val="00EF67FB"/>
    <w:rsid w:val="00EF6C8C"/>
    <w:rsid w:val="00EF7005"/>
    <w:rsid w:val="00F00773"/>
    <w:rsid w:val="00F018F6"/>
    <w:rsid w:val="00F02736"/>
    <w:rsid w:val="00F02881"/>
    <w:rsid w:val="00F030AA"/>
    <w:rsid w:val="00F030DD"/>
    <w:rsid w:val="00F039D5"/>
    <w:rsid w:val="00F03CC9"/>
    <w:rsid w:val="00F04493"/>
    <w:rsid w:val="00F04AB9"/>
    <w:rsid w:val="00F04E36"/>
    <w:rsid w:val="00F05147"/>
    <w:rsid w:val="00F0683C"/>
    <w:rsid w:val="00F0691B"/>
    <w:rsid w:val="00F07644"/>
    <w:rsid w:val="00F07A8B"/>
    <w:rsid w:val="00F10812"/>
    <w:rsid w:val="00F1087A"/>
    <w:rsid w:val="00F10D96"/>
    <w:rsid w:val="00F13657"/>
    <w:rsid w:val="00F13854"/>
    <w:rsid w:val="00F1472D"/>
    <w:rsid w:val="00F14E26"/>
    <w:rsid w:val="00F16C3E"/>
    <w:rsid w:val="00F176A8"/>
    <w:rsid w:val="00F17762"/>
    <w:rsid w:val="00F177F0"/>
    <w:rsid w:val="00F2027C"/>
    <w:rsid w:val="00F214D1"/>
    <w:rsid w:val="00F217F1"/>
    <w:rsid w:val="00F21B71"/>
    <w:rsid w:val="00F22257"/>
    <w:rsid w:val="00F223A2"/>
    <w:rsid w:val="00F227A7"/>
    <w:rsid w:val="00F22A60"/>
    <w:rsid w:val="00F22B25"/>
    <w:rsid w:val="00F23070"/>
    <w:rsid w:val="00F237AD"/>
    <w:rsid w:val="00F2401C"/>
    <w:rsid w:val="00F240D8"/>
    <w:rsid w:val="00F246BA"/>
    <w:rsid w:val="00F24A4A"/>
    <w:rsid w:val="00F24A93"/>
    <w:rsid w:val="00F24DDF"/>
    <w:rsid w:val="00F25064"/>
    <w:rsid w:val="00F25104"/>
    <w:rsid w:val="00F254D7"/>
    <w:rsid w:val="00F254E9"/>
    <w:rsid w:val="00F259DE"/>
    <w:rsid w:val="00F26E8A"/>
    <w:rsid w:val="00F26EBF"/>
    <w:rsid w:val="00F26FFC"/>
    <w:rsid w:val="00F27121"/>
    <w:rsid w:val="00F27B54"/>
    <w:rsid w:val="00F3002D"/>
    <w:rsid w:val="00F30389"/>
    <w:rsid w:val="00F30DE0"/>
    <w:rsid w:val="00F31519"/>
    <w:rsid w:val="00F32A3B"/>
    <w:rsid w:val="00F32C7B"/>
    <w:rsid w:val="00F3363E"/>
    <w:rsid w:val="00F33936"/>
    <w:rsid w:val="00F33F5A"/>
    <w:rsid w:val="00F33F6E"/>
    <w:rsid w:val="00F366C2"/>
    <w:rsid w:val="00F37013"/>
    <w:rsid w:val="00F37472"/>
    <w:rsid w:val="00F3792C"/>
    <w:rsid w:val="00F37B4F"/>
    <w:rsid w:val="00F37FCB"/>
    <w:rsid w:val="00F40F3D"/>
    <w:rsid w:val="00F40FD8"/>
    <w:rsid w:val="00F41C01"/>
    <w:rsid w:val="00F41E45"/>
    <w:rsid w:val="00F4215E"/>
    <w:rsid w:val="00F42372"/>
    <w:rsid w:val="00F425BC"/>
    <w:rsid w:val="00F426CF"/>
    <w:rsid w:val="00F42E74"/>
    <w:rsid w:val="00F43280"/>
    <w:rsid w:val="00F433F4"/>
    <w:rsid w:val="00F43E9E"/>
    <w:rsid w:val="00F4462F"/>
    <w:rsid w:val="00F44D08"/>
    <w:rsid w:val="00F45AC3"/>
    <w:rsid w:val="00F45EC2"/>
    <w:rsid w:val="00F45FE1"/>
    <w:rsid w:val="00F46F7E"/>
    <w:rsid w:val="00F476CF"/>
    <w:rsid w:val="00F47B24"/>
    <w:rsid w:val="00F509D4"/>
    <w:rsid w:val="00F50BFB"/>
    <w:rsid w:val="00F514A9"/>
    <w:rsid w:val="00F52CF5"/>
    <w:rsid w:val="00F52FB1"/>
    <w:rsid w:val="00F53495"/>
    <w:rsid w:val="00F53618"/>
    <w:rsid w:val="00F53ABC"/>
    <w:rsid w:val="00F53C94"/>
    <w:rsid w:val="00F53D8C"/>
    <w:rsid w:val="00F54D6B"/>
    <w:rsid w:val="00F553C2"/>
    <w:rsid w:val="00F57DEF"/>
    <w:rsid w:val="00F60412"/>
    <w:rsid w:val="00F60509"/>
    <w:rsid w:val="00F60B09"/>
    <w:rsid w:val="00F60BFA"/>
    <w:rsid w:val="00F60DA5"/>
    <w:rsid w:val="00F6168F"/>
    <w:rsid w:val="00F619A9"/>
    <w:rsid w:val="00F61E64"/>
    <w:rsid w:val="00F62F94"/>
    <w:rsid w:val="00F63061"/>
    <w:rsid w:val="00F64F5C"/>
    <w:rsid w:val="00F6511C"/>
    <w:rsid w:val="00F653F8"/>
    <w:rsid w:val="00F658CC"/>
    <w:rsid w:val="00F65DAD"/>
    <w:rsid w:val="00F65DED"/>
    <w:rsid w:val="00F66F25"/>
    <w:rsid w:val="00F678C0"/>
    <w:rsid w:val="00F67C7E"/>
    <w:rsid w:val="00F67ED8"/>
    <w:rsid w:val="00F70941"/>
    <w:rsid w:val="00F709E6"/>
    <w:rsid w:val="00F70E5B"/>
    <w:rsid w:val="00F71149"/>
    <w:rsid w:val="00F71674"/>
    <w:rsid w:val="00F71AEF"/>
    <w:rsid w:val="00F71C99"/>
    <w:rsid w:val="00F72E8A"/>
    <w:rsid w:val="00F73095"/>
    <w:rsid w:val="00F73B01"/>
    <w:rsid w:val="00F74643"/>
    <w:rsid w:val="00F74936"/>
    <w:rsid w:val="00F749B0"/>
    <w:rsid w:val="00F74ACB"/>
    <w:rsid w:val="00F7532C"/>
    <w:rsid w:val="00F75762"/>
    <w:rsid w:val="00F76E0D"/>
    <w:rsid w:val="00F76EE9"/>
    <w:rsid w:val="00F77088"/>
    <w:rsid w:val="00F7745F"/>
    <w:rsid w:val="00F7761A"/>
    <w:rsid w:val="00F7762E"/>
    <w:rsid w:val="00F77960"/>
    <w:rsid w:val="00F811DB"/>
    <w:rsid w:val="00F811F4"/>
    <w:rsid w:val="00F81DC4"/>
    <w:rsid w:val="00F821D5"/>
    <w:rsid w:val="00F82CBD"/>
    <w:rsid w:val="00F8337E"/>
    <w:rsid w:val="00F839F4"/>
    <w:rsid w:val="00F844CC"/>
    <w:rsid w:val="00F8458F"/>
    <w:rsid w:val="00F848A3"/>
    <w:rsid w:val="00F84A59"/>
    <w:rsid w:val="00F858C9"/>
    <w:rsid w:val="00F85B1B"/>
    <w:rsid w:val="00F85BBE"/>
    <w:rsid w:val="00F85F95"/>
    <w:rsid w:val="00F86083"/>
    <w:rsid w:val="00F8654C"/>
    <w:rsid w:val="00F866E1"/>
    <w:rsid w:val="00F86908"/>
    <w:rsid w:val="00F86F84"/>
    <w:rsid w:val="00F87313"/>
    <w:rsid w:val="00F87EDC"/>
    <w:rsid w:val="00F90474"/>
    <w:rsid w:val="00F905B8"/>
    <w:rsid w:val="00F90783"/>
    <w:rsid w:val="00F907B1"/>
    <w:rsid w:val="00F90BA8"/>
    <w:rsid w:val="00F90C3E"/>
    <w:rsid w:val="00F917D8"/>
    <w:rsid w:val="00F9185F"/>
    <w:rsid w:val="00F91B8F"/>
    <w:rsid w:val="00F91FC4"/>
    <w:rsid w:val="00F92197"/>
    <w:rsid w:val="00F9255B"/>
    <w:rsid w:val="00F92AEF"/>
    <w:rsid w:val="00F9324F"/>
    <w:rsid w:val="00F9391C"/>
    <w:rsid w:val="00F93E7C"/>
    <w:rsid w:val="00F94346"/>
    <w:rsid w:val="00F94387"/>
    <w:rsid w:val="00F95183"/>
    <w:rsid w:val="00F9532A"/>
    <w:rsid w:val="00F95628"/>
    <w:rsid w:val="00F9566F"/>
    <w:rsid w:val="00FA0133"/>
    <w:rsid w:val="00FA0198"/>
    <w:rsid w:val="00FA02E2"/>
    <w:rsid w:val="00FA050C"/>
    <w:rsid w:val="00FA0983"/>
    <w:rsid w:val="00FA09B9"/>
    <w:rsid w:val="00FA0FE7"/>
    <w:rsid w:val="00FA167C"/>
    <w:rsid w:val="00FA2501"/>
    <w:rsid w:val="00FA26A5"/>
    <w:rsid w:val="00FA27CD"/>
    <w:rsid w:val="00FA28E2"/>
    <w:rsid w:val="00FA296B"/>
    <w:rsid w:val="00FA2C93"/>
    <w:rsid w:val="00FA3424"/>
    <w:rsid w:val="00FA37F4"/>
    <w:rsid w:val="00FA39D7"/>
    <w:rsid w:val="00FA3AFB"/>
    <w:rsid w:val="00FA3FDC"/>
    <w:rsid w:val="00FA485E"/>
    <w:rsid w:val="00FA4A00"/>
    <w:rsid w:val="00FA5EF7"/>
    <w:rsid w:val="00FA60DC"/>
    <w:rsid w:val="00FA6554"/>
    <w:rsid w:val="00FA6C4B"/>
    <w:rsid w:val="00FA6EA9"/>
    <w:rsid w:val="00FA6F26"/>
    <w:rsid w:val="00FA6F35"/>
    <w:rsid w:val="00FB0081"/>
    <w:rsid w:val="00FB0150"/>
    <w:rsid w:val="00FB02DC"/>
    <w:rsid w:val="00FB0964"/>
    <w:rsid w:val="00FB1077"/>
    <w:rsid w:val="00FB1BE2"/>
    <w:rsid w:val="00FB229D"/>
    <w:rsid w:val="00FB266A"/>
    <w:rsid w:val="00FB2718"/>
    <w:rsid w:val="00FB2D54"/>
    <w:rsid w:val="00FB3215"/>
    <w:rsid w:val="00FB35AD"/>
    <w:rsid w:val="00FB3708"/>
    <w:rsid w:val="00FB4B9C"/>
    <w:rsid w:val="00FB4D61"/>
    <w:rsid w:val="00FB4DAE"/>
    <w:rsid w:val="00FB4E0E"/>
    <w:rsid w:val="00FB692C"/>
    <w:rsid w:val="00FB6FCF"/>
    <w:rsid w:val="00FC0329"/>
    <w:rsid w:val="00FC130D"/>
    <w:rsid w:val="00FC145F"/>
    <w:rsid w:val="00FC16CD"/>
    <w:rsid w:val="00FC2004"/>
    <w:rsid w:val="00FC24DA"/>
    <w:rsid w:val="00FC3322"/>
    <w:rsid w:val="00FC44FB"/>
    <w:rsid w:val="00FC6226"/>
    <w:rsid w:val="00FC6799"/>
    <w:rsid w:val="00FC7E4E"/>
    <w:rsid w:val="00FD032E"/>
    <w:rsid w:val="00FD0865"/>
    <w:rsid w:val="00FD0C56"/>
    <w:rsid w:val="00FD112A"/>
    <w:rsid w:val="00FD23A6"/>
    <w:rsid w:val="00FD2A58"/>
    <w:rsid w:val="00FD3A47"/>
    <w:rsid w:val="00FD3E7E"/>
    <w:rsid w:val="00FD42BA"/>
    <w:rsid w:val="00FD45FC"/>
    <w:rsid w:val="00FD4F7C"/>
    <w:rsid w:val="00FD75C6"/>
    <w:rsid w:val="00FE13CB"/>
    <w:rsid w:val="00FE2CA0"/>
    <w:rsid w:val="00FE2D1C"/>
    <w:rsid w:val="00FE316A"/>
    <w:rsid w:val="00FE3387"/>
    <w:rsid w:val="00FE3CD7"/>
    <w:rsid w:val="00FE4530"/>
    <w:rsid w:val="00FE4BEC"/>
    <w:rsid w:val="00FE536F"/>
    <w:rsid w:val="00FE539E"/>
    <w:rsid w:val="00FE53A7"/>
    <w:rsid w:val="00FE5422"/>
    <w:rsid w:val="00FE57A6"/>
    <w:rsid w:val="00FE59EF"/>
    <w:rsid w:val="00FE6115"/>
    <w:rsid w:val="00FE6FC4"/>
    <w:rsid w:val="00FE7696"/>
    <w:rsid w:val="00FF12CE"/>
    <w:rsid w:val="00FF14FE"/>
    <w:rsid w:val="00FF19D3"/>
    <w:rsid w:val="00FF19D7"/>
    <w:rsid w:val="00FF1F0B"/>
    <w:rsid w:val="00FF204D"/>
    <w:rsid w:val="00FF2895"/>
    <w:rsid w:val="00FF2A53"/>
    <w:rsid w:val="00FF2B98"/>
    <w:rsid w:val="00FF309F"/>
    <w:rsid w:val="00FF4559"/>
    <w:rsid w:val="00FF48C3"/>
    <w:rsid w:val="00FF4C14"/>
    <w:rsid w:val="00FF6B83"/>
    <w:rsid w:val="00FF6DA9"/>
    <w:rsid w:val="00FF7128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A64F0D"/>
  <w15:docId w15:val="{3EC86C7E-441C-408D-B6C4-1D9ACAA1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3411A0"/>
    <w:pPr>
      <w:spacing w:after="0" w:line="360" w:lineRule="auto"/>
      <w:ind w:firstLine="709"/>
      <w:jc w:val="both"/>
    </w:pPr>
    <w:rPr>
      <w:rFonts w:asciiTheme="majorBidi" w:hAnsiTheme="majorBidi"/>
      <w:sz w:val="26"/>
      <w:lang w:eastAsia="ru-RU"/>
    </w:rPr>
  </w:style>
  <w:style w:type="paragraph" w:styleId="11">
    <w:name w:val="heading 1"/>
    <w:aliases w:val="Раздел"/>
    <w:basedOn w:val="a6"/>
    <w:next w:val="a6"/>
    <w:link w:val="12"/>
    <w:qFormat/>
    <w:rsid w:val="009A6156"/>
    <w:pPr>
      <w:keepNext/>
      <w:pageBreakBefore/>
      <w:suppressAutoHyphens/>
      <w:spacing w:after="120"/>
      <w:outlineLvl w:val="0"/>
    </w:pPr>
    <w:rPr>
      <w:rFonts w:ascii="Times New Roman" w:hAnsi="Times New Roman" w:cs="Times New Roman"/>
      <w:b/>
      <w:kern w:val="28"/>
      <w:sz w:val="28"/>
      <w:szCs w:val="24"/>
    </w:rPr>
  </w:style>
  <w:style w:type="paragraph" w:styleId="21">
    <w:name w:val="heading 2"/>
    <w:aliases w:val="Заголовок 2 Знак1 Знак,Заголовок 2 Знак Знак Знак"/>
    <w:basedOn w:val="a7"/>
    <w:next w:val="a6"/>
    <w:link w:val="22"/>
    <w:unhideWhenUsed/>
    <w:rsid w:val="00A8785F"/>
    <w:pPr>
      <w:numPr>
        <w:numId w:val="6"/>
      </w:numPr>
      <w:outlineLvl w:val="1"/>
    </w:pPr>
  </w:style>
  <w:style w:type="paragraph" w:styleId="3">
    <w:name w:val="heading 3"/>
    <w:basedOn w:val="a7"/>
    <w:next w:val="a6"/>
    <w:link w:val="31"/>
    <w:unhideWhenUsed/>
    <w:rsid w:val="00067CDD"/>
    <w:pPr>
      <w:numPr>
        <w:numId w:val="8"/>
      </w:numPr>
      <w:outlineLvl w:val="2"/>
    </w:pPr>
  </w:style>
  <w:style w:type="paragraph" w:styleId="4">
    <w:name w:val="heading 4"/>
    <w:basedOn w:val="a7"/>
    <w:next w:val="a6"/>
    <w:link w:val="41"/>
    <w:unhideWhenUsed/>
    <w:rsid w:val="003A5930"/>
    <w:pPr>
      <w:numPr>
        <w:numId w:val="9"/>
      </w:numPr>
      <w:outlineLvl w:val="3"/>
    </w:pPr>
  </w:style>
  <w:style w:type="paragraph" w:styleId="5">
    <w:name w:val="heading 5"/>
    <w:basedOn w:val="a8"/>
    <w:next w:val="a6"/>
    <w:link w:val="50"/>
    <w:unhideWhenUsed/>
    <w:rsid w:val="004A798B"/>
    <w:pPr>
      <w:numPr>
        <w:numId w:val="10"/>
      </w:numPr>
      <w:outlineLvl w:val="4"/>
    </w:pPr>
  </w:style>
  <w:style w:type="paragraph" w:styleId="6">
    <w:name w:val="heading 6"/>
    <w:basedOn w:val="a6"/>
    <w:next w:val="a6"/>
    <w:link w:val="60"/>
    <w:unhideWhenUsed/>
    <w:rsid w:val="00AB76C4"/>
    <w:pPr>
      <w:keepNext/>
      <w:keepLines/>
      <w:spacing w:before="40"/>
      <w:ind w:firstLine="567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7">
    <w:name w:val="heading 7"/>
    <w:basedOn w:val="a6"/>
    <w:next w:val="a6"/>
    <w:link w:val="70"/>
    <w:unhideWhenUsed/>
    <w:rsid w:val="00AB76C4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8">
    <w:name w:val="heading 8"/>
    <w:basedOn w:val="a6"/>
    <w:next w:val="a6"/>
    <w:link w:val="80"/>
    <w:semiHidden/>
    <w:unhideWhenUsed/>
    <w:rsid w:val="00AB76C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9">
    <w:name w:val="heading 9"/>
    <w:basedOn w:val="a6"/>
    <w:next w:val="a6"/>
    <w:link w:val="90"/>
    <w:semiHidden/>
    <w:unhideWhenUsed/>
    <w:qFormat/>
    <w:rsid w:val="00AB76C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sz w:val="22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6"/>
    <w:link w:val="ad"/>
    <w:uiPriority w:val="99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9"/>
    <w:link w:val="ac"/>
    <w:uiPriority w:val="99"/>
    <w:rsid w:val="00F86908"/>
  </w:style>
  <w:style w:type="paragraph" w:styleId="ae">
    <w:name w:val="footer"/>
    <w:basedOn w:val="a6"/>
    <w:link w:val="af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9"/>
    <w:link w:val="ae"/>
    <w:uiPriority w:val="99"/>
    <w:rsid w:val="00F86908"/>
  </w:style>
  <w:style w:type="table" w:styleId="af0">
    <w:name w:val="Table Grid"/>
    <w:basedOn w:val="aa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6"/>
    <w:link w:val="af2"/>
    <w:uiPriority w:val="99"/>
    <w:semiHidden/>
    <w:unhideWhenUsed/>
    <w:rsid w:val="001A5A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9"/>
    <w:link w:val="af1"/>
    <w:uiPriority w:val="99"/>
    <w:semiHidden/>
    <w:rsid w:val="001A5A1C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aliases w:val="Раздел Знак"/>
    <w:basedOn w:val="a9"/>
    <w:link w:val="11"/>
    <w:rsid w:val="009A6156"/>
    <w:rPr>
      <w:rFonts w:ascii="Times New Roman" w:hAnsi="Times New Roman" w:cs="Times New Roman"/>
      <w:b/>
      <w:kern w:val="28"/>
      <w:sz w:val="28"/>
      <w:szCs w:val="24"/>
      <w:lang w:eastAsia="ru-RU"/>
    </w:rPr>
  </w:style>
  <w:style w:type="paragraph" w:styleId="af3">
    <w:name w:val="TOC Heading"/>
    <w:aliases w:val="Подраздел"/>
    <w:basedOn w:val="11"/>
    <w:next w:val="a6"/>
    <w:link w:val="af4"/>
    <w:uiPriority w:val="39"/>
    <w:unhideWhenUsed/>
    <w:qFormat/>
    <w:rsid w:val="00BB3124"/>
    <w:pPr>
      <w:pageBreakBefore w:val="0"/>
      <w:spacing w:after="0"/>
    </w:pPr>
    <w:rPr>
      <w:sz w:val="26"/>
    </w:rPr>
  </w:style>
  <w:style w:type="paragraph" w:styleId="13">
    <w:name w:val="toc 1"/>
    <w:basedOn w:val="a6"/>
    <w:next w:val="a7"/>
    <w:autoRedefine/>
    <w:uiPriority w:val="39"/>
    <w:unhideWhenUsed/>
    <w:rsid w:val="00E370A5"/>
    <w:pPr>
      <w:tabs>
        <w:tab w:val="left" w:pos="440"/>
        <w:tab w:val="right" w:leader="dot" w:pos="9781"/>
      </w:tabs>
      <w:spacing w:after="100" w:line="276" w:lineRule="auto"/>
      <w:ind w:firstLine="0"/>
      <w:pPrChange w:id="0" w:author="User" w:date="2026-09-21T17:22:00Z">
        <w:pPr>
          <w:tabs>
            <w:tab w:val="left" w:pos="440"/>
            <w:tab w:val="right" w:leader="dot" w:pos="9781"/>
          </w:tabs>
          <w:spacing w:after="100" w:line="276" w:lineRule="auto"/>
          <w:jc w:val="both"/>
        </w:pPr>
      </w:pPrChange>
    </w:pPr>
    <w:rPr>
      <w:rFonts w:ascii="Times New Roman" w:hAnsi="Times New Roman"/>
      <w:sz w:val="24"/>
      <w:rPrChange w:id="0" w:author="User" w:date="2026-09-21T17:22:00Z">
        <w:rPr>
          <w:rFonts w:eastAsiaTheme="minorHAnsi" w:cstheme="minorBidi"/>
          <w:sz w:val="24"/>
          <w:szCs w:val="22"/>
          <w:lang w:val="ru-RU" w:eastAsia="ru-RU" w:bidi="ar-SA"/>
        </w:rPr>
      </w:rPrChange>
    </w:rPr>
  </w:style>
  <w:style w:type="paragraph" w:styleId="23">
    <w:name w:val="toc 2"/>
    <w:basedOn w:val="a6"/>
    <w:next w:val="a6"/>
    <w:autoRedefine/>
    <w:uiPriority w:val="39"/>
    <w:unhideWhenUsed/>
    <w:rsid w:val="00BD39BE"/>
    <w:pPr>
      <w:spacing w:after="100"/>
      <w:ind w:left="220"/>
    </w:pPr>
    <w:rPr>
      <w:rFonts w:ascii="Times New Roman" w:hAnsi="Times New Roman"/>
      <w:sz w:val="24"/>
    </w:rPr>
  </w:style>
  <w:style w:type="character" w:styleId="af5">
    <w:name w:val="Hyperlink"/>
    <w:basedOn w:val="a9"/>
    <w:uiPriority w:val="99"/>
    <w:unhideWhenUsed/>
    <w:rsid w:val="0022321D"/>
    <w:rPr>
      <w:color w:val="0000FF" w:themeColor="hyperlink"/>
      <w:u w:val="single"/>
    </w:rPr>
  </w:style>
  <w:style w:type="paragraph" w:customStyle="1" w:styleId="a7">
    <w:name w:val="Абзац ПМ"/>
    <w:basedOn w:val="a6"/>
    <w:link w:val="af6"/>
    <w:rsid w:val="000F5317"/>
    <w:pPr>
      <w:suppressLineNumbers/>
      <w:contextualSpacing/>
    </w:pPr>
    <w:rPr>
      <w:rFonts w:ascii="Times New Roman" w:eastAsia="Times New Roman" w:hAnsi="Times New Roman" w:cs="Times New Roman"/>
      <w:szCs w:val="24"/>
    </w:rPr>
  </w:style>
  <w:style w:type="paragraph" w:customStyle="1" w:styleId="a2">
    <w:name w:val="Маркированный"/>
    <w:basedOn w:val="a6"/>
    <w:link w:val="af7"/>
    <w:rsid w:val="004330EB"/>
    <w:pPr>
      <w:numPr>
        <w:numId w:val="1"/>
      </w:numPr>
      <w:suppressLineNumbers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Абзац ПМ Знак"/>
    <w:basedOn w:val="a9"/>
    <w:link w:val="a7"/>
    <w:rsid w:val="000F5317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styleId="af8">
    <w:name w:val="Placeholder Text"/>
    <w:basedOn w:val="a9"/>
    <w:uiPriority w:val="99"/>
    <w:semiHidden/>
    <w:rsid w:val="00641B48"/>
    <w:rPr>
      <w:color w:val="808080"/>
    </w:rPr>
  </w:style>
  <w:style w:type="character" w:customStyle="1" w:styleId="af7">
    <w:name w:val="Маркированный Знак"/>
    <w:basedOn w:val="a9"/>
    <w:link w:val="a2"/>
    <w:rsid w:val="004330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9">
    <w:name w:val="Абзац таблицы"/>
    <w:basedOn w:val="a6"/>
    <w:link w:val="afa"/>
    <w:rsid w:val="00902BCC"/>
    <w:pPr>
      <w:keepNext/>
      <w:spacing w:line="240" w:lineRule="auto"/>
      <w:ind w:left="57" w:right="57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a">
    <w:name w:val="Абзац таблицы Знак"/>
    <w:basedOn w:val="af6"/>
    <w:link w:val="af9"/>
    <w:rsid w:val="00902B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b">
    <w:name w:val="Надпись таблицы"/>
    <w:basedOn w:val="a6"/>
    <w:link w:val="afc"/>
    <w:rsid w:val="00044729"/>
    <w:pPr>
      <w:keepNext/>
      <w:keepLines/>
      <w:suppressLineNumbers/>
      <w:suppressAutoHyphens/>
      <w:spacing w:line="240" w:lineRule="auto"/>
      <w:ind w:left="284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c">
    <w:name w:val="Надпись таблицы Знак"/>
    <w:basedOn w:val="a9"/>
    <w:link w:val="afb"/>
    <w:rsid w:val="000447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6"/>
    <w:next w:val="a6"/>
    <w:autoRedefine/>
    <w:unhideWhenUsed/>
    <w:rsid w:val="00067CDD"/>
    <w:pPr>
      <w:ind w:left="284"/>
    </w:pPr>
    <w:rPr>
      <w:rFonts w:ascii="Times New Roman" w:eastAsiaTheme="minorEastAsia" w:hAnsi="Times New Roman" w:cs="Times New Roman"/>
      <w:sz w:val="24"/>
    </w:rPr>
  </w:style>
  <w:style w:type="paragraph" w:customStyle="1" w:styleId="24">
    <w:name w:val="Подзаголовок 2"/>
    <w:basedOn w:val="a6"/>
    <w:link w:val="25"/>
    <w:rsid w:val="005E3088"/>
    <w:pPr>
      <w:keepNext/>
      <w:suppressAutoHyphens/>
      <w:spacing w:before="240" w:after="240"/>
      <w:ind w:left="1134" w:right="1134"/>
      <w:jc w:val="center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a1">
    <w:name w:val="Subtitle"/>
    <w:basedOn w:val="a6"/>
    <w:next w:val="a6"/>
    <w:link w:val="afd"/>
    <w:uiPriority w:val="11"/>
    <w:rsid w:val="008325B4"/>
    <w:pPr>
      <w:numPr>
        <w:numId w:val="2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Подзаголовок 2 Знак"/>
    <w:basedOn w:val="a9"/>
    <w:link w:val="24"/>
    <w:rsid w:val="005E30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d">
    <w:name w:val="Подзаголовок Знак"/>
    <w:basedOn w:val="a9"/>
    <w:link w:val="a1"/>
    <w:uiPriority w:val="11"/>
    <w:rsid w:val="008325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">
    <w:name w:val="Позаголовок 3"/>
    <w:basedOn w:val="a6"/>
    <w:link w:val="33"/>
    <w:rsid w:val="00696BDD"/>
    <w:pPr>
      <w:numPr>
        <w:numId w:val="3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">
    <w:name w:val="Подзаголовок 4"/>
    <w:basedOn w:val="a6"/>
    <w:link w:val="42"/>
    <w:rsid w:val="00696BDD"/>
    <w:pPr>
      <w:numPr>
        <w:ilvl w:val="1"/>
        <w:numId w:val="4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3">
    <w:name w:val="Позаголовок 3 Знак"/>
    <w:basedOn w:val="a9"/>
    <w:link w:val="3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Формула"/>
    <w:basedOn w:val="a7"/>
    <w:link w:val="aff"/>
    <w:qFormat/>
    <w:rsid w:val="009F48B0"/>
    <w:pPr>
      <w:spacing w:before="240" w:after="240"/>
      <w:jc w:val="right"/>
    </w:pPr>
  </w:style>
  <w:style w:type="character" w:customStyle="1" w:styleId="42">
    <w:name w:val="Подзаголовок 4 Знак"/>
    <w:basedOn w:val="a9"/>
    <w:link w:val="4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Формула Знак"/>
    <w:basedOn w:val="af6"/>
    <w:link w:val="afe"/>
    <w:rsid w:val="009F48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Марк список РН"/>
    <w:basedOn w:val="aff0"/>
    <w:link w:val="aff1"/>
    <w:qFormat/>
    <w:rsid w:val="00A666D9"/>
    <w:pPr>
      <w:numPr>
        <w:numId w:val="5"/>
      </w:numPr>
      <w:tabs>
        <w:tab w:val="left" w:leader="underscore" w:pos="0"/>
        <w:tab w:val="left" w:pos="482"/>
      </w:tabs>
      <w:ind w:left="0" w:firstLine="709"/>
    </w:pPr>
    <w:rPr>
      <w:rFonts w:ascii="Times New Roman" w:eastAsia="Calibri" w:hAnsi="Times New Roman" w:cs="Times New Roman"/>
      <w:szCs w:val="26"/>
    </w:rPr>
  </w:style>
  <w:style w:type="character" w:customStyle="1" w:styleId="aff1">
    <w:name w:val="Марк список РН Знак"/>
    <w:basedOn w:val="a9"/>
    <w:link w:val="a3"/>
    <w:rsid w:val="00A666D9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ff0">
    <w:name w:val="List Paragraph"/>
    <w:aliases w:val="Bullet List,FooterText,numbered,Number Level 3,Ref,TOC style,lp1"/>
    <w:basedOn w:val="a6"/>
    <w:link w:val="aff2"/>
    <w:uiPriority w:val="34"/>
    <w:rsid w:val="0000636D"/>
    <w:pPr>
      <w:ind w:left="720"/>
      <w:contextualSpacing/>
    </w:pPr>
  </w:style>
  <w:style w:type="paragraph" w:customStyle="1" w:styleId="aff3">
    <w:name w:val="Таблица"/>
    <w:basedOn w:val="a6"/>
    <w:link w:val="aff4"/>
    <w:qFormat/>
    <w:rsid w:val="00A666D9"/>
    <w:pPr>
      <w:keepLines/>
      <w:framePr w:hSpace="180" w:wrap="around" w:vAnchor="text" w:hAnchor="margin" w:xAlign="center" w:y="79"/>
      <w:spacing w:line="240" w:lineRule="auto"/>
      <w:ind w:firstLine="0"/>
      <w:contextualSpacing/>
      <w:jc w:val="left"/>
    </w:pPr>
    <w:rPr>
      <w:rFonts w:ascii="Times New Roman" w:eastAsia="Calibri" w:hAnsi="Times New Roman" w:cs="Times New Roman"/>
      <w:sz w:val="22"/>
      <w:szCs w:val="20"/>
    </w:rPr>
  </w:style>
  <w:style w:type="character" w:customStyle="1" w:styleId="aff4">
    <w:name w:val="Таблица Знак"/>
    <w:basedOn w:val="a9"/>
    <w:link w:val="aff3"/>
    <w:rsid w:val="00A666D9"/>
    <w:rPr>
      <w:rFonts w:ascii="Times New Roman" w:eastAsia="Calibri" w:hAnsi="Times New Roman" w:cs="Times New Roman"/>
      <w:szCs w:val="20"/>
      <w:lang w:eastAsia="ru-RU"/>
    </w:rPr>
  </w:style>
  <w:style w:type="paragraph" w:customStyle="1" w:styleId="aff5">
    <w:name w:val="Нумер список"/>
    <w:basedOn w:val="a6"/>
    <w:link w:val="aff6"/>
    <w:rsid w:val="00830ACA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ff7">
    <w:name w:val="Body Text"/>
    <w:basedOn w:val="a6"/>
    <w:link w:val="aff8"/>
    <w:unhideWhenUsed/>
    <w:rsid w:val="008605A2"/>
    <w:pPr>
      <w:spacing w:after="120"/>
    </w:pPr>
  </w:style>
  <w:style w:type="character" w:customStyle="1" w:styleId="aff8">
    <w:name w:val="Основной текст Знак"/>
    <w:basedOn w:val="a9"/>
    <w:link w:val="aff7"/>
    <w:rsid w:val="008605A2"/>
  </w:style>
  <w:style w:type="character" w:customStyle="1" w:styleId="31">
    <w:name w:val="Заголовок 3 Знак"/>
    <w:basedOn w:val="a9"/>
    <w:link w:val="3"/>
    <w:rsid w:val="00067CDD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112">
    <w:name w:val="1.1 Стиль2"/>
    <w:basedOn w:val="a6"/>
    <w:rsid w:val="00022884"/>
    <w:pPr>
      <w:ind w:left="1440" w:right="170" w:firstLine="567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2">
    <w:name w:val="Заголовок 2 Знак"/>
    <w:aliases w:val="Заголовок 2 Знак1 Знак Знак1,Заголовок 2 Знак Знак Знак Знак1"/>
    <w:basedOn w:val="a9"/>
    <w:link w:val="21"/>
    <w:rsid w:val="00A8785F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9">
    <w:name w:val="ЗТаблицы"/>
    <w:basedOn w:val="a6"/>
    <w:link w:val="affa"/>
    <w:rsid w:val="00C768BF"/>
    <w:pPr>
      <w:widowControl w:val="0"/>
      <w:suppressAutoHyphens/>
      <w:spacing w:before="12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character" w:customStyle="1" w:styleId="affa">
    <w:name w:val="ЗТаблицы Знак"/>
    <w:basedOn w:val="a9"/>
    <w:link w:val="aff9"/>
    <w:rsid w:val="00C768BF"/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1121">
    <w:name w:val="Мсписок 1.1.2.1"/>
    <w:basedOn w:val="a6"/>
    <w:rsid w:val="00B735DF"/>
    <w:pPr>
      <w:numPr>
        <w:numId w:val="7"/>
      </w:numPr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b">
    <w:name w:val="Рисунок"/>
    <w:basedOn w:val="a7"/>
    <w:link w:val="affc"/>
    <w:qFormat/>
    <w:rsid w:val="00FE13CB"/>
    <w:pPr>
      <w:suppressAutoHyphens/>
      <w:spacing w:after="240" w:line="240" w:lineRule="auto"/>
      <w:ind w:firstLine="0"/>
      <w:contextualSpacing w:val="0"/>
      <w:jc w:val="center"/>
    </w:pPr>
  </w:style>
  <w:style w:type="character" w:customStyle="1" w:styleId="affc">
    <w:name w:val="Рисунок Знак"/>
    <w:basedOn w:val="af6"/>
    <w:link w:val="affb"/>
    <w:rsid w:val="00FE13CB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8">
    <w:name w:val="Абзац РН"/>
    <w:basedOn w:val="a6"/>
    <w:link w:val="affd"/>
    <w:rsid w:val="00B85615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d">
    <w:name w:val="Абзац РН Знак"/>
    <w:basedOn w:val="a9"/>
    <w:link w:val="a8"/>
    <w:rsid w:val="00B856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Абзац РН Знак1"/>
    <w:basedOn w:val="a9"/>
    <w:rsid w:val="0023594B"/>
    <w:rPr>
      <w:color w:val="00000A"/>
      <w:sz w:val="24"/>
      <w:szCs w:val="24"/>
    </w:rPr>
  </w:style>
  <w:style w:type="character" w:customStyle="1" w:styleId="41">
    <w:name w:val="Заголовок 4 Знак"/>
    <w:basedOn w:val="a9"/>
    <w:link w:val="4"/>
    <w:rsid w:val="003A5930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15">
    <w:name w:val="Сетка таблицы1"/>
    <w:basedOn w:val="aa"/>
    <w:next w:val="af0"/>
    <w:uiPriority w:val="39"/>
    <w:rsid w:val="00F24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9"/>
    <w:link w:val="5"/>
    <w:rsid w:val="004A79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6"/>
    <w:link w:val="35"/>
    <w:uiPriority w:val="99"/>
    <w:semiHidden/>
    <w:unhideWhenUsed/>
    <w:rsid w:val="00A2325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9"/>
    <w:link w:val="34"/>
    <w:uiPriority w:val="99"/>
    <w:semiHidden/>
    <w:rsid w:val="00A2325D"/>
    <w:rPr>
      <w:sz w:val="16"/>
      <w:szCs w:val="16"/>
    </w:rPr>
  </w:style>
  <w:style w:type="paragraph" w:styleId="26">
    <w:name w:val="Body Text Indent 2"/>
    <w:basedOn w:val="a6"/>
    <w:link w:val="27"/>
    <w:uiPriority w:val="99"/>
    <w:semiHidden/>
    <w:unhideWhenUsed/>
    <w:rsid w:val="00DD1D4F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9"/>
    <w:link w:val="26"/>
    <w:uiPriority w:val="99"/>
    <w:semiHidden/>
    <w:rsid w:val="00DD1D4F"/>
  </w:style>
  <w:style w:type="paragraph" w:customStyle="1" w:styleId="affe">
    <w:name w:val="Чертежный"/>
    <w:rsid w:val="00DD1D4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28">
    <w:name w:val="Body Text 2"/>
    <w:basedOn w:val="a6"/>
    <w:link w:val="29"/>
    <w:uiPriority w:val="99"/>
    <w:semiHidden/>
    <w:unhideWhenUsed/>
    <w:rsid w:val="00F00773"/>
    <w:pPr>
      <w:spacing w:after="120" w:line="480" w:lineRule="auto"/>
    </w:pPr>
  </w:style>
  <w:style w:type="character" w:customStyle="1" w:styleId="29">
    <w:name w:val="Основной текст 2 Знак"/>
    <w:basedOn w:val="a9"/>
    <w:link w:val="28"/>
    <w:uiPriority w:val="99"/>
    <w:semiHidden/>
    <w:rsid w:val="00F00773"/>
  </w:style>
  <w:style w:type="paragraph" w:customStyle="1" w:styleId="20">
    <w:name w:val="2 Марк сп"/>
    <w:basedOn w:val="a3"/>
    <w:link w:val="2a"/>
    <w:rsid w:val="00AA710F"/>
    <w:pPr>
      <w:numPr>
        <w:numId w:val="11"/>
      </w:numPr>
    </w:pPr>
  </w:style>
  <w:style w:type="character" w:customStyle="1" w:styleId="2a">
    <w:name w:val="2 Марк сп Знак"/>
    <w:basedOn w:val="aff1"/>
    <w:link w:val="20"/>
    <w:rsid w:val="00AA710F"/>
    <w:rPr>
      <w:rFonts w:ascii="Times New Roman" w:eastAsia="Calibri" w:hAnsi="Times New Roman" w:cs="Times New Roman"/>
      <w:sz w:val="26"/>
      <w:szCs w:val="26"/>
      <w:lang w:eastAsia="ru-RU"/>
    </w:rPr>
  </w:style>
  <w:style w:type="character" w:styleId="afff">
    <w:name w:val="Strong"/>
    <w:basedOn w:val="a9"/>
    <w:uiPriority w:val="22"/>
    <w:rsid w:val="007F4FCA"/>
    <w:rPr>
      <w:b w:val="0"/>
      <w:bCs/>
    </w:rPr>
  </w:style>
  <w:style w:type="paragraph" w:styleId="afff0">
    <w:name w:val="Title"/>
    <w:basedOn w:val="a6"/>
    <w:next w:val="a6"/>
    <w:link w:val="afff1"/>
    <w:uiPriority w:val="10"/>
    <w:rsid w:val="007F4FC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F4FCA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styleId="afff2">
    <w:name w:val="Book Title"/>
    <w:basedOn w:val="a9"/>
    <w:uiPriority w:val="33"/>
    <w:rsid w:val="007F4FCA"/>
    <w:rPr>
      <w:b w:val="0"/>
      <w:bCs/>
      <w:i w:val="0"/>
      <w:iCs/>
      <w:spacing w:val="5"/>
    </w:rPr>
  </w:style>
  <w:style w:type="paragraph" w:customStyle="1" w:styleId="a4">
    <w:name w:val="Для таблиц"/>
    <w:basedOn w:val="a6"/>
    <w:rsid w:val="00B316BD"/>
    <w:pPr>
      <w:numPr>
        <w:ilvl w:val="3"/>
        <w:numId w:val="12"/>
      </w:numPr>
    </w:pPr>
  </w:style>
  <w:style w:type="character" w:customStyle="1" w:styleId="af4">
    <w:name w:val="Заголовок оглавления Знак"/>
    <w:aliases w:val="Подраздел Знак"/>
    <w:basedOn w:val="a9"/>
    <w:link w:val="af3"/>
    <w:uiPriority w:val="39"/>
    <w:rsid w:val="00BB3124"/>
    <w:rPr>
      <w:rFonts w:ascii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afff3">
    <w:name w:val="Абзац"/>
    <w:basedOn w:val="a6"/>
    <w:link w:val="afff4"/>
    <w:rsid w:val="00E53394"/>
    <w:pPr>
      <w:contextualSpacing/>
    </w:pPr>
    <w:rPr>
      <w:rFonts w:ascii="Times New Roman" w:eastAsia="Times New Roman" w:hAnsi="Times New Roman" w:cs="Times New Roman"/>
      <w:szCs w:val="24"/>
    </w:rPr>
  </w:style>
  <w:style w:type="character" w:customStyle="1" w:styleId="afff4">
    <w:name w:val="Абзац Знак"/>
    <w:basedOn w:val="a9"/>
    <w:link w:val="afff3"/>
    <w:rsid w:val="00E53394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f5">
    <w:name w:val="Заг.Таблицы"/>
    <w:basedOn w:val="afff6"/>
    <w:link w:val="afff7"/>
    <w:qFormat/>
    <w:rsid w:val="003411A0"/>
    <w:pPr>
      <w:keepNext/>
      <w:suppressAutoHyphens/>
      <w:spacing w:after="0"/>
      <w:ind w:right="-368" w:firstLine="0"/>
      <w:jc w:val="left"/>
    </w:pPr>
    <w:rPr>
      <w:rFonts w:ascii="Times New Roman" w:eastAsia="Times New Roman" w:hAnsi="Times New Roman" w:cs="Times New Roman"/>
      <w:i w:val="0"/>
      <w:iCs w:val="0"/>
      <w:color w:val="auto"/>
      <w:sz w:val="26"/>
      <w:szCs w:val="26"/>
    </w:rPr>
  </w:style>
  <w:style w:type="character" w:customStyle="1" w:styleId="afff7">
    <w:name w:val="Заг.Таблицы Знак"/>
    <w:basedOn w:val="afff4"/>
    <w:link w:val="afff5"/>
    <w:rsid w:val="003411A0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120">
    <w:name w:val="ТабР12"/>
    <w:basedOn w:val="a6"/>
    <w:link w:val="121"/>
    <w:rsid w:val="00E53394"/>
    <w:pPr>
      <w:keepLines/>
      <w:suppressAutoHyphens/>
      <w:spacing w:before="20" w:after="20" w:line="240" w:lineRule="auto"/>
      <w:jc w:val="center"/>
    </w:pPr>
    <w:rPr>
      <w:rFonts w:ascii="Times New Roman" w:eastAsia="Times New Roman" w:hAnsi="Times New Roman" w:cs="Times New Roman"/>
      <w:iCs/>
      <w:sz w:val="22"/>
    </w:rPr>
  </w:style>
  <w:style w:type="character" w:customStyle="1" w:styleId="121">
    <w:name w:val="ТабР12 Знак"/>
    <w:basedOn w:val="a9"/>
    <w:link w:val="120"/>
    <w:rsid w:val="00E53394"/>
    <w:rPr>
      <w:rFonts w:ascii="Times New Roman" w:eastAsia="Times New Roman" w:hAnsi="Times New Roman" w:cs="Times New Roman"/>
      <w:iCs/>
      <w:lang w:eastAsia="ru-RU"/>
    </w:rPr>
  </w:style>
  <w:style w:type="paragraph" w:styleId="afff6">
    <w:name w:val="caption"/>
    <w:aliases w:val="Подпись рисунка"/>
    <w:basedOn w:val="a6"/>
    <w:next w:val="a6"/>
    <w:link w:val="afff8"/>
    <w:uiPriority w:val="35"/>
    <w:unhideWhenUsed/>
    <w:rsid w:val="00E533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ff9">
    <w:name w:val="annotation reference"/>
    <w:basedOn w:val="a9"/>
    <w:uiPriority w:val="99"/>
    <w:semiHidden/>
    <w:unhideWhenUsed/>
    <w:rsid w:val="008B7C7E"/>
    <w:rPr>
      <w:sz w:val="16"/>
      <w:szCs w:val="16"/>
    </w:rPr>
  </w:style>
  <w:style w:type="paragraph" w:styleId="afffa">
    <w:name w:val="annotation text"/>
    <w:basedOn w:val="a6"/>
    <w:link w:val="afffb"/>
    <w:uiPriority w:val="99"/>
    <w:semiHidden/>
    <w:unhideWhenUsed/>
    <w:rsid w:val="008B7C7E"/>
    <w:pPr>
      <w:spacing w:line="240" w:lineRule="auto"/>
    </w:pPr>
    <w:rPr>
      <w:sz w:val="20"/>
      <w:szCs w:val="20"/>
    </w:rPr>
  </w:style>
  <w:style w:type="character" w:customStyle="1" w:styleId="afffb">
    <w:name w:val="Текст примечания Знак"/>
    <w:basedOn w:val="a9"/>
    <w:link w:val="afffa"/>
    <w:uiPriority w:val="99"/>
    <w:semiHidden/>
    <w:rsid w:val="008B7C7E"/>
    <w:rPr>
      <w:rFonts w:asciiTheme="majorBidi" w:hAnsiTheme="majorBidi"/>
      <w:sz w:val="20"/>
      <w:szCs w:val="20"/>
    </w:rPr>
  </w:style>
  <w:style w:type="paragraph" w:styleId="afffc">
    <w:name w:val="annotation subject"/>
    <w:basedOn w:val="afffa"/>
    <w:next w:val="afffa"/>
    <w:link w:val="afffd"/>
    <w:uiPriority w:val="99"/>
    <w:semiHidden/>
    <w:unhideWhenUsed/>
    <w:rsid w:val="008B7C7E"/>
    <w:rPr>
      <w:b/>
      <w:bCs/>
    </w:rPr>
  </w:style>
  <w:style w:type="character" w:customStyle="1" w:styleId="afffd">
    <w:name w:val="Тема примечания Знак"/>
    <w:basedOn w:val="afffb"/>
    <w:link w:val="afffc"/>
    <w:uiPriority w:val="99"/>
    <w:semiHidden/>
    <w:rsid w:val="008B7C7E"/>
    <w:rPr>
      <w:rFonts w:asciiTheme="majorBidi" w:hAnsiTheme="majorBidi"/>
      <w:b/>
      <w:bCs/>
      <w:sz w:val="20"/>
      <w:szCs w:val="20"/>
    </w:rPr>
  </w:style>
  <w:style w:type="character" w:customStyle="1" w:styleId="Bodytext2">
    <w:name w:val="Body text (2)_"/>
    <w:basedOn w:val="a9"/>
    <w:link w:val="Bodytext20"/>
    <w:rsid w:val="00920F8F"/>
    <w:rPr>
      <w:rFonts w:ascii="Times New Roman" w:eastAsia="Times New Roman" w:hAnsi="Times New Roman" w:cs="Times New Roman"/>
      <w:w w:val="200"/>
      <w:sz w:val="14"/>
      <w:szCs w:val="14"/>
      <w:shd w:val="clear" w:color="auto" w:fill="FFFFFF"/>
    </w:rPr>
  </w:style>
  <w:style w:type="paragraph" w:customStyle="1" w:styleId="Bodytext20">
    <w:name w:val="Body text (2)"/>
    <w:basedOn w:val="a6"/>
    <w:link w:val="Bodytext2"/>
    <w:rsid w:val="00920F8F"/>
    <w:pPr>
      <w:widowControl w:val="0"/>
      <w:shd w:val="clear" w:color="auto" w:fill="FFFFFF"/>
      <w:spacing w:line="241" w:lineRule="exact"/>
    </w:pPr>
    <w:rPr>
      <w:rFonts w:ascii="Times New Roman" w:eastAsia="Times New Roman" w:hAnsi="Times New Roman" w:cs="Times New Roman"/>
      <w:w w:val="200"/>
      <w:sz w:val="14"/>
      <w:szCs w:val="14"/>
    </w:rPr>
  </w:style>
  <w:style w:type="paragraph" w:customStyle="1" w:styleId="122">
    <w:name w:val="Абзац Р12"/>
    <w:basedOn w:val="a8"/>
    <w:link w:val="123"/>
    <w:rsid w:val="00223BD6"/>
    <w:pPr>
      <w:widowControl w:val="0"/>
      <w:ind w:left="0" w:firstLine="737"/>
    </w:pPr>
    <w:rPr>
      <w:sz w:val="26"/>
      <w:szCs w:val="26"/>
    </w:rPr>
  </w:style>
  <w:style w:type="character" w:customStyle="1" w:styleId="123">
    <w:name w:val="Абзац Р12 Знак"/>
    <w:link w:val="122"/>
    <w:rsid w:val="00223BD6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6">
    <w:name w:val="Body Text Indent 3"/>
    <w:basedOn w:val="a6"/>
    <w:link w:val="37"/>
    <w:uiPriority w:val="99"/>
    <w:semiHidden/>
    <w:unhideWhenUsed/>
    <w:rsid w:val="00076789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9"/>
    <w:link w:val="36"/>
    <w:uiPriority w:val="99"/>
    <w:semiHidden/>
    <w:rsid w:val="00076789"/>
    <w:rPr>
      <w:rFonts w:asciiTheme="majorBidi" w:hAnsiTheme="majorBidi"/>
      <w:sz w:val="16"/>
      <w:szCs w:val="16"/>
    </w:rPr>
  </w:style>
  <w:style w:type="paragraph" w:styleId="afffe">
    <w:name w:val="Body Text Indent"/>
    <w:basedOn w:val="a6"/>
    <w:link w:val="affff"/>
    <w:uiPriority w:val="99"/>
    <w:rsid w:val="00076789"/>
    <w:pPr>
      <w:spacing w:after="120" w:line="240" w:lineRule="auto"/>
      <w:ind w:left="283" w:firstLine="567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ff">
    <w:name w:val="Основной текст с отступом Знак"/>
    <w:basedOn w:val="a9"/>
    <w:link w:val="afffe"/>
    <w:uiPriority w:val="99"/>
    <w:rsid w:val="000767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60">
    <w:name w:val="Заголовок 6 Знак"/>
    <w:basedOn w:val="a9"/>
    <w:link w:val="6"/>
    <w:rsid w:val="00AB76C4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70">
    <w:name w:val="Заголовок 7 Знак"/>
    <w:basedOn w:val="a9"/>
    <w:link w:val="7"/>
    <w:rsid w:val="00AB76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9"/>
    <w:link w:val="8"/>
    <w:semiHidden/>
    <w:rsid w:val="00AB76C4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9"/>
    <w:link w:val="9"/>
    <w:semiHidden/>
    <w:rsid w:val="00AB76C4"/>
    <w:rPr>
      <w:rFonts w:ascii="Arial" w:eastAsia="Times New Roman" w:hAnsi="Arial" w:cs="Times New Roman"/>
      <w:lang w:eastAsia="ru-RU"/>
    </w:rPr>
  </w:style>
  <w:style w:type="numbering" w:customStyle="1" w:styleId="16">
    <w:name w:val="Нет списка1"/>
    <w:next w:val="ab"/>
    <w:uiPriority w:val="99"/>
    <w:semiHidden/>
    <w:unhideWhenUsed/>
    <w:rsid w:val="00AB76C4"/>
  </w:style>
  <w:style w:type="table" w:customStyle="1" w:styleId="GR1">
    <w:name w:val="Сетка таблицы GR1"/>
    <w:basedOn w:val="aa"/>
    <w:next w:val="af0"/>
    <w:uiPriority w:val="59"/>
    <w:qFormat/>
    <w:rsid w:val="00AB76C4"/>
    <w:pPr>
      <w:spacing w:after="0" w:line="240" w:lineRule="auto"/>
      <w:ind w:firstLine="567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2">
    <w:name w:val="Абзац списка Знак"/>
    <w:aliases w:val="Bullet List Знак,FooterText Знак,numbered Знак,Number Level 3 Знак,Ref Знак,TOC style Знак,lp1 Знак"/>
    <w:basedOn w:val="a9"/>
    <w:link w:val="aff0"/>
    <w:uiPriority w:val="34"/>
    <w:rsid w:val="00AB76C4"/>
    <w:rPr>
      <w:rFonts w:asciiTheme="majorBidi" w:hAnsiTheme="majorBidi"/>
      <w:sz w:val="26"/>
    </w:rPr>
  </w:style>
  <w:style w:type="character" w:customStyle="1" w:styleId="aff6">
    <w:name w:val="Нумер список Знак"/>
    <w:basedOn w:val="affd"/>
    <w:link w:val="aff5"/>
    <w:rsid w:val="00AB76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AB76C4"/>
    <w:pPr>
      <w:autoSpaceDE w:val="0"/>
      <w:autoSpaceDN w:val="0"/>
      <w:adjustRightInd w:val="0"/>
      <w:spacing w:after="0" w:line="240" w:lineRule="auto"/>
      <w:ind w:firstLine="567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17">
    <w:name w:val="Неразрешенное упоминание1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affff0">
    <w:name w:val="Заголовок таблицы"/>
    <w:basedOn w:val="11"/>
    <w:rsid w:val="006757E1"/>
    <w:pPr>
      <w:spacing w:after="240" w:line="240" w:lineRule="auto"/>
      <w:jc w:val="center"/>
    </w:pPr>
  </w:style>
  <w:style w:type="character" w:customStyle="1" w:styleId="2b">
    <w:name w:val="Неразрешенное упоминание2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140">
    <w:name w:val="Стиль Маркированный список + 14 пт После:  0 пт Междустр.интервал..."/>
    <w:basedOn w:val="affff1"/>
    <w:unhideWhenUsed/>
    <w:rsid w:val="00AB76C4"/>
    <w:pPr>
      <w:ind w:left="794" w:firstLine="340"/>
      <w:contextualSpacing w:val="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fff1">
    <w:name w:val="List Bullet"/>
    <w:aliases w:val="Маркированный список Знак, Знак Знак,Знак Знак Знак"/>
    <w:basedOn w:val="a6"/>
    <w:link w:val="18"/>
    <w:unhideWhenUsed/>
    <w:rsid w:val="00AB76C4"/>
    <w:pPr>
      <w:ind w:left="1284" w:hanging="360"/>
      <w:contextualSpacing/>
      <w:jc w:val="left"/>
    </w:pPr>
    <w:rPr>
      <w:rFonts w:asciiTheme="minorHAnsi" w:eastAsiaTheme="minorEastAsia" w:hAnsiTheme="minorHAnsi"/>
      <w:sz w:val="22"/>
    </w:rPr>
  </w:style>
  <w:style w:type="character" w:styleId="affff2">
    <w:name w:val="page number"/>
    <w:basedOn w:val="a9"/>
    <w:semiHidden/>
    <w:rsid w:val="00AB76C4"/>
    <w:rPr>
      <w:rFonts w:ascii="Arial Narrow" w:hAnsi="Arial Narrow"/>
      <w:sz w:val="22"/>
    </w:rPr>
  </w:style>
  <w:style w:type="paragraph" w:customStyle="1" w:styleId="210">
    <w:name w:val="Основной текст 21"/>
    <w:basedOn w:val="a6"/>
    <w:rsid w:val="00AB76C4"/>
    <w:pPr>
      <w:spacing w:line="240" w:lineRule="auto"/>
      <w:ind w:firstLine="567"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38">
    <w:name w:val="Неразрешенное упоминание3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discribe">
    <w:name w:val="discribe Знак"/>
    <w:basedOn w:val="a6"/>
    <w:link w:val="discribe0"/>
    <w:rsid w:val="00AB76C4"/>
    <w:pPr>
      <w:spacing w:after="120" w:line="240" w:lineRule="auto"/>
      <w:ind w:firstLine="567"/>
      <w:jc w:val="center"/>
    </w:pPr>
    <w:rPr>
      <w:rFonts w:ascii="Verdana" w:eastAsia="SimSun" w:hAnsi="Verdana" w:cs="Times New Roman"/>
      <w:sz w:val="24"/>
      <w:szCs w:val="28"/>
    </w:rPr>
  </w:style>
  <w:style w:type="character" w:customStyle="1" w:styleId="discribe0">
    <w:name w:val="discribe Знак Знак"/>
    <w:link w:val="discribe"/>
    <w:rsid w:val="00AB76C4"/>
    <w:rPr>
      <w:rFonts w:ascii="Verdana" w:eastAsia="SimSun" w:hAnsi="Verdana" w:cs="Times New Roman"/>
      <w:sz w:val="24"/>
      <w:szCs w:val="28"/>
      <w:lang w:eastAsia="ru-RU"/>
    </w:rPr>
  </w:style>
  <w:style w:type="paragraph" w:styleId="2">
    <w:name w:val="List Bullet 2"/>
    <w:basedOn w:val="a6"/>
    <w:rsid w:val="00AB76C4"/>
    <w:pPr>
      <w:numPr>
        <w:numId w:val="13"/>
      </w:numPr>
      <w:spacing w:after="120" w:line="240" w:lineRule="auto"/>
      <w:jc w:val="left"/>
    </w:pPr>
    <w:rPr>
      <w:rFonts w:ascii="Verdana" w:eastAsia="Times New Roman" w:hAnsi="Verdana" w:cs="Times New Roman"/>
      <w:sz w:val="22"/>
      <w:szCs w:val="20"/>
    </w:rPr>
  </w:style>
  <w:style w:type="paragraph" w:styleId="a">
    <w:name w:val="List Number"/>
    <w:basedOn w:val="a6"/>
    <w:unhideWhenUsed/>
    <w:rsid w:val="00AB76C4"/>
    <w:pPr>
      <w:numPr>
        <w:numId w:val="14"/>
      </w:numPr>
      <w:contextualSpacing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9">
    <w:name w:val="Общий Знак1"/>
    <w:basedOn w:val="a9"/>
    <w:link w:val="affff3"/>
    <w:locked/>
    <w:rsid w:val="00AB76C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customStyle="1" w:styleId="affff3">
    <w:name w:val="Общий"/>
    <w:basedOn w:val="a6"/>
    <w:link w:val="19"/>
    <w:rsid w:val="00AB76C4"/>
    <w:pPr>
      <w:spacing w:before="120" w:after="120" w:line="240" w:lineRule="auto"/>
      <w:ind w:firstLine="567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TableContents">
    <w:name w:val="Table Contents"/>
    <w:basedOn w:val="a6"/>
    <w:rsid w:val="00AB76C4"/>
    <w:pPr>
      <w:widowControl w:val="0"/>
      <w:suppressLineNumbers/>
      <w:suppressAutoHyphens/>
      <w:autoSpaceDN w:val="0"/>
      <w:spacing w:line="240" w:lineRule="auto"/>
      <w:ind w:firstLine="567"/>
      <w:jc w:val="left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Standard">
    <w:name w:val="Standard"/>
    <w:rsid w:val="00AB76C4"/>
    <w:pPr>
      <w:widowControl w:val="0"/>
      <w:suppressAutoHyphens/>
      <w:autoSpaceDN w:val="0"/>
      <w:spacing w:after="0" w:line="240" w:lineRule="auto"/>
      <w:ind w:firstLine="567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character" w:customStyle="1" w:styleId="-0">
    <w:name w:val="Список &quot;-&quot; Знак"/>
    <w:basedOn w:val="a9"/>
    <w:link w:val="-"/>
    <w:locked/>
    <w:rsid w:val="00AB76C4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">
    <w:name w:val="Список &quot;-&quot;"/>
    <w:basedOn w:val="aff0"/>
    <w:link w:val="-0"/>
    <w:rsid w:val="00AB76C4"/>
    <w:pPr>
      <w:numPr>
        <w:numId w:val="15"/>
      </w:numPr>
      <w:tabs>
        <w:tab w:val="num" w:pos="360"/>
      </w:tabs>
      <w:spacing w:before="240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a">
    <w:name w:val="Обычный1"/>
    <w:rsid w:val="00AB76C4"/>
    <w:pPr>
      <w:widowControl w:val="0"/>
      <w:suppressAutoHyphens/>
      <w:spacing w:after="0" w:line="240" w:lineRule="auto"/>
      <w:ind w:firstLine="567"/>
    </w:pPr>
    <w:rPr>
      <w:rFonts w:ascii="Times New Roman" w:eastAsia="Arial" w:hAnsi="Times New Roman" w:cs="Times New Roman"/>
      <w:sz w:val="20"/>
      <w:szCs w:val="20"/>
      <w:lang w:eastAsia="ar-SA"/>
    </w:rPr>
  </w:style>
  <w:style w:type="table" w:customStyle="1" w:styleId="110">
    <w:name w:val="Сетка таблицы11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1">
    <w:name w:val="Сетка таблицы GR11"/>
    <w:basedOn w:val="aa"/>
    <w:next w:val="af0"/>
    <w:rsid w:val="00AB76C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Сетка таблицы12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d">
    <w:name w:val="Обычный2"/>
    <w:uiPriority w:val="99"/>
    <w:rsid w:val="00AB76C4"/>
    <w:pPr>
      <w:widowControl w:val="0"/>
      <w:spacing w:after="0" w:line="240" w:lineRule="auto"/>
      <w:ind w:left="120" w:firstLine="560"/>
    </w:pPr>
    <w:rPr>
      <w:rFonts w:ascii="Arial" w:eastAsia="Times New Roman" w:hAnsi="Arial" w:cs="Arial"/>
      <w:lang w:eastAsia="ru-RU"/>
    </w:rPr>
  </w:style>
  <w:style w:type="table" w:customStyle="1" w:styleId="130">
    <w:name w:val="Сетка таблицы13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">
    <w:name w:val="Table caption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Headerorfooter">
    <w:name w:val="Header or footer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a0">
    <w:name w:val="список"/>
    <w:basedOn w:val="a6"/>
    <w:rsid w:val="00F426CF"/>
    <w:pPr>
      <w:numPr>
        <w:numId w:val="16"/>
      </w:numPr>
      <w:spacing w:line="276" w:lineRule="auto"/>
    </w:pPr>
    <w:rPr>
      <w:rFonts w:ascii="Times New Roman" w:eastAsia="Open Sans" w:hAnsi="Times New Roman" w:cs="Times New Roman"/>
      <w:sz w:val="24"/>
      <w:szCs w:val="24"/>
      <w:lang w:val="ru"/>
    </w:rPr>
  </w:style>
  <w:style w:type="table" w:styleId="affff4">
    <w:name w:val="Grid Table Light"/>
    <w:basedOn w:val="aa"/>
    <w:uiPriority w:val="40"/>
    <w:rsid w:val="000C29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5">
    <w:name w:val="Рисунок с номером"/>
    <w:basedOn w:val="aff7"/>
    <w:rsid w:val="00271BFD"/>
    <w:pPr>
      <w:widowControl w:val="0"/>
      <w:spacing w:after="0"/>
      <w:ind w:firstLine="567"/>
      <w:jc w:val="center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customStyle="1" w:styleId="affff6">
    <w:name w:val="Примечание"/>
    <w:basedOn w:val="a6"/>
    <w:rsid w:val="00271BFD"/>
    <w:pPr>
      <w:spacing w:after="120" w:line="240" w:lineRule="auto"/>
      <w:ind w:firstLine="0"/>
    </w:pPr>
    <w:rPr>
      <w:rFonts w:ascii="Arial" w:eastAsia="SimSun" w:hAnsi="Arial" w:cs="Times New Roman"/>
      <w:sz w:val="24"/>
      <w:szCs w:val="24"/>
    </w:rPr>
  </w:style>
  <w:style w:type="paragraph" w:customStyle="1" w:styleId="affff7">
    <w:name w:val="Без отступа"/>
    <w:basedOn w:val="a6"/>
    <w:rsid w:val="00271BFD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ff8">
    <w:name w:val="Рисунок в таблице"/>
    <w:rsid w:val="00271BFD"/>
    <w:pPr>
      <w:spacing w:after="0" w:line="240" w:lineRule="auto"/>
      <w:ind w:firstLine="24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9">
    <w:name w:val="Основной текст без отступа"/>
    <w:basedOn w:val="aff7"/>
    <w:rsid w:val="00271BFD"/>
    <w:pPr>
      <w:widowControl w:val="0"/>
      <w:spacing w:after="0"/>
      <w:ind w:firstLine="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1b">
    <w:name w:val="Клавиша 1"/>
    <w:rsid w:val="00843985"/>
    <w:rPr>
      <w:rFonts w:ascii="Arial Black" w:hAnsi="Arial Black"/>
      <w:bdr w:val="none" w:sz="0" w:space="0" w:color="auto"/>
    </w:rPr>
  </w:style>
  <w:style w:type="paragraph" w:customStyle="1" w:styleId="a5">
    <w:name w:val="Список Основной"/>
    <w:basedOn w:val="affff1"/>
    <w:link w:val="affffa"/>
    <w:rsid w:val="00843985"/>
    <w:pPr>
      <w:numPr>
        <w:numId w:val="17"/>
      </w:numPr>
      <w:contextualSpacing w:val="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fa">
    <w:name w:val="Список Основной Знак"/>
    <w:basedOn w:val="a9"/>
    <w:link w:val="a5"/>
    <w:rsid w:val="008439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b">
    <w:name w:val="Основной текст полужирный"/>
    <w:basedOn w:val="aff7"/>
    <w:link w:val="affffc"/>
    <w:rsid w:val="00843985"/>
    <w:pPr>
      <w:widowControl w:val="0"/>
      <w:spacing w:after="0"/>
      <w:ind w:firstLine="567"/>
    </w:pPr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character" w:customStyle="1" w:styleId="affffc">
    <w:name w:val="Основной текст полужирный Знак Знак"/>
    <w:link w:val="affffb"/>
    <w:rsid w:val="00843985"/>
    <w:rPr>
      <w:rFonts w:ascii="Times New Roman" w:eastAsia="Times New Roman" w:hAnsi="Times New Roman" w:cs="Times New Roman"/>
      <w:b/>
      <w:bCs/>
      <w:snapToGrid w:val="0"/>
      <w:sz w:val="24"/>
      <w:szCs w:val="20"/>
      <w:lang w:eastAsia="ru-RU"/>
    </w:rPr>
  </w:style>
  <w:style w:type="paragraph" w:customStyle="1" w:styleId="3a">
    <w:name w:val="Стиль Название объекта + По центру3"/>
    <w:basedOn w:val="afff6"/>
    <w:autoRedefine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paragraph" w:customStyle="1" w:styleId="affffd">
    <w:name w:val="Подпись к рисунку"/>
    <w:basedOn w:val="afff6"/>
    <w:link w:val="affffe"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character" w:customStyle="1" w:styleId="affffe">
    <w:name w:val="Подпись к рисунку Знак"/>
    <w:link w:val="affffd"/>
    <w:rsid w:val="00843985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11">
    <w:name w:val="Заголовок 2 Знак1"/>
    <w:aliases w:val="Заголовок 2 Знак Знак,Заголовок 2 Знак1 Знак Знак,Заголовок 2 Знак Знак Знак Знак"/>
    <w:rsid w:val="00CF7F83"/>
    <w:rPr>
      <w:rFonts w:eastAsia="Times New Roman"/>
      <w:b/>
      <w:sz w:val="28"/>
      <w:szCs w:val="28"/>
      <w:lang w:val="x-none" w:eastAsia="x-none"/>
    </w:rPr>
  </w:style>
  <w:style w:type="character" w:customStyle="1" w:styleId="2212">
    <w:name w:val="Заголовок 2;Заголовок 2 Знак1;Заголовок 2 Знак Знак Знак"/>
    <w:rsid w:val="00CF7F83"/>
    <w:rPr>
      <w:rFonts w:eastAsia="SimSun"/>
      <w:b/>
      <w:sz w:val="28"/>
      <w:szCs w:val="28"/>
      <w:lang w:val="ru-RU" w:eastAsia="ru-RU" w:bidi="ar-SA"/>
    </w:rPr>
  </w:style>
  <w:style w:type="paragraph" w:customStyle="1" w:styleId="afffff">
    <w:name w:val="Выбор"/>
    <w:basedOn w:val="a6"/>
    <w:rsid w:val="00CF7F83"/>
    <w:pPr>
      <w:tabs>
        <w:tab w:val="num" w:pos="1380"/>
      </w:tabs>
      <w:spacing w:line="240" w:lineRule="auto"/>
      <w:ind w:left="1380" w:hanging="283"/>
      <w:jc w:val="left"/>
    </w:pPr>
    <w:rPr>
      <w:rFonts w:ascii="CG Times (WR)" w:eastAsia="Times New Roman" w:hAnsi="CG Times (WR)" w:cs="Times New Roman"/>
      <w:sz w:val="24"/>
      <w:szCs w:val="20"/>
    </w:rPr>
  </w:style>
  <w:style w:type="paragraph" w:customStyle="1" w:styleId="afffff0">
    <w:name w:val="Перечисление"/>
    <w:basedOn w:val="a6"/>
    <w:rsid w:val="00CF7F83"/>
    <w:pPr>
      <w:tabs>
        <w:tab w:val="left" w:pos="680"/>
        <w:tab w:val="num" w:pos="1358"/>
      </w:tabs>
      <w:spacing w:after="120" w:line="240" w:lineRule="auto"/>
      <w:ind w:left="1358" w:hanging="360"/>
      <w:jc w:val="left"/>
    </w:pPr>
    <w:rPr>
      <w:rFonts w:ascii="Verdana" w:eastAsia="Times New Roman" w:hAnsi="Verdana" w:cs="Times New Roman"/>
      <w:sz w:val="22"/>
      <w:szCs w:val="20"/>
    </w:rPr>
  </w:style>
  <w:style w:type="character" w:customStyle="1" w:styleId="afffff1">
    <w:name w:val="Кнопка"/>
    <w:rsid w:val="00CF7F83"/>
    <w:rPr>
      <w:rFonts w:ascii="Verdana" w:hAnsi="Verdana"/>
      <w:bCs/>
      <w:dstrike w:val="0"/>
      <w:color w:val="auto"/>
      <w:sz w:val="22"/>
      <w:szCs w:val="22"/>
      <w:u w:val="none"/>
      <w:bdr w:val="single" w:sz="12" w:space="0" w:color="auto"/>
      <w:vertAlign w:val="baseline"/>
    </w:rPr>
  </w:style>
  <w:style w:type="numbering" w:customStyle="1" w:styleId="1">
    <w:name w:val="Текущий список1"/>
    <w:rsid w:val="00CF7F83"/>
    <w:pPr>
      <w:numPr>
        <w:numId w:val="21"/>
      </w:numPr>
    </w:pPr>
  </w:style>
  <w:style w:type="character" w:customStyle="1" w:styleId="18">
    <w:name w:val="Маркированный список Знак1"/>
    <w:aliases w:val="Маркированный список Знак Знак, Знак Знак Знак,Знак Знак Знак Знак"/>
    <w:link w:val="affff1"/>
    <w:rsid w:val="00CF7F83"/>
    <w:rPr>
      <w:rFonts w:eastAsiaTheme="minorEastAsia"/>
      <w:lang w:eastAsia="ru-RU"/>
    </w:rPr>
  </w:style>
  <w:style w:type="paragraph" w:styleId="afffff2">
    <w:name w:val="footnote text"/>
    <w:basedOn w:val="a6"/>
    <w:link w:val="afffff3"/>
    <w:semiHidden/>
    <w:rsid w:val="00CF7F83"/>
    <w:pPr>
      <w:spacing w:after="120" w:line="240" w:lineRule="auto"/>
      <w:ind w:firstLine="397"/>
      <w:jc w:val="left"/>
    </w:pPr>
    <w:rPr>
      <w:rFonts w:ascii="Verdana" w:eastAsia="Times New Roman" w:hAnsi="Verdana" w:cs="Times New Roman"/>
      <w:sz w:val="20"/>
      <w:szCs w:val="20"/>
    </w:rPr>
  </w:style>
  <w:style w:type="character" w:customStyle="1" w:styleId="afffff3">
    <w:name w:val="Текст сноски Знак"/>
    <w:basedOn w:val="a9"/>
    <w:link w:val="afffff2"/>
    <w:semiHidden/>
    <w:rsid w:val="00CF7F83"/>
    <w:rPr>
      <w:rFonts w:ascii="Verdana" w:eastAsia="Times New Roman" w:hAnsi="Verdana" w:cs="Times New Roman"/>
      <w:sz w:val="20"/>
      <w:szCs w:val="20"/>
      <w:lang w:eastAsia="ru-RU"/>
    </w:rPr>
  </w:style>
  <w:style w:type="character" w:styleId="afffff4">
    <w:name w:val="footnote reference"/>
    <w:semiHidden/>
    <w:rsid w:val="00CF7F83"/>
    <w:rPr>
      <w:vertAlign w:val="superscript"/>
    </w:rPr>
  </w:style>
  <w:style w:type="numbering" w:styleId="111111">
    <w:name w:val="Outline List 2"/>
    <w:basedOn w:val="ab"/>
    <w:rsid w:val="00CF7F83"/>
    <w:pPr>
      <w:numPr>
        <w:numId w:val="18"/>
      </w:numPr>
    </w:pPr>
  </w:style>
  <w:style w:type="paragraph" w:customStyle="1" w:styleId="10">
    <w:name w:val="Стиль Заголовок 1"/>
    <w:aliases w:val="Заголовок 1 Знак + 18 пт"/>
    <w:basedOn w:val="11"/>
    <w:rsid w:val="00CF7F83"/>
    <w:pPr>
      <w:keepLines/>
      <w:pageBreakBefore w:val="0"/>
      <w:numPr>
        <w:numId w:val="19"/>
      </w:numPr>
      <w:suppressAutoHyphens w:val="0"/>
      <w:overflowPunct w:val="0"/>
      <w:autoSpaceDE w:val="0"/>
      <w:autoSpaceDN w:val="0"/>
      <w:adjustRightInd w:val="0"/>
      <w:spacing w:after="0"/>
      <w:ind w:left="0" w:firstLine="0"/>
      <w:jc w:val="left"/>
      <w:textAlignment w:val="baseline"/>
    </w:pPr>
    <w:rPr>
      <w:rFonts w:eastAsia="Times New Roman"/>
      <w:bCs/>
      <w:kern w:val="0"/>
      <w:sz w:val="32"/>
      <w:szCs w:val="28"/>
    </w:rPr>
  </w:style>
  <w:style w:type="paragraph" w:styleId="52">
    <w:name w:val="toc 5"/>
    <w:basedOn w:val="a6"/>
    <w:next w:val="a6"/>
    <w:autoRedefine/>
    <w:semiHidden/>
    <w:rsid w:val="00CF7F83"/>
    <w:pPr>
      <w:spacing w:line="240" w:lineRule="auto"/>
      <w:ind w:left="112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44">
    <w:name w:val="toc 4"/>
    <w:basedOn w:val="a6"/>
    <w:next w:val="a6"/>
    <w:autoRedefine/>
    <w:semiHidden/>
    <w:rsid w:val="00CF7F83"/>
    <w:pPr>
      <w:spacing w:line="240" w:lineRule="auto"/>
      <w:ind w:left="8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62">
    <w:name w:val="toc 6"/>
    <w:basedOn w:val="a6"/>
    <w:next w:val="a6"/>
    <w:autoRedefine/>
    <w:semiHidden/>
    <w:rsid w:val="00CF7F83"/>
    <w:pPr>
      <w:spacing w:line="240" w:lineRule="auto"/>
      <w:ind w:left="140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4pt">
    <w:name w:val="Стиль 14 pt Знак Знак Знак Знак"/>
    <w:basedOn w:val="a6"/>
    <w:next w:val="aff7"/>
    <w:link w:val="14pt0"/>
    <w:rsid w:val="00CF7F83"/>
    <w:pPr>
      <w:numPr>
        <w:ilvl w:val="1"/>
        <w:numId w:val="20"/>
      </w:numPr>
      <w:ind w:left="0" w:firstLine="0"/>
    </w:pPr>
    <w:rPr>
      <w:rFonts w:ascii="Times New Roman" w:eastAsia="SimSun" w:hAnsi="Times New Roman" w:cs="Times New Roman"/>
      <w:sz w:val="28"/>
      <w:szCs w:val="28"/>
      <w:lang w:val="x-none" w:eastAsia="x-none"/>
    </w:rPr>
  </w:style>
  <w:style w:type="character" w:customStyle="1" w:styleId="14pt0">
    <w:name w:val="Стиль 14 pt Знак Знак Знак Знак Знак"/>
    <w:link w:val="14pt"/>
    <w:rsid w:val="00CF7F83"/>
    <w:rPr>
      <w:rFonts w:ascii="Times New Roman" w:eastAsia="SimSun" w:hAnsi="Times New Roman" w:cs="Times New Roman"/>
      <w:sz w:val="28"/>
      <w:szCs w:val="28"/>
      <w:lang w:val="x-none" w:eastAsia="x-none"/>
    </w:rPr>
  </w:style>
  <w:style w:type="paragraph" w:styleId="72">
    <w:name w:val="toc 7"/>
    <w:basedOn w:val="a6"/>
    <w:next w:val="a6"/>
    <w:autoRedefine/>
    <w:semiHidden/>
    <w:rsid w:val="00CF7F83"/>
    <w:pPr>
      <w:spacing w:line="240" w:lineRule="auto"/>
      <w:ind w:left="168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82">
    <w:name w:val="toc 8"/>
    <w:basedOn w:val="a6"/>
    <w:next w:val="a6"/>
    <w:autoRedefine/>
    <w:semiHidden/>
    <w:rsid w:val="00CF7F83"/>
    <w:pPr>
      <w:spacing w:line="240" w:lineRule="auto"/>
      <w:ind w:left="196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92">
    <w:name w:val="toc 9"/>
    <w:basedOn w:val="a6"/>
    <w:next w:val="a6"/>
    <w:autoRedefine/>
    <w:semiHidden/>
    <w:rsid w:val="00CF7F83"/>
    <w:pPr>
      <w:spacing w:line="240" w:lineRule="auto"/>
      <w:ind w:left="22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fffff5">
    <w:name w:val="No Spacing"/>
    <w:uiPriority w:val="1"/>
    <w:rsid w:val="00CF7F83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eastAsia="zh-CN"/>
    </w:rPr>
  </w:style>
  <w:style w:type="paragraph" w:customStyle="1" w:styleId="afffff6">
    <w:basedOn w:val="a6"/>
    <w:next w:val="afffff7"/>
    <w:uiPriority w:val="99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Arial Unicode MS" w:hAnsi="Times New Roman" w:cs="Arial Unicode MS"/>
      <w:sz w:val="16"/>
      <w:szCs w:val="24"/>
    </w:rPr>
  </w:style>
  <w:style w:type="character" w:customStyle="1" w:styleId="afff8">
    <w:name w:val="Название объекта Знак"/>
    <w:aliases w:val="Подпись рисунка Знак"/>
    <w:link w:val="afff6"/>
    <w:uiPriority w:val="35"/>
    <w:rsid w:val="00CF7F83"/>
    <w:rPr>
      <w:rFonts w:asciiTheme="majorBidi" w:hAnsiTheme="majorBidi"/>
      <w:i/>
      <w:iCs/>
      <w:color w:val="1F497D" w:themeColor="text2"/>
      <w:sz w:val="18"/>
      <w:szCs w:val="18"/>
      <w:lang w:eastAsia="ru-RU"/>
    </w:rPr>
  </w:style>
  <w:style w:type="paragraph" w:customStyle="1" w:styleId="h2">
    <w:name w:val="h_2"/>
    <w:basedOn w:val="a6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fffff8">
    <w:name w:val="endnote text"/>
    <w:basedOn w:val="a6"/>
    <w:link w:val="afffff9"/>
    <w:uiPriority w:val="99"/>
    <w:semiHidden/>
    <w:unhideWhenUsed/>
    <w:rsid w:val="00CF7F83"/>
    <w:pPr>
      <w:spacing w:line="240" w:lineRule="auto"/>
      <w:ind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customStyle="1" w:styleId="afffff9">
    <w:name w:val="Текст концевой сноски Знак"/>
    <w:basedOn w:val="a9"/>
    <w:link w:val="afffff8"/>
    <w:uiPriority w:val="99"/>
    <w:semiHidden/>
    <w:rsid w:val="00CF7F83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afffffa">
    <w:name w:val="endnote reference"/>
    <w:uiPriority w:val="99"/>
    <w:semiHidden/>
    <w:unhideWhenUsed/>
    <w:rsid w:val="00CF7F83"/>
    <w:rPr>
      <w:vertAlign w:val="superscript"/>
    </w:rPr>
  </w:style>
  <w:style w:type="character" w:customStyle="1" w:styleId="object">
    <w:name w:val="object"/>
    <w:basedOn w:val="a9"/>
    <w:rsid w:val="00CF7F83"/>
  </w:style>
  <w:style w:type="paragraph" w:styleId="afffff7">
    <w:name w:val="Normal (Web)"/>
    <w:basedOn w:val="a6"/>
    <w:uiPriority w:val="99"/>
    <w:semiHidden/>
    <w:unhideWhenUsed/>
    <w:rsid w:val="00CF7F83"/>
    <w:rPr>
      <w:rFonts w:ascii="Times New Roman" w:hAnsi="Times New Roman" w:cs="Times New Roman"/>
      <w:sz w:val="24"/>
      <w:szCs w:val="24"/>
    </w:rPr>
  </w:style>
  <w:style w:type="paragraph" w:styleId="afffffb">
    <w:name w:val="Revision"/>
    <w:hidden/>
    <w:uiPriority w:val="99"/>
    <w:semiHidden/>
    <w:rsid w:val="000B5EFE"/>
    <w:pPr>
      <w:spacing w:after="0" w:line="240" w:lineRule="auto"/>
    </w:pPr>
    <w:rPr>
      <w:rFonts w:asciiTheme="majorBidi" w:hAnsiTheme="majorBidi"/>
      <w:sz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40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064569763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27023683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379525072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132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700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73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75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19F00-3F2E-4D20-A27E-5AD83994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31</Pages>
  <Words>5117</Words>
  <Characters>29171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34220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Гришин Константин</dc:creator>
  <cp:keywords/>
  <dc:description/>
  <cp:lastModifiedBy>User</cp:lastModifiedBy>
  <cp:revision>12</cp:revision>
  <cp:lastPrinted>2025-12-01T11:31:00Z</cp:lastPrinted>
  <dcterms:created xsi:type="dcterms:W3CDTF">2026-09-21T09:43:00Z</dcterms:created>
  <dcterms:modified xsi:type="dcterms:W3CDTF">2026-09-21T14:25:00Z</dcterms:modified>
</cp:coreProperties>
</file>