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tblInd w:w="-284" w:type="dxa"/>
        <w:tblLook w:val="04A0" w:firstRow="1" w:lastRow="0" w:firstColumn="1" w:lastColumn="0" w:noHBand="0" w:noVBand="1"/>
      </w:tblPr>
      <w:tblGrid>
        <w:gridCol w:w="5528"/>
        <w:gridCol w:w="3827"/>
      </w:tblGrid>
      <w:tr w:rsidR="00021348" w14:paraId="7B5DB4A3" w14:textId="77777777" w:rsidTr="0026605C">
        <w:tc>
          <w:tcPr>
            <w:tcW w:w="5528" w:type="dxa"/>
            <w:hideMark/>
          </w:tcPr>
          <w:p w14:paraId="20565A53" w14:textId="77777777" w:rsidR="00021348" w:rsidRDefault="00021348" w:rsidP="006F7213">
            <w:pPr>
              <w:ind w:left="-104" w:firstLine="0"/>
            </w:pPr>
            <w:bookmarkStart w:id="0" w:name="_Hlk181453045"/>
            <w:bookmarkStart w:id="1" w:name="_Hlk508954254"/>
            <w:bookmarkEnd w:id="0"/>
            <w:r>
              <w:t>УТВЕРЖДЕН</w:t>
            </w:r>
          </w:p>
        </w:tc>
        <w:tc>
          <w:tcPr>
            <w:tcW w:w="3827" w:type="dxa"/>
            <w:vAlign w:val="center"/>
          </w:tcPr>
          <w:p w14:paraId="2BD3E750" w14:textId="77777777" w:rsidR="00021348" w:rsidRDefault="00021348" w:rsidP="009A6156"/>
        </w:tc>
      </w:tr>
      <w:tr w:rsidR="00021348" w14:paraId="5C22E917" w14:textId="77777777" w:rsidTr="0026605C">
        <w:tc>
          <w:tcPr>
            <w:tcW w:w="5528" w:type="dxa"/>
            <w:hideMark/>
          </w:tcPr>
          <w:p w14:paraId="58D6A6A3" w14:textId="10EDA42B" w:rsidR="001F6E55" w:rsidRPr="001F6E55" w:rsidRDefault="00881995" w:rsidP="006F7213">
            <w:pPr>
              <w:ind w:hanging="109"/>
            </w:pPr>
            <w:r>
              <w:t>БЛИЖ.409801.100.236-01 34</w:t>
            </w:r>
            <w:r w:rsidR="001F6E55" w:rsidRPr="001F6E55">
              <w:t>-ЛУ</w:t>
            </w:r>
          </w:p>
          <w:p w14:paraId="54E7C37B" w14:textId="79980A78" w:rsidR="00021348" w:rsidRPr="00B525F4" w:rsidRDefault="00021348" w:rsidP="006F7213">
            <w:pPr>
              <w:ind w:hanging="109"/>
            </w:pPr>
          </w:p>
        </w:tc>
        <w:tc>
          <w:tcPr>
            <w:tcW w:w="3827" w:type="dxa"/>
            <w:vAlign w:val="center"/>
          </w:tcPr>
          <w:p w14:paraId="5A431FAC" w14:textId="77777777" w:rsidR="00021348" w:rsidRDefault="00021348" w:rsidP="009A6156"/>
        </w:tc>
      </w:tr>
    </w:tbl>
    <w:p w14:paraId="226E783F" w14:textId="77777777" w:rsidR="005D087D" w:rsidRDefault="005D087D" w:rsidP="009A6156"/>
    <w:p w14:paraId="0DD82878" w14:textId="77777777" w:rsidR="00021348" w:rsidRDefault="00021348" w:rsidP="009A6156"/>
    <w:p w14:paraId="6BAB3710" w14:textId="77777777" w:rsidR="0045434E" w:rsidRDefault="0045434E" w:rsidP="009A6156"/>
    <w:p w14:paraId="2F65EFB8" w14:textId="77777777" w:rsidR="0045434E" w:rsidRDefault="0045434E" w:rsidP="009A6156"/>
    <w:p w14:paraId="69118521" w14:textId="77777777" w:rsidR="0045434E" w:rsidRDefault="0045434E" w:rsidP="009A6156">
      <w:pPr>
        <w:rPr>
          <w:lang w:val="en-US"/>
        </w:rPr>
      </w:pPr>
    </w:p>
    <w:p w14:paraId="646551BD" w14:textId="77777777" w:rsidR="00BC7E12" w:rsidRPr="00BC7E12" w:rsidRDefault="00BC7E12" w:rsidP="009A6156">
      <w:pPr>
        <w:rPr>
          <w:lang w:val="en-US"/>
        </w:rPr>
      </w:pPr>
    </w:p>
    <w:p w14:paraId="32DA1BCC" w14:textId="77777777" w:rsidR="005D087D" w:rsidRDefault="005D087D" w:rsidP="009A6156"/>
    <w:p w14:paraId="2A8001E7" w14:textId="77777777" w:rsidR="00440E82" w:rsidRDefault="00440E82" w:rsidP="009A6156"/>
    <w:p w14:paraId="41CEBF83" w14:textId="77777777" w:rsidR="00097E34" w:rsidRDefault="00097E34" w:rsidP="009A6156"/>
    <w:p w14:paraId="589942F2" w14:textId="77777777" w:rsidR="002C6DD4" w:rsidRDefault="002C6DD4" w:rsidP="009A6156"/>
    <w:p w14:paraId="5B9AA8B5" w14:textId="77777777" w:rsidR="007F0B39" w:rsidRDefault="007F0B39" w:rsidP="009A6156"/>
    <w:p w14:paraId="3D621B71" w14:textId="77777777" w:rsidR="00E27473" w:rsidRDefault="00E27473" w:rsidP="009A6156"/>
    <w:p w14:paraId="648AA186" w14:textId="77777777" w:rsidR="00440E82" w:rsidRPr="00440E82" w:rsidRDefault="00440E82" w:rsidP="00440E82">
      <w:pPr>
        <w:suppressAutoHyphens/>
        <w:spacing w:line="276" w:lineRule="auto"/>
        <w:ind w:firstLine="0"/>
        <w:contextualSpacing/>
        <w:jc w:val="center"/>
        <w:rPr>
          <w:rFonts w:ascii="Times New Roman" w:eastAsia="Calibri" w:hAnsi="Times New Roman" w:cs="Arial"/>
          <w:b/>
          <w:bCs/>
          <w:sz w:val="28"/>
          <w:szCs w:val="28"/>
        </w:rPr>
      </w:pPr>
      <w:r>
        <w:rPr>
          <w:rFonts w:ascii="Times New Roman" w:eastAsia="Calibri" w:hAnsi="Times New Roman" w:cs="Arial"/>
          <w:b/>
          <w:bCs/>
          <w:sz w:val="28"/>
          <w:szCs w:val="28"/>
        </w:rPr>
        <w:t>ПРОГРАММНОЕ ОБЕСПЕЧЕНИЕ</w:t>
      </w:r>
    </w:p>
    <w:p w14:paraId="356387D8" w14:textId="77777777" w:rsidR="00440E82" w:rsidRPr="00440E82" w:rsidRDefault="00440E82" w:rsidP="00440E82">
      <w:pPr>
        <w:suppressAutoHyphens/>
        <w:spacing w:line="276" w:lineRule="auto"/>
        <w:ind w:firstLine="0"/>
        <w:contextualSpacing/>
        <w:jc w:val="center"/>
        <w:rPr>
          <w:rFonts w:ascii="Times New Roman" w:eastAsia="Calibri" w:hAnsi="Times New Roman" w:cs="Arial"/>
          <w:b/>
          <w:bCs/>
          <w:sz w:val="28"/>
          <w:szCs w:val="28"/>
        </w:rPr>
      </w:pPr>
      <w:r>
        <w:rPr>
          <w:rFonts w:ascii="Times New Roman" w:eastAsia="Calibri" w:hAnsi="Times New Roman" w:cs="Arial"/>
          <w:b/>
          <w:bCs/>
          <w:sz w:val="28"/>
          <w:szCs w:val="28"/>
        </w:rPr>
        <w:t>«RLNX, RCPANEL И HOSTAGENT ДЛЯ СИСТЕМ СТТ И ВКУ»</w:t>
      </w:r>
    </w:p>
    <w:p w14:paraId="1C592FF9" w14:textId="77777777" w:rsidR="00B96BCC" w:rsidRDefault="00B96BCC" w:rsidP="007F0B39">
      <w:pPr>
        <w:ind w:firstLine="0"/>
        <w:jc w:val="center"/>
        <w:rPr>
          <w:b/>
          <w:bCs/>
        </w:rPr>
      </w:pPr>
    </w:p>
    <w:p w14:paraId="49B7B818" w14:textId="17F7E6AD" w:rsidR="00B525F4" w:rsidRPr="0026605C" w:rsidRDefault="003A64B7" w:rsidP="007F0B39">
      <w:pPr>
        <w:ind w:firstLine="0"/>
        <w:jc w:val="center"/>
        <w:rPr>
          <w:b/>
          <w:bCs/>
        </w:rPr>
      </w:pPr>
      <w:r>
        <w:rPr>
          <w:b/>
          <w:bCs/>
        </w:rPr>
        <w:t>Руководство оператора</w:t>
      </w:r>
    </w:p>
    <w:p w14:paraId="4578E97C" w14:textId="223A6397" w:rsidR="001F6E55" w:rsidRPr="00D47FA8" w:rsidRDefault="00881995" w:rsidP="001F6E55">
      <w:pPr>
        <w:tabs>
          <w:tab w:val="center" w:pos="4762"/>
        </w:tabs>
        <w:spacing w:after="200" w:line="276" w:lineRule="auto"/>
        <w:ind w:firstLin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Cs w:val="26"/>
        </w:rPr>
      </w:pPr>
      <w:bookmarkStart w:id="2" w:name="_Hlk215233128"/>
      <w:r w:rsidRPr="00881995">
        <w:rPr>
          <w:rFonts w:ascii="Times New Roman" w:eastAsia="Times New Roman" w:hAnsi="Times New Roman" w:cs="Times New Roman"/>
          <w:b/>
          <w:bCs/>
          <w:color w:val="000000" w:themeColor="text1"/>
          <w:szCs w:val="26"/>
        </w:rPr>
        <w:t>БЛИЖ.</w:t>
      </w:r>
      <w:r w:rsidRPr="00D47FA8">
        <w:rPr>
          <w:rFonts w:ascii="Times New Roman" w:eastAsia="Times New Roman" w:hAnsi="Times New Roman" w:cs="Times New Roman"/>
          <w:b/>
          <w:bCs/>
          <w:color w:val="000000" w:themeColor="text1"/>
          <w:szCs w:val="26"/>
        </w:rPr>
        <w:t>409801.100.236-01 34</w:t>
      </w:r>
    </w:p>
    <w:bookmarkEnd w:id="1"/>
    <w:bookmarkEnd w:id="2"/>
    <w:p w14:paraId="7C4C2E02" w14:textId="3A6F5B26" w:rsidR="0026605C" w:rsidRPr="00D47FA8" w:rsidRDefault="00D47FA8" w:rsidP="0057294F">
      <w:pPr>
        <w:ind w:firstLine="0"/>
        <w:jc w:val="center"/>
        <w:rPr>
          <w:b/>
          <w:bCs/>
          <w:color w:val="000000" w:themeColor="text1"/>
        </w:rPr>
      </w:pPr>
      <w:r>
        <w:fldChar w:fldCharType="begin"/>
      </w:r>
      <w:r>
        <w:instrText xml:space="preserve"> NUMPAGES \* MERGEFORMAT </w:instrText>
      </w:r>
      <w:r>
        <w:fldChar w:fldCharType="separate"/>
      </w:r>
      <w:ins w:id="3" w:author="User" w:date="2026-09-21T15:59:00Z">
        <w:r w:rsidR="0050149E">
          <w:rPr>
            <w:noProof/>
          </w:rPr>
          <w:t>20</w:t>
        </w:r>
      </w:ins>
      <w:del w:id="4" w:author="User" w:date="2026-09-21T15:36:00Z">
        <w:r w:rsidR="000B5EFE" w:rsidDel="000B5EFE">
          <w:rPr>
            <w:noProof/>
          </w:rPr>
          <w:delText>1</w:delText>
        </w:r>
      </w:del>
      <w:r>
        <w:fldChar w:fldCharType="end"/>
      </w:r>
      <w:r>
        <w:t xml:space="preserve"> листов</w:t>
      </w:r>
    </w:p>
    <w:p w14:paraId="10FDA92B" w14:textId="0FBDB818" w:rsidR="005D087D" w:rsidRPr="00756E4F" w:rsidRDefault="005D087D" w:rsidP="009A6156">
      <w:pPr>
        <w:sectPr w:rsidR="005D087D" w:rsidRPr="00756E4F" w:rsidSect="002E2C7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25" w:right="737" w:bottom="244" w:left="1644" w:header="0" w:footer="0" w:gutter="0"/>
          <w:cols w:space="708"/>
          <w:titlePg/>
          <w:docGrid w:linePitch="360"/>
        </w:sectPr>
      </w:pPr>
      <w:r w:rsidRPr="00756E4F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E4F9735" wp14:editId="7E68BC1E">
                <wp:simplePos x="0" y="0"/>
                <wp:positionH relativeFrom="column">
                  <wp:posOffset>6177280</wp:posOffset>
                </wp:positionH>
                <wp:positionV relativeFrom="paragraph">
                  <wp:posOffset>-9043035</wp:posOffset>
                </wp:positionV>
                <wp:extent cx="0" cy="0"/>
                <wp:effectExtent l="0" t="0" r="0" b="0"/>
                <wp:wrapNone/>
                <wp:docPr id="1791712980" name="Прямая соединительная линия 1791712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3A76E235" id="Прямая соединительная линия 1791712980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6.4pt,-712.05pt" to="486.4pt,-7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"/>
            </w:pict>
          </mc:Fallback>
        </mc:AlternateContent>
      </w:r>
    </w:p>
    <w:p w14:paraId="14F8B40F" w14:textId="575C6680" w:rsidR="00A70311" w:rsidRPr="0057294F" w:rsidRDefault="00A70311" w:rsidP="0057294F">
      <w:pPr>
        <w:ind w:firstLine="0"/>
        <w:jc w:val="center"/>
        <w:rPr>
          <w:b/>
          <w:bCs/>
          <w:sz w:val="28"/>
          <w:szCs w:val="28"/>
        </w:rPr>
      </w:pPr>
      <w:bookmarkStart w:id="6" w:name="_Toc191655406"/>
      <w:r w:rsidRPr="0057294F">
        <w:rPr>
          <w:b/>
          <w:bCs/>
          <w:sz w:val="28"/>
          <w:szCs w:val="28"/>
        </w:rPr>
        <w:lastRenderedPageBreak/>
        <w:t>Содержание</w:t>
      </w:r>
      <w:bookmarkEnd w:id="6"/>
    </w:p>
    <w:sdt>
      <w:sdtPr>
        <w:rPr>
          <w:rFonts w:asciiTheme="majorBidi" w:hAnsiTheme="majorBidi"/>
          <w:sz w:val="26"/>
          <w:szCs w:val="26"/>
        </w:rPr>
        <w:id w:val="1225956195"/>
        <w:docPartObj>
          <w:docPartGallery w:val="Table of Contents"/>
          <w:docPartUnique/>
        </w:docPartObj>
      </w:sdtPr>
      <w:sdtEndPr>
        <w:rPr>
          <w:rFonts w:ascii="Times New Roman" w:hAnsi="Times New Roman"/>
        </w:rPr>
      </w:sdtEndPr>
      <w:sdtContent>
        <w:p w14:paraId="6EEDB6F0" w14:textId="12F39966" w:rsidR="0050149E" w:rsidRDefault="00B54EF2">
          <w:pPr>
            <w:pStyle w:val="13"/>
            <w:rPr>
              <w:ins w:id="7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r w:rsidRPr="00A710B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highlight w:val="yellow"/>
            </w:rPr>
            <w:fldChar w:fldCharType="begin"/>
          </w:r>
          <w:r w:rsidRPr="00A710B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highlight w:val="yellow"/>
            </w:rPr>
            <w:instrText xml:space="preserve"> TOC \o "1-3" \t "Заголовок;1" </w:instrText>
          </w:r>
          <w:r w:rsidRPr="00A710B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highlight w:val="yellow"/>
            </w:rPr>
            <w:fldChar w:fldCharType="separate"/>
          </w:r>
          <w:ins w:id="8" w:author="User" w:date="2026-09-21T15:59:00Z">
            <w:r w:rsidR="0050149E">
              <w:rPr>
                <w:noProof/>
              </w:rPr>
              <w:t>Введение</w:t>
            </w:r>
            <w:r w:rsidR="0050149E">
              <w:rPr>
                <w:noProof/>
              </w:rPr>
              <w:tab/>
            </w:r>
            <w:r w:rsidR="0050149E">
              <w:rPr>
                <w:noProof/>
              </w:rPr>
              <w:fldChar w:fldCharType="begin"/>
            </w:r>
            <w:r w:rsidR="0050149E">
              <w:rPr>
                <w:noProof/>
              </w:rPr>
              <w:instrText xml:space="preserve"> PAGEREF _Toc240898803 \h </w:instrText>
            </w:r>
          </w:ins>
          <w:r w:rsidR="0050149E">
            <w:rPr>
              <w:noProof/>
            </w:rPr>
          </w:r>
          <w:r w:rsidR="0050149E">
            <w:rPr>
              <w:noProof/>
            </w:rPr>
            <w:fldChar w:fldCharType="separate"/>
          </w:r>
          <w:ins w:id="9" w:author="User" w:date="2026-09-21T15:59:00Z">
            <w:r w:rsidR="0050149E">
              <w:rPr>
                <w:noProof/>
              </w:rPr>
              <w:t>3</w:t>
            </w:r>
            <w:r w:rsidR="0050149E">
              <w:rPr>
                <w:noProof/>
              </w:rPr>
              <w:fldChar w:fldCharType="end"/>
            </w:r>
          </w:ins>
        </w:p>
        <w:p w14:paraId="3090140B" w14:textId="7B1FC942" w:rsidR="0050149E" w:rsidRDefault="0050149E">
          <w:pPr>
            <w:pStyle w:val="13"/>
            <w:rPr>
              <w:ins w:id="10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11" w:author="User" w:date="2026-09-21T15:59:00Z">
            <w:r>
              <w:rPr>
                <w:noProof/>
              </w:rPr>
              <w:t>Термины и определения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_Toc240898804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2" w:author="User" w:date="2026-09-21T15:59:00Z"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ins>
        </w:p>
        <w:p w14:paraId="225DB168" w14:textId="70601502" w:rsidR="0050149E" w:rsidRDefault="0050149E">
          <w:pPr>
            <w:pStyle w:val="13"/>
            <w:rPr>
              <w:ins w:id="13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14" w:author="User" w:date="2026-09-21T15:59:00Z">
            <w:r>
              <w:rPr>
                <w:noProof/>
              </w:rPr>
              <w:t>Обозначения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_Toc240898805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5" w:author="User" w:date="2026-09-21T15:59:00Z"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ins>
        </w:p>
        <w:p w14:paraId="7F6B9A3A" w14:textId="3B72D57C" w:rsidR="0050149E" w:rsidRDefault="0050149E">
          <w:pPr>
            <w:pStyle w:val="13"/>
            <w:rPr>
              <w:ins w:id="16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17" w:author="User" w:date="2026-09-21T15:59:00Z">
            <w:r>
              <w:rPr>
                <w:noProof/>
              </w:rPr>
              <w:t>1 Назначение СПО СТТ и ВКУ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_Toc240898806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8" w:author="User" w:date="2026-09-21T15:59:00Z"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ins>
        </w:p>
        <w:p w14:paraId="5E088CCB" w14:textId="7FEAA28A" w:rsidR="0050149E" w:rsidRDefault="0050149E">
          <w:pPr>
            <w:pStyle w:val="13"/>
            <w:rPr>
              <w:ins w:id="19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20" w:author="User" w:date="2026-09-21T15:59:00Z">
            <w:r>
              <w:rPr>
                <w:noProof/>
              </w:rPr>
              <w:t>2 Условия выполнения СПО СТТ и ВКУ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_Toc240898807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21" w:author="User" w:date="2026-09-21T15:59:00Z"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ins>
        </w:p>
        <w:p w14:paraId="090E2CFA" w14:textId="7A2B9D5F" w:rsidR="0050149E" w:rsidRDefault="0050149E">
          <w:pPr>
            <w:pStyle w:val="13"/>
            <w:rPr>
              <w:ins w:id="22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23" w:author="User" w:date="2026-09-21T15:59:00Z">
            <w:r>
              <w:rPr>
                <w:noProof/>
              </w:rPr>
              <w:t>2.1 Требования к техническим и системным средствам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_Toc240898808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24" w:author="User" w:date="2026-09-21T15:59:00Z"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ins>
        </w:p>
        <w:p w14:paraId="7FE03581" w14:textId="40D47289" w:rsidR="0050149E" w:rsidRDefault="0050149E">
          <w:pPr>
            <w:pStyle w:val="13"/>
            <w:rPr>
              <w:ins w:id="25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26" w:author="User" w:date="2026-09-21T15:59:00Z">
            <w:r>
              <w:rPr>
                <w:noProof/>
              </w:rPr>
              <w:t>2.2 Установка СПО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_Toc240898809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27" w:author="User" w:date="2026-09-21T15:59:00Z"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ins>
        </w:p>
        <w:p w14:paraId="57718907" w14:textId="37DB6EC2" w:rsidR="0050149E" w:rsidRDefault="0050149E">
          <w:pPr>
            <w:pStyle w:val="13"/>
            <w:rPr>
              <w:ins w:id="28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29" w:author="User" w:date="2026-09-21T15:59:00Z">
            <w:r>
              <w:rPr>
                <w:noProof/>
              </w:rPr>
              <w:t>2.3 Состав СПО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_Toc240898810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30" w:author="User" w:date="2026-09-21T15:59:00Z"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ins>
        </w:p>
        <w:p w14:paraId="39A2B26D" w14:textId="1EEF59B4" w:rsidR="0050149E" w:rsidRDefault="0050149E">
          <w:pPr>
            <w:pStyle w:val="13"/>
            <w:rPr>
              <w:ins w:id="31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32" w:author="User" w:date="2026-09-21T15:59:00Z">
            <w:r>
              <w:rPr>
                <w:noProof/>
              </w:rPr>
              <w:t>2.4 Назначение модулей СПО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_Toc240898811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33" w:author="User" w:date="2026-09-21T15:59:00Z"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ins>
        </w:p>
        <w:p w14:paraId="31A3D41E" w14:textId="46563E8E" w:rsidR="0050149E" w:rsidRDefault="0050149E">
          <w:pPr>
            <w:pStyle w:val="13"/>
            <w:rPr>
              <w:ins w:id="34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35" w:author="User" w:date="2026-09-21T15:59:00Z">
            <w:r>
              <w:rPr>
                <w:noProof/>
              </w:rPr>
              <w:t>2.4.1 Модуль Rlnx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_Toc240898812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36" w:author="User" w:date="2026-09-21T15:59:00Z"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ins>
        </w:p>
        <w:p w14:paraId="750D588A" w14:textId="2FD187AB" w:rsidR="0050149E" w:rsidRDefault="0050149E">
          <w:pPr>
            <w:pStyle w:val="13"/>
            <w:rPr>
              <w:ins w:id="37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38" w:author="User" w:date="2026-09-21T15:59:00Z">
            <w:r>
              <w:rPr>
                <w:noProof/>
              </w:rPr>
              <w:t>2.4.2 Модуль RCPanel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_Toc240898813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39" w:author="User" w:date="2026-09-21T15:59:00Z"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ins>
        </w:p>
        <w:p w14:paraId="1C0A9794" w14:textId="1E98595C" w:rsidR="0050149E" w:rsidRDefault="0050149E">
          <w:pPr>
            <w:pStyle w:val="13"/>
            <w:rPr>
              <w:ins w:id="40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41" w:author="User" w:date="2026-09-21T15:59:00Z">
            <w:r>
              <w:rPr>
                <w:noProof/>
              </w:rPr>
              <w:t>2.4.3 Модуль HostAgent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_Toc240898814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42" w:author="User" w:date="2026-09-21T15:59:00Z"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ins>
        </w:p>
        <w:p w14:paraId="5D65BC8A" w14:textId="49246F3E" w:rsidR="0050149E" w:rsidRDefault="0050149E">
          <w:pPr>
            <w:pStyle w:val="13"/>
            <w:rPr>
              <w:ins w:id="43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44" w:author="User" w:date="2026-09-21T15:59:00Z">
            <w:r>
              <w:rPr>
                <w:noProof/>
              </w:rPr>
              <w:t>3 Порядок работы с СПО СТТ и ВКУ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_Toc240898815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45" w:author="User" w:date="2026-09-21T15:59:00Z"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ins>
        </w:p>
        <w:p w14:paraId="22FEE7AE" w14:textId="611FF00A" w:rsidR="0050149E" w:rsidRDefault="0050149E">
          <w:pPr>
            <w:pStyle w:val="13"/>
            <w:rPr>
              <w:ins w:id="46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47" w:author="User" w:date="2026-09-21T15:59:00Z">
            <w:r>
              <w:rPr>
                <w:noProof/>
              </w:rPr>
              <w:t>4 Описание, запуск и настройка модулей СПО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_Toc240898816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48" w:author="User" w:date="2026-09-21T15:59:00Z"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ins>
        </w:p>
        <w:p w14:paraId="280AC71E" w14:textId="7AB14BE1" w:rsidR="0050149E" w:rsidRDefault="0050149E">
          <w:pPr>
            <w:pStyle w:val="13"/>
            <w:rPr>
              <w:ins w:id="49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50" w:author="User" w:date="2026-09-21T15:59:00Z">
            <w:r>
              <w:rPr>
                <w:noProof/>
              </w:rPr>
              <w:t>4.1 Модуль Rlnx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_Toc240898817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51" w:author="User" w:date="2026-09-21T15:59:00Z"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ins>
        </w:p>
        <w:p w14:paraId="4085999F" w14:textId="17DDD933" w:rsidR="0050149E" w:rsidRDefault="0050149E">
          <w:pPr>
            <w:pStyle w:val="13"/>
            <w:rPr>
              <w:ins w:id="52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53" w:author="User" w:date="2026-09-21T15:59:00Z">
            <w:r>
              <w:rPr>
                <w:noProof/>
              </w:rPr>
              <w:t>4.1.1 Работа в конфигурации СТТ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_Toc240898818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54" w:author="User" w:date="2026-09-21T15:59:00Z"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ins>
        </w:p>
        <w:p w14:paraId="60634CCA" w14:textId="6435CD6A" w:rsidR="0050149E" w:rsidRDefault="0050149E">
          <w:pPr>
            <w:pStyle w:val="13"/>
            <w:rPr>
              <w:ins w:id="55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56" w:author="User" w:date="2026-09-21T15:59:00Z">
            <w:r>
              <w:rPr>
                <w:noProof/>
              </w:rPr>
              <w:t>4.1.2 Работа в конфигурации ВКУ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_Toc240898819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57" w:author="User" w:date="2026-09-21T15:59:00Z"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ins>
        </w:p>
        <w:p w14:paraId="5C85CE07" w14:textId="11ECAA4D" w:rsidR="0050149E" w:rsidRDefault="0050149E">
          <w:pPr>
            <w:pStyle w:val="13"/>
            <w:rPr>
              <w:ins w:id="58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59" w:author="User" w:date="2026-09-21T15:59:00Z">
            <w:r>
              <w:rPr>
                <w:noProof/>
              </w:rPr>
              <w:t>4.1.3 Архив, БД и выгрузка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_Toc240898820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60" w:author="User" w:date="2026-09-21T15:59:00Z"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ins>
        </w:p>
        <w:p w14:paraId="143DCAEC" w14:textId="2EA9AC50" w:rsidR="0050149E" w:rsidRDefault="0050149E">
          <w:pPr>
            <w:pStyle w:val="13"/>
            <w:rPr>
              <w:ins w:id="61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62" w:author="User" w:date="2026-09-21T15:59:00Z">
            <w:r>
              <w:rPr>
                <w:noProof/>
              </w:rPr>
              <w:t>4.1.4 Настройка RecorderLnx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_Toc240898821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63" w:author="User" w:date="2026-09-21T15:59:00Z"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ins>
        </w:p>
        <w:p w14:paraId="219E7430" w14:textId="5B981755" w:rsidR="0050149E" w:rsidRDefault="0050149E">
          <w:pPr>
            <w:pStyle w:val="13"/>
            <w:rPr>
              <w:ins w:id="64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65" w:author="User" w:date="2026-09-21T15:59:00Z">
            <w:r>
              <w:rPr>
                <w:noProof/>
              </w:rPr>
              <w:t>4.1.5 Настройка устройств и аппаратных каналов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_Toc240898822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66" w:author="User" w:date="2026-09-21T15:59:00Z"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ins>
        </w:p>
        <w:p w14:paraId="56DC0E9B" w14:textId="201C437A" w:rsidR="0050149E" w:rsidRDefault="0050149E">
          <w:pPr>
            <w:pStyle w:val="13"/>
            <w:rPr>
              <w:ins w:id="67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68" w:author="User" w:date="2026-09-21T15:59:00Z">
            <w:r>
              <w:rPr>
                <w:noProof/>
              </w:rPr>
              <w:t>4.1.6 Настройка тегов и градуировочных характеристик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_Toc240898823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69" w:author="User" w:date="2026-09-21T15:59:00Z"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ins>
        </w:p>
        <w:p w14:paraId="532940DA" w14:textId="23A5FC1F" w:rsidR="0050149E" w:rsidRDefault="0050149E">
          <w:pPr>
            <w:pStyle w:val="13"/>
            <w:rPr>
              <w:ins w:id="70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71" w:author="User" w:date="2026-09-21T15:59:00Z">
            <w:r>
              <w:rPr>
                <w:noProof/>
              </w:rPr>
              <w:t>4.1.7 Формуляры, мнемосхемы и компоненты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_Toc240898824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72" w:author="User" w:date="2026-09-21T15:59:00Z"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ins>
        </w:p>
        <w:p w14:paraId="70A9BE4A" w14:textId="14294731" w:rsidR="0050149E" w:rsidRDefault="0050149E">
          <w:pPr>
            <w:pStyle w:val="13"/>
            <w:rPr>
              <w:ins w:id="73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74" w:author="User" w:date="2026-09-21T15:59:00Z">
            <w:r>
              <w:rPr>
                <w:noProof/>
              </w:rPr>
              <w:t>4.1.8 SQL база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_Toc240898825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75" w:author="User" w:date="2026-09-21T15:59:00Z"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ins>
        </w:p>
        <w:p w14:paraId="3AF60795" w14:textId="32CC6858" w:rsidR="0050149E" w:rsidRDefault="0050149E">
          <w:pPr>
            <w:pStyle w:val="13"/>
            <w:rPr>
              <w:ins w:id="76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77" w:author="User" w:date="2026-09-21T15:59:00Z">
            <w:r>
              <w:rPr>
                <w:noProof/>
              </w:rPr>
              <w:t>4.1.9 Графики и анализ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_Toc240898826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78" w:author="User" w:date="2026-09-21T15:59:00Z"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ins>
        </w:p>
        <w:p w14:paraId="0B8DABC9" w14:textId="32CCD46D" w:rsidR="0050149E" w:rsidRDefault="0050149E">
          <w:pPr>
            <w:pStyle w:val="13"/>
            <w:rPr>
              <w:ins w:id="79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80" w:author="User" w:date="2026-09-21T15:59:00Z">
            <w:r>
              <w:rPr>
                <w:noProof/>
              </w:rPr>
              <w:t>4.1.10 Диагностика и сохранность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_Toc240898827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81" w:author="User" w:date="2026-09-21T15:59:00Z"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ins>
        </w:p>
        <w:p w14:paraId="5503EA87" w14:textId="0F86F2B1" w:rsidR="0050149E" w:rsidRDefault="0050149E">
          <w:pPr>
            <w:pStyle w:val="13"/>
            <w:rPr>
              <w:ins w:id="82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83" w:author="User" w:date="2026-09-21T15:59:00Z">
            <w:r>
              <w:rPr>
                <w:noProof/>
              </w:rPr>
              <w:t>4.2 Модуль RCPanel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_Toc240898828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84" w:author="User" w:date="2026-09-21T15:59:00Z"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ins>
        </w:p>
        <w:p w14:paraId="124912D7" w14:textId="2CB1C19E" w:rsidR="0050149E" w:rsidRDefault="0050149E">
          <w:pPr>
            <w:pStyle w:val="13"/>
            <w:rPr>
              <w:ins w:id="85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86" w:author="User" w:date="2026-09-21T15:59:00Z">
            <w:r>
              <w:rPr>
                <w:noProof/>
              </w:rPr>
              <w:t>4.3 Модуль HostAgent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_Toc240898829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87" w:author="User" w:date="2026-09-21T15:59:00Z"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ins>
        </w:p>
        <w:p w14:paraId="186474C2" w14:textId="3510CE3B" w:rsidR="0050149E" w:rsidRDefault="0050149E">
          <w:pPr>
            <w:pStyle w:val="13"/>
            <w:rPr>
              <w:ins w:id="88" w:author="User" w:date="2026-09-21T15:59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89" w:author="User" w:date="2026-09-21T15:59:00Z">
            <w:r>
              <w:rPr>
                <w:noProof/>
              </w:rPr>
              <w:t>4.4 Соответствие функций СПО требованиям ТЗ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_Toc240898830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90" w:author="User" w:date="2026-09-21T15:59:00Z"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ins>
        </w:p>
        <w:p w14:paraId="5B6B800F" w14:textId="60E00839" w:rsidR="00A710B9" w:rsidRPr="00A710B9" w:rsidDel="000B5EFE" w:rsidRDefault="00A710B9">
          <w:pPr>
            <w:pStyle w:val="13"/>
            <w:rPr>
              <w:del w:id="91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92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Введение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3</w:delText>
            </w:r>
          </w:del>
        </w:p>
        <w:p w14:paraId="461CB982" w14:textId="2CBA9217" w:rsidR="00A710B9" w:rsidRPr="00A710B9" w:rsidDel="000B5EFE" w:rsidRDefault="00A710B9">
          <w:pPr>
            <w:pStyle w:val="13"/>
            <w:rPr>
              <w:del w:id="93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94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Термины и определения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4</w:delText>
            </w:r>
          </w:del>
        </w:p>
        <w:p w14:paraId="570585F2" w14:textId="7365DF32" w:rsidR="00A710B9" w:rsidRPr="00A710B9" w:rsidDel="000B5EFE" w:rsidRDefault="00A710B9">
          <w:pPr>
            <w:pStyle w:val="13"/>
            <w:rPr>
              <w:del w:id="95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96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Обозначения и сокращения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5</w:delText>
            </w:r>
          </w:del>
        </w:p>
        <w:p w14:paraId="09F066F7" w14:textId="5F9EB6B5" w:rsidR="00A710B9" w:rsidRPr="00A710B9" w:rsidDel="000B5EFE" w:rsidRDefault="00A710B9">
          <w:pPr>
            <w:pStyle w:val="13"/>
            <w:rPr>
              <w:del w:id="97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98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1 Назначение СПО СТТ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6</w:delText>
            </w:r>
          </w:del>
        </w:p>
        <w:p w14:paraId="66AAC13C" w14:textId="543F3229" w:rsidR="00A710B9" w:rsidRPr="00A710B9" w:rsidDel="000B5EFE" w:rsidRDefault="00A710B9">
          <w:pPr>
            <w:pStyle w:val="13"/>
            <w:rPr>
              <w:del w:id="99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100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2 Условия выполнения СПО СТТ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7</w:delText>
            </w:r>
          </w:del>
        </w:p>
        <w:p w14:paraId="3FC3FAC8" w14:textId="1B5B4698" w:rsidR="00A710B9" w:rsidRPr="00A710B9" w:rsidDel="000B5EFE" w:rsidRDefault="00A710B9" w:rsidP="00093AF0">
          <w:pPr>
            <w:pStyle w:val="13"/>
            <w:ind w:firstLine="284"/>
            <w:rPr>
              <w:del w:id="101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102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2.1 Требования к техническим средствам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7</w:delText>
            </w:r>
          </w:del>
        </w:p>
        <w:p w14:paraId="5C789848" w14:textId="4E695622" w:rsidR="00A710B9" w:rsidRPr="00A710B9" w:rsidDel="000B5EFE" w:rsidRDefault="00A710B9" w:rsidP="00093AF0">
          <w:pPr>
            <w:pStyle w:val="13"/>
            <w:ind w:firstLine="284"/>
            <w:rPr>
              <w:del w:id="103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104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2.2 Установка СПО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7</w:delText>
            </w:r>
          </w:del>
        </w:p>
        <w:p w14:paraId="1976E2E4" w14:textId="139D4C38" w:rsidR="00A710B9" w:rsidRPr="00A710B9" w:rsidDel="000B5EFE" w:rsidRDefault="00A710B9" w:rsidP="00093AF0">
          <w:pPr>
            <w:pStyle w:val="13"/>
            <w:ind w:firstLine="284"/>
            <w:rPr>
              <w:del w:id="105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106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2.3 Состав СПО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8</w:delText>
            </w:r>
          </w:del>
        </w:p>
        <w:p w14:paraId="00EB0B6A" w14:textId="180E1550" w:rsidR="00A710B9" w:rsidRPr="00A710B9" w:rsidDel="000B5EFE" w:rsidRDefault="00A710B9" w:rsidP="00093AF0">
          <w:pPr>
            <w:pStyle w:val="13"/>
            <w:ind w:firstLine="284"/>
            <w:rPr>
              <w:del w:id="107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108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2.4 Назначение плагинов СПО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8</w:delText>
            </w:r>
          </w:del>
        </w:p>
        <w:p w14:paraId="54219907" w14:textId="4183B771" w:rsidR="00A710B9" w:rsidRPr="00A710B9" w:rsidDel="000B5EFE" w:rsidRDefault="00A710B9">
          <w:pPr>
            <w:pStyle w:val="13"/>
            <w:rPr>
              <w:del w:id="109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110" w:author="User" w:date="2026-09-21T15:36:00Z">
            <w:r w:rsidRPr="00A710B9" w:rsidDel="000B5EFE">
              <w:rPr>
                <w:noProof/>
                <w:sz w:val="26"/>
                <w:szCs w:val="26"/>
              </w:rPr>
              <w:delText xml:space="preserve">3 </w:delText>
            </w:r>
            <w:r w:rsidR="005C47CA" w:rsidDel="000B5EFE">
              <w:rPr>
                <w:noProof/>
                <w:sz w:val="26"/>
                <w:szCs w:val="26"/>
              </w:rPr>
              <w:delText xml:space="preserve">Порядок работы с </w:delText>
            </w:r>
            <w:r w:rsidRPr="00A710B9" w:rsidDel="000B5EFE">
              <w:rPr>
                <w:noProof/>
                <w:sz w:val="26"/>
                <w:szCs w:val="26"/>
              </w:rPr>
              <w:delText>СПО СТТ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10</w:delText>
            </w:r>
          </w:del>
        </w:p>
        <w:p w14:paraId="27F8923D" w14:textId="5997B4A8" w:rsidR="00A710B9" w:rsidRPr="00A710B9" w:rsidDel="000B5EFE" w:rsidRDefault="00A710B9">
          <w:pPr>
            <w:pStyle w:val="13"/>
            <w:rPr>
              <w:del w:id="111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112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4 Описание, запуск и настройка плагинов СПО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11</w:delText>
            </w:r>
          </w:del>
        </w:p>
        <w:p w14:paraId="060EF44C" w14:textId="4C47C5FC" w:rsidR="00A710B9" w:rsidRPr="00A710B9" w:rsidDel="000B5EFE" w:rsidRDefault="00A710B9" w:rsidP="00093AF0">
          <w:pPr>
            <w:pStyle w:val="13"/>
            <w:ind w:firstLine="284"/>
            <w:rPr>
              <w:del w:id="113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114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4.1 ПО «Плагин проведения испытаний и экспресс анализа»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11</w:delText>
            </w:r>
          </w:del>
        </w:p>
        <w:p w14:paraId="06BEBBB0" w14:textId="1502189D" w:rsidR="00A710B9" w:rsidRPr="00A710B9" w:rsidDel="000B5EFE" w:rsidRDefault="00A710B9" w:rsidP="00093AF0">
          <w:pPr>
            <w:pStyle w:val="13"/>
            <w:ind w:firstLine="284"/>
            <w:rPr>
              <w:del w:id="115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116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4.2 ПО «Плагин импорта-экспорта каналов ПО Recorde</w:delText>
            </w:r>
            <w:r w:rsidRPr="00A710B9" w:rsidDel="000B5EFE">
              <w:rPr>
                <w:noProof/>
                <w:sz w:val="26"/>
                <w:szCs w:val="26"/>
                <w:lang w:val="en-US"/>
              </w:rPr>
              <w:delText>r</w:delText>
            </w:r>
            <w:r w:rsidRPr="00A710B9" w:rsidDel="000B5EFE">
              <w:rPr>
                <w:noProof/>
                <w:sz w:val="26"/>
                <w:szCs w:val="26"/>
              </w:rPr>
              <w:delText>»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31</w:delText>
            </w:r>
          </w:del>
        </w:p>
        <w:p w14:paraId="5E330BA1" w14:textId="18B67996" w:rsidR="00A710B9" w:rsidRPr="00A710B9" w:rsidDel="000B5EFE" w:rsidRDefault="00A710B9" w:rsidP="00093AF0">
          <w:pPr>
            <w:pStyle w:val="13"/>
            <w:ind w:firstLine="284"/>
            <w:rPr>
              <w:del w:id="117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118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4.3 ПО «Плагин измерения контрольных точек»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35</w:delText>
            </w:r>
          </w:del>
        </w:p>
        <w:p w14:paraId="6751FE45" w14:textId="4C1A3BFA" w:rsidR="00A710B9" w:rsidRPr="00A710B9" w:rsidDel="000B5EFE" w:rsidRDefault="00A710B9" w:rsidP="00093AF0">
          <w:pPr>
            <w:pStyle w:val="13"/>
            <w:ind w:firstLine="284"/>
            <w:rPr>
              <w:del w:id="119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120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4.4 ПО «Плагин отчета о конфигурации»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42</w:delText>
            </w:r>
          </w:del>
        </w:p>
        <w:p w14:paraId="47E2C62F" w14:textId="4F9494A7" w:rsidR="00E46A17" w:rsidRPr="00A710B9" w:rsidRDefault="00B54EF2" w:rsidP="0063037C">
          <w:pPr>
            <w:pStyle w:val="13"/>
            <w:spacing w:line="264" w:lineRule="auto"/>
            <w:ind w:left="-284"/>
            <w:rPr>
              <w:sz w:val="26"/>
              <w:szCs w:val="26"/>
            </w:rPr>
          </w:pPr>
          <w:r w:rsidRPr="00A710B9">
            <w:rPr>
              <w:b/>
              <w:bCs/>
              <w:sz w:val="26"/>
              <w:szCs w:val="26"/>
              <w:highlight w:val="yellow"/>
            </w:rPr>
            <w:fldChar w:fldCharType="end"/>
          </w:r>
        </w:p>
      </w:sdtContent>
    </w:sdt>
    <w:p w14:paraId="2010E355" w14:textId="5BD44167" w:rsidR="00790821" w:rsidRPr="00E44A31" w:rsidRDefault="000C5809" w:rsidP="002A2DF7">
      <w:pPr>
        <w:pStyle w:val="11"/>
        <w:ind w:firstLine="0"/>
        <w:jc w:val="center"/>
      </w:pPr>
      <w:bookmarkStart w:id="121" w:name="_Toc240898803"/>
      <w:r>
        <w:lastRenderedPageBreak/>
        <w:t>Введение</w:t>
      </w:r>
      <w:bookmarkEnd w:id="121"/>
    </w:p>
    <w:p w14:paraId="3E6F7EC5" w14:textId="38B47E23" w:rsidR="001F269F" w:rsidRDefault="00071D62" w:rsidP="00D6743C">
      <w:r w:rsidRPr="00277077">
        <w:rPr>
          <w:rPrChange w:id="122" w:author="User" w:date="2026-09-21T15:39:00Z">
            <w:rPr>
              <w:lang w:val="en-US"/>
            </w:rPr>
          </w:rPrChange>
        </w:rPr>
        <w:t xml:space="preserve">Настоящее руководство оператора распространяется на специальное программное обеспечение в составе модулей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123" w:author="User" w:date="2026-09-21T15:39:00Z">
            <w:rPr>
              <w:lang w:val="en-US"/>
            </w:rPr>
          </w:rPrChange>
        </w:rPr>
        <w:t xml:space="preserve">,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124" w:author="User" w:date="2026-09-21T15:39:00Z">
            <w:rPr>
              <w:lang w:val="en-US"/>
            </w:rPr>
          </w:rPrChange>
        </w:rPr>
        <w:t xml:space="preserve"> и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125" w:author="User" w:date="2026-09-21T15:39:00Z">
            <w:rPr>
              <w:lang w:val="en-US"/>
            </w:rPr>
          </w:rPrChange>
        </w:rPr>
        <w:t>. Комплект ПО предназначен для обеспечения работы двух прикладных систем: СТТ и ВКУ.</w:t>
      </w:r>
    </w:p>
    <w:p w14:paraId="7EFCD5C9" w14:textId="77777777" w:rsidR="001F269F" w:rsidRDefault="00071D62" w:rsidP="00D6743C">
      <w:r w:rsidRPr="00277077">
        <w:rPr>
          <w:rPrChange w:id="126" w:author="User" w:date="2026-09-21T15:39:00Z">
            <w:rPr>
              <w:lang w:val="en-US"/>
            </w:rPr>
          </w:rPrChange>
        </w:rPr>
        <w:t xml:space="preserve">В системе СТТ ПО применяется для сбора, регистрации и отображения деформаций и температур, расчёта производных величин и оценки НДС. В системе ВКУ ПО применяется для цифровой записи сигналов </w:t>
      </w:r>
      <w:proofErr w:type="spellStart"/>
      <w:r w:rsidRPr="00277077">
        <w:rPr>
          <w:rPrChange w:id="127" w:author="User" w:date="2026-09-21T15:39:00Z">
            <w:rPr>
              <w:lang w:val="en-US"/>
            </w:rPr>
          </w:rPrChange>
        </w:rPr>
        <w:t>виброускорения</w:t>
      </w:r>
      <w:proofErr w:type="spellEnd"/>
      <w:r w:rsidRPr="00277077">
        <w:rPr>
          <w:rPrChange w:id="128" w:author="User" w:date="2026-09-21T15:39:00Z">
            <w:rPr>
              <w:lang w:val="en-US"/>
            </w:rPr>
          </w:rPrChange>
        </w:rPr>
        <w:t>, фильтрации, интегрирования, спектрального анализа и построения трендов.</w:t>
      </w:r>
    </w:p>
    <w:p w14:paraId="44A281A5" w14:textId="77777777" w:rsidR="001F269F" w:rsidRDefault="00071D62" w:rsidP="00D6743C">
      <w:r w:rsidRPr="00277077">
        <w:rPr>
          <w:rPrChange w:id="129" w:author="User" w:date="2026-09-21T15:39:00Z">
            <w:rPr>
              <w:lang w:val="en-US"/>
            </w:rPr>
          </w:rPrChange>
        </w:rPr>
        <w:t>В руководстве приведены условия выполнения, состав и назначение модулей, порядок подготовки, пуска, записи, останова и завершения работы, а также связь функций ПО с требованиями ТЗ на системы СТТ и ВКУ.</w:t>
      </w:r>
    </w:p>
    <w:p w14:paraId="29547A13" w14:textId="77777777" w:rsidR="00790821" w:rsidRPr="00E44A31" w:rsidRDefault="000C5809" w:rsidP="002A2DF7">
      <w:pPr>
        <w:pStyle w:val="11"/>
        <w:ind w:firstLine="0"/>
        <w:jc w:val="center"/>
      </w:pPr>
      <w:bookmarkStart w:id="130" w:name="_Toc240898804"/>
      <w:r>
        <w:lastRenderedPageBreak/>
        <w:t>Термины и определения</w:t>
      </w:r>
      <w:bookmarkEnd w:id="130"/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5"/>
        <w:gridCol w:w="7409"/>
      </w:tblGrid>
      <w:tr w:rsidR="00CF7F83" w:rsidRPr="005769FF" w14:paraId="096F4A53" w14:textId="77777777" w:rsidTr="00642C11">
        <w:trPr>
          <w:trHeight w:val="554"/>
        </w:trPr>
        <w:tc>
          <w:tcPr>
            <w:tcW w:w="2225" w:type="dxa"/>
            <w:tcBorders>
              <w:bottom w:val="double" w:sz="4" w:space="0" w:color="auto"/>
            </w:tcBorders>
            <w:vAlign w:val="center"/>
          </w:tcPr>
          <w:p w14:paraId="28DBEA4B" w14:textId="77777777" w:rsidR="001F269F" w:rsidRDefault="00071D62" w:rsidP="00D6743C">
            <w:proofErr w:type="spellStart"/>
            <w:r>
              <w:rPr>
                <w:lang w:val="en-US"/>
              </w:rPr>
              <w:t>Термин</w:t>
            </w:r>
            <w:proofErr w:type="spellEnd"/>
          </w:p>
        </w:tc>
        <w:tc>
          <w:tcPr>
            <w:tcW w:w="7409" w:type="dxa"/>
            <w:tcBorders>
              <w:bottom w:val="double" w:sz="4" w:space="0" w:color="auto"/>
            </w:tcBorders>
            <w:vAlign w:val="center"/>
          </w:tcPr>
          <w:p w14:paraId="17B80C5A" w14:textId="77777777" w:rsidR="001F269F" w:rsidRDefault="00071D62" w:rsidP="00D6743C">
            <w:proofErr w:type="spellStart"/>
            <w:r>
              <w:rPr>
                <w:lang w:val="en-US"/>
              </w:rPr>
              <w:t>Определение</w:t>
            </w:r>
            <w:proofErr w:type="spellEnd"/>
          </w:p>
        </w:tc>
      </w:tr>
      <w:tr w:rsidR="00CF7F83" w:rsidRPr="005769FF" w14:paraId="1EAD52F9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0ABE88A7" w14:textId="77777777" w:rsidR="001F269F" w:rsidRDefault="00071D62">
            <w:pPr>
              <w:ind w:firstLine="0"/>
              <w:pPrChange w:id="131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t>Аппаратный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канал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4A8D2BBC" w14:textId="77777777" w:rsidR="001F269F" w:rsidRDefault="00071D62">
            <w:pPr>
              <w:ind w:firstLine="0"/>
              <w:pPrChange w:id="132" w:author="User" w:date="2026-09-21T15:39:00Z">
                <w:pPr/>
              </w:pPrChange>
            </w:pPr>
            <w:r w:rsidRPr="00277077">
              <w:rPr>
                <w:rPrChange w:id="133" w:author="User" w:date="2026-09-21T15:39:00Z">
                  <w:rPr>
                    <w:lang w:val="en-US"/>
                  </w:rPr>
                </w:rPrChange>
              </w:rPr>
              <w:t>Канал источника данных, связанный с физическим входом измерительного прибора.</w:t>
            </w:r>
          </w:p>
        </w:tc>
      </w:tr>
      <w:tr w:rsidR="00CF7F83" w:rsidRPr="005769FF" w14:paraId="1442E848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24D3A690" w14:textId="3E0B87A3" w:rsidR="001F269F" w:rsidRDefault="00071D62">
            <w:pPr>
              <w:ind w:firstLine="0"/>
              <w:pPrChange w:id="134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t>Градуировочная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характеристика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66A99EED" w14:textId="77777777" w:rsidR="001F269F" w:rsidRDefault="00071D62">
            <w:pPr>
              <w:ind w:firstLine="0"/>
              <w:pPrChange w:id="135" w:author="User" w:date="2026-09-21T15:39:00Z">
                <w:pPr/>
              </w:pPrChange>
            </w:pPr>
            <w:r w:rsidRPr="00277077">
              <w:rPr>
                <w:rPrChange w:id="136" w:author="User" w:date="2026-09-21T15:39:00Z">
                  <w:rPr>
                    <w:lang w:val="en-US"/>
                  </w:rPr>
                </w:rPrChange>
              </w:rPr>
              <w:t>Зависимость, преобразующая код или сигнал канала в значение физической величины.</w:t>
            </w:r>
          </w:p>
        </w:tc>
      </w:tr>
      <w:tr w:rsidR="00CF7F83" w:rsidRPr="005769FF" w14:paraId="62F281A1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65D5C122" w14:textId="77777777" w:rsidR="001F269F" w:rsidRDefault="00071D62">
            <w:pPr>
              <w:ind w:firstLine="0"/>
              <w:pPrChange w:id="137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t>Измерительный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проект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545F3148" w14:textId="77777777" w:rsidR="001F269F" w:rsidRDefault="00071D62">
            <w:pPr>
              <w:ind w:firstLine="0"/>
              <w:pPrChange w:id="138" w:author="User" w:date="2026-09-21T15:39:00Z">
                <w:pPr/>
              </w:pPrChange>
            </w:pPr>
            <w:r w:rsidRPr="00277077">
              <w:rPr>
                <w:rPrChange w:id="139" w:author="User" w:date="2026-09-21T15:39:00Z">
                  <w:rPr>
                    <w:lang w:val="en-US"/>
                  </w:rPr>
                </w:rPrChange>
              </w:rPr>
              <w:t>Сохраняемый набор приборов, каналов, тегов, градуировок, форм отображения и параметров записи.</w:t>
            </w:r>
          </w:p>
        </w:tc>
      </w:tr>
      <w:tr w:rsidR="00CF7F83" w:rsidRPr="005769FF" w14:paraId="1F8B3599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0C63DB9A" w14:textId="77777777" w:rsidR="001F269F" w:rsidRDefault="00071D62">
            <w:pPr>
              <w:ind w:firstLine="0"/>
              <w:pPrChange w:id="140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t>Тег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6DEC5BD0" w14:textId="77777777" w:rsidR="001F269F" w:rsidRDefault="00071D62">
            <w:pPr>
              <w:ind w:firstLine="0"/>
              <w:pPrChange w:id="141" w:author="User" w:date="2026-09-21T15:39:00Z">
                <w:pPr/>
              </w:pPrChange>
            </w:pPr>
            <w:r w:rsidRPr="00277077">
              <w:rPr>
                <w:rPrChange w:id="142" w:author="User" w:date="2026-09-21T15:39:00Z">
                  <w:rPr>
                    <w:lang w:val="en-US"/>
                  </w:rPr>
                </w:rPrChange>
              </w:rPr>
              <w:t xml:space="preserve">Именованный канал данных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143" w:author="User" w:date="2026-09-21T15:39:00Z">
                  <w:rPr>
                    <w:lang w:val="en-US"/>
                  </w:rPr>
                </w:rPrChange>
              </w:rPr>
              <w:t>, который может иметь единицу измерения, диапазон, уставки, оценки и правила записи.</w:t>
            </w:r>
          </w:p>
        </w:tc>
      </w:tr>
      <w:tr w:rsidR="00CF7F83" w:rsidRPr="005769FF" w14:paraId="5255B738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3A93EBF3" w14:textId="77777777" w:rsidR="001F269F" w:rsidRDefault="00071D62">
            <w:pPr>
              <w:ind w:firstLine="0"/>
              <w:pPrChange w:id="144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t>Сеанс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записи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57CF9A0D" w14:textId="77777777" w:rsidR="001F269F" w:rsidRDefault="00071D62">
            <w:pPr>
              <w:ind w:firstLine="0"/>
              <w:pPrChange w:id="145" w:author="User" w:date="2026-09-21T15:39:00Z">
                <w:pPr/>
              </w:pPrChange>
            </w:pPr>
            <w:r w:rsidRPr="00277077">
              <w:rPr>
                <w:rPrChange w:id="146" w:author="User" w:date="2026-09-21T15:39:00Z">
                  <w:rPr>
                    <w:lang w:val="en-US"/>
                  </w:rPr>
                </w:rPrChange>
              </w:rPr>
              <w:t xml:space="preserve">Интервал от перехода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147" w:author="User" w:date="2026-09-21T15:39:00Z">
                  <w:rPr>
                    <w:lang w:val="en-US"/>
                  </w:rPr>
                </w:rPrChange>
              </w:rPr>
              <w:t xml:space="preserve"> в </w:t>
            </w:r>
            <w:r>
              <w:rPr>
                <w:lang w:val="en-US"/>
              </w:rPr>
              <w:t>Record</w:t>
            </w:r>
            <w:r w:rsidRPr="00277077">
              <w:rPr>
                <w:rPrChange w:id="148" w:author="User" w:date="2026-09-21T15:39:00Z">
                  <w:rPr>
                    <w:lang w:val="en-US"/>
                  </w:rPr>
                </w:rPrChange>
              </w:rPr>
              <w:t xml:space="preserve"> до перехода в </w:t>
            </w:r>
            <w:r>
              <w:rPr>
                <w:lang w:val="en-US"/>
              </w:rPr>
              <w:t>Stop</w:t>
            </w:r>
            <w:r w:rsidRPr="00277077">
              <w:rPr>
                <w:rPrChange w:id="149" w:author="User" w:date="2026-09-21T15:39:00Z">
                  <w:rPr>
                    <w:lang w:val="en-US"/>
                  </w:rPr>
                </w:rPrChange>
              </w:rPr>
              <w:t>, в течение которого формируются файлы и события записи.</w:t>
            </w:r>
          </w:p>
        </w:tc>
      </w:tr>
    </w:tbl>
    <w:p w14:paraId="3D62B8A9" w14:textId="77777777" w:rsidR="00790821" w:rsidRPr="00E44A31" w:rsidRDefault="000C5809" w:rsidP="002A2DF7">
      <w:pPr>
        <w:pStyle w:val="11"/>
        <w:ind w:firstLine="0"/>
        <w:jc w:val="center"/>
      </w:pPr>
      <w:bookmarkStart w:id="150" w:name="_Toc240898805"/>
      <w:r>
        <w:lastRenderedPageBreak/>
        <w:t>Обозначения и сокращения</w:t>
      </w:r>
      <w:bookmarkEnd w:id="150"/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0"/>
        <w:gridCol w:w="7324"/>
      </w:tblGrid>
      <w:tr w:rsidR="00CF7F83" w:rsidRPr="005769FF" w14:paraId="686E6019" w14:textId="77777777" w:rsidTr="00642C11">
        <w:trPr>
          <w:trHeight w:val="554"/>
        </w:trPr>
        <w:tc>
          <w:tcPr>
            <w:tcW w:w="2225" w:type="dxa"/>
            <w:tcBorders>
              <w:bottom w:val="double" w:sz="4" w:space="0" w:color="auto"/>
            </w:tcBorders>
            <w:vAlign w:val="center"/>
          </w:tcPr>
          <w:p w14:paraId="0F52F2A8" w14:textId="77777777" w:rsidR="001F269F" w:rsidRDefault="00071D62" w:rsidP="00D6743C">
            <w:proofErr w:type="spellStart"/>
            <w:r>
              <w:rPr>
                <w:lang w:val="en-US"/>
              </w:rPr>
              <w:t>Сокращение</w:t>
            </w:r>
            <w:proofErr w:type="spellEnd"/>
          </w:p>
        </w:tc>
        <w:tc>
          <w:tcPr>
            <w:tcW w:w="7409" w:type="dxa"/>
            <w:tcBorders>
              <w:bottom w:val="double" w:sz="4" w:space="0" w:color="auto"/>
            </w:tcBorders>
            <w:vAlign w:val="center"/>
          </w:tcPr>
          <w:p w14:paraId="7C33C08A" w14:textId="77777777" w:rsidR="001F269F" w:rsidRDefault="00071D62" w:rsidP="00D6743C">
            <w:proofErr w:type="spellStart"/>
            <w:r>
              <w:rPr>
                <w:lang w:val="en-US"/>
              </w:rPr>
              <w:t>Расшифровка</w:t>
            </w:r>
            <w:proofErr w:type="spellEnd"/>
          </w:p>
        </w:tc>
      </w:tr>
      <w:tr w:rsidR="00CF7F83" w:rsidRPr="005769FF" w14:paraId="1B0D76A6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6D69838F" w14:textId="77777777" w:rsidR="001F269F" w:rsidRDefault="00071D62" w:rsidP="00D6743C">
            <w:r>
              <w:rPr>
                <w:lang w:val="en-US"/>
              </w:rPr>
              <w:t>АРМ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03E8F50C" w14:textId="77777777" w:rsidR="001F269F" w:rsidRDefault="00071D62" w:rsidP="00D6743C">
            <w:proofErr w:type="spellStart"/>
            <w:r>
              <w:rPr>
                <w:lang w:val="en-US"/>
              </w:rPr>
              <w:t>автоматизированное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рабочее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место</w:t>
            </w:r>
            <w:proofErr w:type="spellEnd"/>
          </w:p>
        </w:tc>
      </w:tr>
      <w:tr w:rsidR="00CF7F83" w:rsidRPr="005769FF" w14:paraId="61EF5447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6E8D7500" w14:textId="77777777" w:rsidR="001F269F" w:rsidRDefault="00071D62" w:rsidP="00D6743C">
            <w:r>
              <w:rPr>
                <w:lang w:val="en-US"/>
              </w:rPr>
              <w:t>БД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43CE71C4" w14:textId="77777777" w:rsidR="001F269F" w:rsidRDefault="00071D62" w:rsidP="00D6743C">
            <w:proofErr w:type="spellStart"/>
            <w:r>
              <w:rPr>
                <w:lang w:val="en-US"/>
              </w:rPr>
              <w:t>база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данных</w:t>
            </w:r>
            <w:proofErr w:type="spellEnd"/>
          </w:p>
        </w:tc>
      </w:tr>
      <w:tr w:rsidR="00CF7F83" w:rsidRPr="005769FF" w14:paraId="6046B857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35810D19" w14:textId="77777777" w:rsidR="001F269F" w:rsidRDefault="00071D62" w:rsidP="00D6743C">
            <w:r>
              <w:rPr>
                <w:lang w:val="en-US"/>
              </w:rPr>
              <w:t>ВКУ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32E041BD" w14:textId="77777777" w:rsidR="001F269F" w:rsidRDefault="00071D62" w:rsidP="00D6743C"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вибрационного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контроля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установки</w:t>
            </w:r>
            <w:proofErr w:type="spellEnd"/>
          </w:p>
        </w:tc>
      </w:tr>
      <w:tr w:rsidR="00CF7F83" w:rsidRPr="005769FF" w14:paraId="26376CAB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141AC2CA" w14:textId="77777777" w:rsidR="001F269F" w:rsidRDefault="00071D62" w:rsidP="00D6743C">
            <w:r>
              <w:rPr>
                <w:lang w:val="en-US"/>
              </w:rPr>
              <w:t>ГХ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61AF8969" w14:textId="77777777" w:rsidR="001F269F" w:rsidRDefault="00071D62" w:rsidP="00D6743C">
            <w:proofErr w:type="spellStart"/>
            <w:r>
              <w:rPr>
                <w:lang w:val="en-US"/>
              </w:rPr>
              <w:t>градуировочная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характеристика</w:t>
            </w:r>
            <w:proofErr w:type="spellEnd"/>
          </w:p>
        </w:tc>
      </w:tr>
      <w:tr w:rsidR="00CF7F83" w:rsidRPr="005769FF" w14:paraId="2C64D260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3750A8B3" w14:textId="77777777" w:rsidR="001F269F" w:rsidRDefault="00071D62" w:rsidP="00D6743C">
            <w:r>
              <w:rPr>
                <w:lang w:val="en-US"/>
              </w:rPr>
              <w:t>КИП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2C64A6EE" w14:textId="77777777" w:rsidR="001F269F" w:rsidRDefault="00071D62" w:rsidP="00D6743C">
            <w:proofErr w:type="spellStart"/>
            <w:r>
              <w:rPr>
                <w:lang w:val="en-US"/>
              </w:rPr>
              <w:t>компьютер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измерительного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поста</w:t>
            </w:r>
            <w:proofErr w:type="spellEnd"/>
          </w:p>
        </w:tc>
      </w:tr>
      <w:tr w:rsidR="00CF7F83" w:rsidRPr="005769FF" w14:paraId="6D34CF4E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32E78584" w14:textId="77777777" w:rsidR="001F269F" w:rsidRDefault="00071D62" w:rsidP="00D6743C">
            <w:r>
              <w:rPr>
                <w:lang w:val="en-US"/>
              </w:rPr>
              <w:t>НДС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76F9EE38" w14:textId="77777777" w:rsidR="001F269F" w:rsidRDefault="00071D62" w:rsidP="00D6743C">
            <w:proofErr w:type="spellStart"/>
            <w:r>
              <w:rPr>
                <w:lang w:val="en-US"/>
              </w:rPr>
              <w:t>напряжённо-деформированное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состояние</w:t>
            </w:r>
            <w:proofErr w:type="spellEnd"/>
          </w:p>
        </w:tc>
      </w:tr>
      <w:tr w:rsidR="00CF7F83" w:rsidRPr="005769FF" w14:paraId="73E92BAE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1E01D202" w14:textId="77777777" w:rsidR="001F269F" w:rsidRDefault="00071D62" w:rsidP="00D6743C">
            <w:r>
              <w:rPr>
                <w:lang w:val="en-US"/>
              </w:rPr>
              <w:t>ПО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46E25524" w14:textId="77777777" w:rsidR="001F269F" w:rsidRDefault="00071D62" w:rsidP="00D6743C">
            <w:proofErr w:type="spellStart"/>
            <w:r>
              <w:rPr>
                <w:lang w:val="en-US"/>
              </w:rPr>
              <w:t>программное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обеспечение</w:t>
            </w:r>
            <w:proofErr w:type="spellEnd"/>
          </w:p>
        </w:tc>
      </w:tr>
      <w:tr w:rsidR="00CF7F83" w:rsidRPr="005769FF" w14:paraId="132B82E6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533D97BD" w14:textId="77777777" w:rsidR="001F269F" w:rsidRDefault="00071D62" w:rsidP="00D6743C">
            <w:r>
              <w:rPr>
                <w:lang w:val="en-US"/>
              </w:rPr>
              <w:t>СПО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7CF30C4B" w14:textId="77777777" w:rsidR="001F269F" w:rsidRDefault="00071D62" w:rsidP="00D6743C">
            <w:proofErr w:type="spellStart"/>
            <w:r>
              <w:rPr>
                <w:lang w:val="en-US"/>
              </w:rPr>
              <w:t>специальное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программное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обеспечение</w:t>
            </w:r>
            <w:proofErr w:type="spellEnd"/>
          </w:p>
        </w:tc>
      </w:tr>
      <w:tr w:rsidR="00CF7F83" w:rsidRPr="005769FF" w14:paraId="1F849999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07496988" w14:textId="77777777" w:rsidR="001F269F" w:rsidRDefault="00071D62" w:rsidP="00D6743C">
            <w:r>
              <w:rPr>
                <w:lang w:val="en-US"/>
              </w:rPr>
              <w:t>СТТ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26622DD2" w14:textId="77777777" w:rsidR="001F269F" w:rsidRDefault="00071D62" w:rsidP="00D6743C"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тензо-термометрирования</w:t>
            </w:r>
            <w:proofErr w:type="spellEnd"/>
          </w:p>
        </w:tc>
      </w:tr>
      <w:tr w:rsidR="00CF7F83" w:rsidRPr="005769FF" w14:paraId="2DE80BCC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3D0540EC" w14:textId="77777777" w:rsidR="001F269F" w:rsidRDefault="00071D62" w:rsidP="00D6743C"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0D987C5F" w14:textId="77777777" w:rsidR="001F269F" w:rsidRDefault="00071D62" w:rsidP="00D6743C">
            <w:proofErr w:type="spellStart"/>
            <w:r>
              <w:rPr>
                <w:lang w:val="en-US"/>
              </w:rPr>
              <w:t>модуль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RecorderLnx</w:t>
            </w:r>
            <w:proofErr w:type="spellEnd"/>
          </w:p>
        </w:tc>
      </w:tr>
      <w:tr w:rsidR="00CF7F83" w:rsidRPr="005769FF" w14:paraId="3DFFEA53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3A196F4C" w14:textId="77777777" w:rsidR="001F269F" w:rsidRDefault="00071D62" w:rsidP="00D6743C">
            <w:proofErr w:type="spellStart"/>
            <w:r>
              <w:rPr>
                <w:lang w:val="en-US"/>
              </w:rPr>
              <w:t>RCPanel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7CCF7672" w14:textId="77777777" w:rsidR="001F269F" w:rsidRDefault="00071D62" w:rsidP="00D6743C">
            <w:proofErr w:type="spellStart"/>
            <w:r>
              <w:rPr>
                <w:lang w:val="en-US"/>
              </w:rPr>
              <w:t>модуль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RecorderCoordinator</w:t>
            </w:r>
            <w:proofErr w:type="spellEnd"/>
          </w:p>
        </w:tc>
      </w:tr>
      <w:tr w:rsidR="00CF7F83" w:rsidRPr="005769FF" w14:paraId="0B09FE70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1DCD562F" w14:textId="77777777" w:rsidR="001F269F" w:rsidRDefault="00071D62" w:rsidP="00D6743C">
            <w:proofErr w:type="spellStart"/>
            <w:r>
              <w:rPr>
                <w:lang w:val="en-US"/>
              </w:rPr>
              <w:t>HostAgent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69700F5B" w14:textId="77777777" w:rsidR="001F269F" w:rsidRDefault="00071D62" w:rsidP="00D6743C">
            <w:proofErr w:type="spellStart"/>
            <w:r>
              <w:rPr>
                <w:lang w:val="en-US"/>
              </w:rPr>
              <w:t>модуль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RecorderHostAgent</w:t>
            </w:r>
            <w:proofErr w:type="spellEnd"/>
          </w:p>
        </w:tc>
      </w:tr>
    </w:tbl>
    <w:p w14:paraId="1972C324" w14:textId="77777777" w:rsidR="00790821" w:rsidRPr="00E44A31" w:rsidRDefault="000C5809" w:rsidP="002A2DF7">
      <w:pPr>
        <w:pStyle w:val="11"/>
        <w:ind w:firstLine="0"/>
        <w:jc w:val="center"/>
      </w:pPr>
      <w:bookmarkStart w:id="151" w:name="_Toc240898806"/>
      <w:r>
        <w:lastRenderedPageBreak/>
        <w:t>1 Назначение СПО СТТ и ВКУ</w:t>
      </w:r>
      <w:bookmarkEnd w:id="151"/>
    </w:p>
    <w:p w14:paraId="62B4F53F" w14:textId="77777777" w:rsidR="001F269F" w:rsidRDefault="00071D62" w:rsidP="00D6743C">
      <w:r w:rsidRPr="00277077">
        <w:rPr>
          <w:rPrChange w:id="152" w:author="User" w:date="2026-09-21T15:39:00Z">
            <w:rPr>
              <w:lang w:val="en-US"/>
            </w:rPr>
          </w:rPrChange>
        </w:rPr>
        <w:t>СПО представляет собой набор стандартизированных программных модулей для сбора, обработки, отображения, регистрации, хранения и выдачи измерительной информации, а также для централизованного контроля измерительных постов.</w:t>
      </w:r>
    </w:p>
    <w:p w14:paraId="5331626E" w14:textId="77777777" w:rsidR="001F269F" w:rsidRDefault="00071D62" w:rsidP="00D6743C">
      <w:r w:rsidRPr="00277077">
        <w:rPr>
          <w:rPrChange w:id="153" w:author="User" w:date="2026-09-21T15:39:00Z">
            <w:rPr>
              <w:lang w:val="en-US"/>
            </w:rPr>
          </w:rPrChange>
        </w:rPr>
        <w:t>Один комплект ПО применяется в обеих системах. Различие задач СТТ и ВКУ учитывается составом приборов, типами каналов, частотами опроса, градуировками, набором расчётов, формами отображения и правилами архивирования в измерительном проекте.</w:t>
      </w:r>
    </w:p>
    <w:p w14:paraId="2899E90F" w14:textId="77777777" w:rsidR="00790821" w:rsidRPr="00E44A31" w:rsidRDefault="000C5809" w:rsidP="002A2DF7">
      <w:pPr>
        <w:pStyle w:val="11"/>
        <w:ind w:firstLine="0"/>
        <w:jc w:val="center"/>
      </w:pPr>
      <w:bookmarkStart w:id="154" w:name="_Toc240898807"/>
      <w:r>
        <w:lastRenderedPageBreak/>
        <w:t>2 Условия выполнения СПО СТТ и ВКУ</w:t>
      </w:r>
      <w:bookmarkEnd w:id="154"/>
    </w:p>
    <w:p w14:paraId="24976633" w14:textId="2DAB518C" w:rsidR="00CF7F83" w:rsidRPr="00341429" w:rsidRDefault="006C27AD" w:rsidP="006C27AD">
      <w:pPr>
        <w:pStyle w:val="af3"/>
        <w:outlineLvl w:val="1"/>
      </w:pPr>
      <w:bookmarkStart w:id="155" w:name="_Toc240898808"/>
      <w:r>
        <w:t>2.1 Требования к техническим и системным средствам</w:t>
      </w:r>
      <w:bookmarkEnd w:id="155"/>
    </w:p>
    <w:p w14:paraId="338EA8C9" w14:textId="77777777" w:rsidR="001F269F" w:rsidRDefault="00071D62" w:rsidP="00D6743C">
      <w:r w:rsidRPr="00277077">
        <w:rPr>
          <w:rPrChange w:id="156" w:author="User" w:date="2026-09-21T15:39:00Z">
            <w:rPr>
              <w:lang w:val="en-US"/>
            </w:rPr>
          </w:rPrChange>
        </w:rPr>
        <w:t xml:space="preserve">СПО предназначено для работы в среде </w:t>
      </w:r>
      <w:r>
        <w:rPr>
          <w:lang w:val="en-US"/>
        </w:rPr>
        <w:t>Astra</w:t>
      </w:r>
      <w:r w:rsidRPr="00277077">
        <w:rPr>
          <w:rPrChange w:id="157" w:author="User" w:date="2026-09-21T15:39:00Z">
            <w:rPr>
              <w:lang w:val="en-US"/>
            </w:rPr>
          </w:rPrChange>
        </w:rPr>
        <w:t xml:space="preserve"> </w:t>
      </w:r>
      <w:r>
        <w:rPr>
          <w:lang w:val="en-US"/>
        </w:rPr>
        <w:t>Linux</w:t>
      </w:r>
      <w:r w:rsidRPr="00277077">
        <w:rPr>
          <w:rPrChange w:id="158" w:author="User" w:date="2026-09-21T15:39:00Z">
            <w:rPr>
              <w:lang w:val="en-US"/>
            </w:rPr>
          </w:rPrChange>
        </w:rPr>
        <w:t xml:space="preserve"> </w:t>
      </w:r>
      <w:r>
        <w:rPr>
          <w:lang w:val="en-US"/>
        </w:rPr>
        <w:t>Special</w:t>
      </w:r>
      <w:r w:rsidRPr="00277077">
        <w:rPr>
          <w:rPrChange w:id="159" w:author="User" w:date="2026-09-21T15:39:00Z">
            <w:rPr>
              <w:lang w:val="en-US"/>
            </w:rPr>
          </w:rPrChange>
        </w:rPr>
        <w:t xml:space="preserve"> </w:t>
      </w:r>
      <w:r>
        <w:rPr>
          <w:lang w:val="en-US"/>
        </w:rPr>
        <w:t>Edition</w:t>
      </w:r>
      <w:r w:rsidRPr="00277077">
        <w:rPr>
          <w:rPrChange w:id="160" w:author="User" w:date="2026-09-21T15:39:00Z">
            <w:rPr>
              <w:lang w:val="en-US"/>
            </w:rPr>
          </w:rPrChange>
        </w:rPr>
        <w:t xml:space="preserve">. Конкретная редакция операционной системы и состав пакетов задаются эксплуатационной конфигурацией объекта. </w:t>
      </w:r>
      <w:proofErr w:type="spellStart"/>
      <w:r>
        <w:rPr>
          <w:lang w:val="en-US"/>
        </w:rPr>
        <w:t>Пользовательский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интерфейс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модулей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русскоязычный</w:t>
      </w:r>
      <w:proofErr w:type="spellEnd"/>
      <w:r>
        <w:rPr>
          <w:lang w:val="en-US"/>
        </w:rPr>
        <w:t>.</w:t>
      </w:r>
    </w:p>
    <w:p w14:paraId="132C6EBB" w14:textId="30DDC223" w:rsidR="00CF7F83" w:rsidRDefault="001373A4" w:rsidP="00335D55">
      <w:pPr>
        <w:pStyle w:val="a3"/>
      </w:pPr>
      <w:r>
        <w:rPr>
          <w:rPrChange w:id="161" w:author="SkripnikAA" w:date="2026-09-21T12:50:00Z">
            <w:rPr>
              <w:lang w:val="en-US"/>
            </w:rPr>
          </w:rPrChange>
        </w:rPr>
        <w:t>На КИП должны быть доступны: сетевой интерфейс для связи с приборами и модулями, рабочий каталог проекта, каталог записи с достаточным свободным местом, клавиатура, мышь и дисплей, позволяющий одновременно контролировать необходимые формы и графики.</w:t>
      </w:r>
    </w:p>
    <w:p w14:paraId="02EDF3AD" w14:textId="77777777" w:rsidR="001F269F" w:rsidRDefault="00071D62" w:rsidP="00D6743C">
      <w:r w:rsidRPr="00277077">
        <w:rPr>
          <w:rPrChange w:id="162" w:author="User" w:date="2026-09-21T15:39:00Z">
            <w:rPr>
              <w:lang w:val="en-US"/>
            </w:rPr>
          </w:rPrChange>
        </w:rPr>
        <w:t xml:space="preserve">Для сетевой работы по умолчанию используются </w:t>
      </w:r>
      <w:r>
        <w:rPr>
          <w:lang w:val="en-US"/>
        </w:rPr>
        <w:t>TCP</w:t>
      </w:r>
      <w:r w:rsidRPr="00277077">
        <w:rPr>
          <w:rPrChange w:id="163" w:author="User" w:date="2026-09-21T15:39:00Z">
            <w:rPr>
              <w:lang w:val="en-US"/>
            </w:rPr>
          </w:rPrChange>
        </w:rPr>
        <w:t xml:space="preserve"> 8765 для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164" w:author="User" w:date="2026-09-21T15:39:00Z">
            <w:rPr>
              <w:lang w:val="en-US"/>
            </w:rPr>
          </w:rPrChange>
        </w:rPr>
        <w:t xml:space="preserve">, </w:t>
      </w:r>
      <w:r>
        <w:rPr>
          <w:lang w:val="en-US"/>
        </w:rPr>
        <w:t>TCP</w:t>
      </w:r>
      <w:r w:rsidRPr="00277077">
        <w:rPr>
          <w:rPrChange w:id="165" w:author="User" w:date="2026-09-21T15:39:00Z">
            <w:rPr>
              <w:lang w:val="en-US"/>
            </w:rPr>
          </w:rPrChange>
        </w:rPr>
        <w:t xml:space="preserve"> 8766 для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166" w:author="User" w:date="2026-09-21T15:39:00Z">
            <w:rPr>
              <w:lang w:val="en-US"/>
            </w:rPr>
          </w:rPrChange>
        </w:rPr>
        <w:t xml:space="preserve">, </w:t>
      </w:r>
      <w:r>
        <w:rPr>
          <w:lang w:val="en-US"/>
        </w:rPr>
        <w:t>UDP</w:t>
      </w:r>
      <w:r w:rsidRPr="00277077">
        <w:rPr>
          <w:rPrChange w:id="167" w:author="User" w:date="2026-09-21T15:39:00Z">
            <w:rPr>
              <w:lang w:val="en-US"/>
            </w:rPr>
          </w:rPrChange>
        </w:rPr>
        <w:t xml:space="preserve"> 38765 и 38766 для </w:t>
      </w:r>
      <w:proofErr w:type="spellStart"/>
      <w:r w:rsidRPr="00277077">
        <w:rPr>
          <w:rPrChange w:id="168" w:author="User" w:date="2026-09-21T15:39:00Z">
            <w:rPr>
              <w:lang w:val="en-US"/>
            </w:rPr>
          </w:rPrChange>
        </w:rPr>
        <w:t>автообнаружения</w:t>
      </w:r>
      <w:proofErr w:type="spellEnd"/>
      <w:r w:rsidRPr="00277077">
        <w:rPr>
          <w:rPrChange w:id="169" w:author="User" w:date="2026-09-21T15:39:00Z">
            <w:rPr>
              <w:lang w:val="en-US"/>
            </w:rPr>
          </w:rPrChange>
        </w:rPr>
        <w:t xml:space="preserve">, а также </w:t>
      </w:r>
      <w:r>
        <w:rPr>
          <w:lang w:val="en-US"/>
        </w:rPr>
        <w:t>UDP</w:t>
      </w:r>
      <w:r w:rsidRPr="00277077">
        <w:rPr>
          <w:rPrChange w:id="170" w:author="User" w:date="2026-09-21T15:39:00Z">
            <w:rPr>
              <w:lang w:val="en-US"/>
            </w:rPr>
          </w:rPrChange>
        </w:rPr>
        <w:t xml:space="preserve"> 9 для </w:t>
      </w:r>
      <w:r>
        <w:rPr>
          <w:lang w:val="en-US"/>
        </w:rPr>
        <w:t>Wake</w:t>
      </w:r>
      <w:r w:rsidRPr="00277077">
        <w:rPr>
          <w:rPrChange w:id="171" w:author="User" w:date="2026-09-21T15:39:00Z">
            <w:rPr>
              <w:lang w:val="en-US"/>
            </w:rPr>
          </w:rPrChange>
        </w:rPr>
        <w:t>-</w:t>
      </w:r>
      <w:r>
        <w:rPr>
          <w:lang w:val="en-US"/>
        </w:rPr>
        <w:t>on</w:t>
      </w:r>
      <w:r w:rsidRPr="00277077">
        <w:rPr>
          <w:rPrChange w:id="172" w:author="User" w:date="2026-09-21T15:39:00Z">
            <w:rPr>
              <w:lang w:val="en-US"/>
            </w:rPr>
          </w:rPrChange>
        </w:rPr>
        <w:t>-</w:t>
      </w:r>
      <w:r>
        <w:rPr>
          <w:lang w:val="en-US"/>
        </w:rPr>
        <w:t>LAN</w:t>
      </w:r>
      <w:r w:rsidRPr="00277077">
        <w:rPr>
          <w:rPrChange w:id="173" w:author="User" w:date="2026-09-21T15:39:00Z">
            <w:rPr>
              <w:lang w:val="en-US"/>
            </w:rPr>
          </w:rPrChange>
        </w:rPr>
        <w:t>. Используемые порты должны быть разрешены межсетевым экраном и сетевой инфраструктурой.</w:t>
      </w:r>
    </w:p>
    <w:p w14:paraId="7DA9E05A" w14:textId="77777777" w:rsidR="00CF7F83" w:rsidRPr="00341429" w:rsidRDefault="006C27AD" w:rsidP="006C27AD">
      <w:pPr>
        <w:pStyle w:val="af3"/>
        <w:outlineLvl w:val="1"/>
      </w:pPr>
      <w:bookmarkStart w:id="174" w:name="_Toc240898809"/>
      <w:r>
        <w:t>2.2 Установка СПО</w:t>
      </w:r>
      <w:bookmarkEnd w:id="174"/>
    </w:p>
    <w:p w14:paraId="7910D8DA" w14:textId="77777777" w:rsidR="001F269F" w:rsidRDefault="00071D62" w:rsidP="00D6743C">
      <w:r w:rsidRPr="00277077">
        <w:rPr>
          <w:rPrChange w:id="175" w:author="User" w:date="2026-09-21T15:39:00Z">
            <w:rPr>
              <w:lang w:val="en-US"/>
            </w:rPr>
          </w:rPrChange>
        </w:rPr>
        <w:t xml:space="preserve">Установка выполняется из штатного дистрибутива. На каждом КИП устанавливаются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176" w:author="User" w:date="2026-09-21T15:39:00Z">
            <w:rPr>
              <w:lang w:val="en-US"/>
            </w:rPr>
          </w:rPrChange>
        </w:rPr>
        <w:t xml:space="preserve"> и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177" w:author="User" w:date="2026-09-21T15:39:00Z">
            <w:rPr>
              <w:lang w:val="en-US"/>
            </w:rPr>
          </w:rPrChange>
        </w:rPr>
        <w:t xml:space="preserve">.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178" w:author="User" w:date="2026-09-21T15:39:00Z">
            <w:rPr>
              <w:lang w:val="en-US"/>
            </w:rPr>
          </w:rPrChange>
        </w:rPr>
        <w:t xml:space="preserve"> устанавливается на АРМ централизованного управления. Допускается совмещение модулей на одном компьютере, если это предусмотрено схемой системы.</w:t>
      </w:r>
    </w:p>
    <w:p w14:paraId="165C1337" w14:textId="77777777" w:rsidR="00CF7F83" w:rsidRDefault="001373A4" w:rsidP="00335D55">
      <w:pPr>
        <w:pStyle w:val="a3"/>
      </w:pPr>
      <w:r>
        <w:rPr>
          <w:rPrChange w:id="179" w:author="SkripnikAA" w:date="2026-09-21T12:50:00Z">
            <w:rPr>
              <w:lang w:val="en-US"/>
            </w:rPr>
          </w:rPrChange>
        </w:rPr>
        <w:t xml:space="preserve">После установки необходимо проверить запуск </w:t>
      </w:r>
      <w:proofErr w:type="spellStart"/>
      <w:r>
        <w:rPr>
          <w:rPrChange w:id="180" w:author="SkripnikAA" w:date="2026-09-21T12:50:00Z">
            <w:rPr>
              <w:lang w:val="en-US"/>
            </w:rPr>
          </w:rPrChange>
        </w:rPr>
        <w:t>Rlnx</w:t>
      </w:r>
      <w:proofErr w:type="spellEnd"/>
      <w:r>
        <w:rPr>
          <w:rPrChange w:id="181" w:author="SkripnikAA" w:date="2026-09-21T12:50:00Z">
            <w:rPr>
              <w:lang w:val="en-US"/>
            </w:rPr>
          </w:rPrChange>
        </w:rPr>
        <w:t xml:space="preserve">, автозапуск </w:t>
      </w:r>
      <w:proofErr w:type="spellStart"/>
      <w:r>
        <w:rPr>
          <w:rPrChange w:id="182" w:author="SkripnikAA" w:date="2026-09-21T12:50:00Z">
            <w:rPr>
              <w:lang w:val="en-US"/>
            </w:rPr>
          </w:rPrChange>
        </w:rPr>
        <w:t>HostAgent</w:t>
      </w:r>
      <w:proofErr w:type="spellEnd"/>
      <w:r>
        <w:rPr>
          <w:rPrChange w:id="183" w:author="SkripnikAA" w:date="2026-09-21T12:50:00Z">
            <w:rPr>
              <w:lang w:val="en-US"/>
            </w:rPr>
          </w:rPrChange>
        </w:rPr>
        <w:t xml:space="preserve">, доступность </w:t>
      </w:r>
      <w:proofErr w:type="spellStart"/>
      <w:r>
        <w:rPr>
          <w:rPrChange w:id="184" w:author="SkripnikAA" w:date="2026-09-21T12:50:00Z">
            <w:rPr>
              <w:lang w:val="en-US"/>
            </w:rPr>
          </w:rPrChange>
        </w:rPr>
        <w:t>RCPanel</w:t>
      </w:r>
      <w:proofErr w:type="spellEnd"/>
      <w:r>
        <w:rPr>
          <w:rPrChange w:id="185" w:author="SkripnikAA" w:date="2026-09-21T12:50:00Z">
            <w:rPr>
              <w:lang w:val="en-US"/>
            </w:rPr>
          </w:rPrChange>
        </w:rPr>
        <w:t>, права на каталоги проекта и записи, а также доступность измерительных приборов.</w:t>
      </w:r>
    </w:p>
    <w:p w14:paraId="6559EDBC" w14:textId="77777777" w:rsidR="001F269F" w:rsidRDefault="00071D62" w:rsidP="00D6743C">
      <w:r w:rsidRPr="00277077">
        <w:rPr>
          <w:rPrChange w:id="186" w:author="User" w:date="2026-09-21T15:39:00Z">
            <w:rPr>
              <w:lang w:val="en-US"/>
            </w:rPr>
          </w:rPrChange>
        </w:rPr>
        <w:t xml:space="preserve">Параметры сетевого доступа, пути к файлам, токены и разрешение выключения компьютера задаются в конфигурационных файлах. Секреты не должны включаться в проекты измерений и передаваться через </w:t>
      </w:r>
      <w:r>
        <w:rPr>
          <w:lang w:val="en-US"/>
        </w:rPr>
        <w:t>UDP</w:t>
      </w:r>
      <w:r w:rsidRPr="00277077">
        <w:rPr>
          <w:rPrChange w:id="187" w:author="User" w:date="2026-09-21T15:39:00Z">
            <w:rPr>
              <w:lang w:val="en-US"/>
            </w:rPr>
          </w:rPrChange>
        </w:rPr>
        <w:t>-обнаружение.</w:t>
      </w:r>
    </w:p>
    <w:p w14:paraId="46022D72" w14:textId="77777777" w:rsidR="00CF7F83" w:rsidRPr="00341429" w:rsidRDefault="006C27AD" w:rsidP="006C27AD">
      <w:pPr>
        <w:pStyle w:val="af3"/>
        <w:outlineLvl w:val="1"/>
      </w:pPr>
      <w:bookmarkStart w:id="188" w:name="_Toc240898810"/>
      <w:r>
        <w:t>2.3 Состав СПО</w:t>
      </w:r>
      <w:bookmarkEnd w:id="188"/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2666"/>
        <w:gridCol w:w="3969"/>
      </w:tblGrid>
      <w:tr w:rsidR="00CF7F83" w:rsidRPr="003411A0" w14:paraId="3C5E741C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5C965AAF" w14:textId="77777777" w:rsidR="001F269F" w:rsidRDefault="00071D62">
            <w:pPr>
              <w:ind w:firstLine="0"/>
              <w:pPrChange w:id="189" w:author="User" w:date="2026-09-21T15:43:00Z">
                <w:pPr/>
              </w:pPrChange>
            </w:pPr>
            <w:proofErr w:type="spellStart"/>
            <w:r>
              <w:rPr>
                <w:lang w:val="en-US"/>
              </w:rPr>
              <w:t>Модуль</w:t>
            </w:r>
            <w:proofErr w:type="spellEnd"/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0F21D779" w14:textId="77777777" w:rsidR="001F269F" w:rsidRDefault="00071D62">
            <w:pPr>
              <w:ind w:firstLine="0"/>
              <w:pPrChange w:id="190" w:author="User" w:date="2026-09-21T15:43:00Z">
                <w:pPr/>
              </w:pPrChange>
            </w:pPr>
            <w:proofErr w:type="spellStart"/>
            <w:r>
              <w:rPr>
                <w:lang w:val="en-US"/>
              </w:rPr>
              <w:t>Размещение</w:t>
            </w:r>
            <w:proofErr w:type="spellEnd"/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20540604" w14:textId="77777777" w:rsidR="001F269F" w:rsidRDefault="00071D62">
            <w:pPr>
              <w:ind w:firstLine="0"/>
              <w:pPrChange w:id="191" w:author="User" w:date="2026-09-21T15:43:00Z">
                <w:pPr/>
              </w:pPrChange>
            </w:pPr>
            <w:proofErr w:type="spellStart"/>
            <w:r>
              <w:rPr>
                <w:lang w:val="en-US"/>
              </w:rPr>
              <w:t>Основная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роль</w:t>
            </w:r>
            <w:proofErr w:type="spellEnd"/>
          </w:p>
        </w:tc>
      </w:tr>
      <w:tr w:rsidR="00CF7F83" w:rsidRPr="003411A0" w14:paraId="7EC4FC4D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52777EC0" w14:textId="77777777" w:rsidR="001F269F" w:rsidRDefault="00071D62">
            <w:pPr>
              <w:ind w:firstLine="0"/>
              <w:pPrChange w:id="192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t>Rlnx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RecorderLnx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4D466789" w14:textId="77777777" w:rsidR="001F269F" w:rsidRDefault="00071D62">
            <w:pPr>
              <w:ind w:firstLine="0"/>
              <w:pPrChange w:id="193" w:author="User" w:date="2026-09-21T15:39:00Z">
                <w:pPr/>
              </w:pPrChange>
            </w:pPr>
            <w:r>
              <w:rPr>
                <w:lang w:val="en-US"/>
              </w:rPr>
              <w:t xml:space="preserve">КИП </w:t>
            </w:r>
            <w:proofErr w:type="spellStart"/>
            <w:r>
              <w:rPr>
                <w:lang w:val="en-US"/>
              </w:rPr>
              <w:t>или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локальное</w:t>
            </w:r>
            <w:proofErr w:type="spellEnd"/>
            <w:r>
              <w:rPr>
                <w:lang w:val="en-US"/>
              </w:rPr>
              <w:t xml:space="preserve"> АРМ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20FEE02B" w14:textId="77777777" w:rsidR="001F269F" w:rsidRDefault="00071D62">
            <w:pPr>
              <w:ind w:firstLine="0"/>
              <w:pPrChange w:id="194" w:author="User" w:date="2026-09-21T15:39:00Z">
                <w:pPr/>
              </w:pPrChange>
            </w:pPr>
            <w:r w:rsidRPr="00277077">
              <w:rPr>
                <w:rPrChange w:id="195" w:author="User" w:date="2026-09-21T15:39:00Z">
                  <w:rPr>
                    <w:lang w:val="en-US"/>
                  </w:rPr>
                </w:rPrChange>
              </w:rPr>
              <w:t>Сбор, обработка, отображение и регистрация измерительных данных.</w:t>
            </w:r>
          </w:p>
        </w:tc>
      </w:tr>
      <w:tr w:rsidR="00CF7F83" w:rsidRPr="003411A0" w14:paraId="582D712E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6CEA8C96" w14:textId="77777777" w:rsidR="001F269F" w:rsidRDefault="00071D62">
            <w:pPr>
              <w:ind w:firstLine="0"/>
              <w:pPrChange w:id="196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t>RCPanel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RecorderCoordinator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7D2054D1" w14:textId="77777777" w:rsidR="001F269F" w:rsidRDefault="00071D62">
            <w:pPr>
              <w:ind w:firstLine="0"/>
              <w:pPrChange w:id="197" w:author="User" w:date="2026-09-21T15:39:00Z">
                <w:pPr/>
              </w:pPrChange>
            </w:pPr>
            <w:r>
              <w:rPr>
                <w:lang w:val="en-US"/>
              </w:rPr>
              <w:t xml:space="preserve">АРМ </w:t>
            </w:r>
            <w:proofErr w:type="spellStart"/>
            <w:r>
              <w:rPr>
                <w:lang w:val="en-US"/>
              </w:rPr>
              <w:t>оператора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5C62DFB8" w14:textId="77777777" w:rsidR="001F269F" w:rsidRDefault="00071D62">
            <w:pPr>
              <w:ind w:firstLine="0"/>
              <w:pPrChange w:id="198" w:author="User" w:date="2026-09-21T15:39:00Z">
                <w:pPr/>
              </w:pPrChange>
            </w:pPr>
            <w:r w:rsidRPr="00277077">
              <w:rPr>
                <w:rPrChange w:id="199" w:author="User" w:date="2026-09-21T15:39:00Z">
                  <w:rPr>
                    <w:lang w:val="en-US"/>
                  </w:rPr>
                </w:rPrChange>
              </w:rPr>
              <w:t xml:space="preserve">Централизованное наблюдение и координация нескольких экземпляров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200" w:author="User" w:date="2026-09-21T15:39:00Z">
                  <w:rPr>
                    <w:lang w:val="en-US"/>
                  </w:rPr>
                </w:rPrChange>
              </w:rPr>
              <w:t>.</w:t>
            </w:r>
          </w:p>
        </w:tc>
      </w:tr>
      <w:tr w:rsidR="00CF7F83" w:rsidRPr="003411A0" w14:paraId="1F4CB8F3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625BDBA8" w14:textId="77777777" w:rsidR="001F269F" w:rsidRDefault="00071D62">
            <w:pPr>
              <w:ind w:firstLine="0"/>
              <w:pPrChange w:id="201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lastRenderedPageBreak/>
              <w:t>HostAgent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RecorderHostAgent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7906B616" w14:textId="77777777" w:rsidR="001F269F" w:rsidRDefault="00071D62">
            <w:pPr>
              <w:ind w:firstLine="0"/>
              <w:pPrChange w:id="202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t>Каждый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управляемый</w:t>
            </w:r>
            <w:proofErr w:type="spellEnd"/>
            <w:r>
              <w:rPr>
                <w:lang w:val="en-US"/>
              </w:rPr>
              <w:t xml:space="preserve"> КИП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11846614" w14:textId="77777777" w:rsidR="001F269F" w:rsidRDefault="00071D62">
            <w:pPr>
              <w:ind w:firstLine="0"/>
              <w:pPrChange w:id="203" w:author="User" w:date="2026-09-21T15:39:00Z">
                <w:pPr/>
              </w:pPrChange>
            </w:pPr>
            <w:r w:rsidRPr="00277077">
              <w:rPr>
                <w:rPrChange w:id="204" w:author="User" w:date="2026-09-21T15:39:00Z">
                  <w:rPr>
                    <w:lang w:val="en-US"/>
                  </w:rPr>
                </w:rPrChange>
              </w:rPr>
              <w:t xml:space="preserve">Проверка доступности, запуск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205" w:author="User" w:date="2026-09-21T15:39:00Z">
                  <w:rPr>
                    <w:lang w:val="en-US"/>
                  </w:rPr>
                </w:rPrChange>
              </w:rPr>
              <w:t xml:space="preserve"> и разрешённое выключение ОС.</w:t>
            </w:r>
          </w:p>
        </w:tc>
      </w:tr>
    </w:tbl>
    <w:p w14:paraId="2C1CAA8F" w14:textId="77777777" w:rsidR="00BD3B56" w:rsidRDefault="00BD3B56" w:rsidP="006C27AD">
      <w:pPr>
        <w:pStyle w:val="af3"/>
        <w:outlineLvl w:val="1"/>
        <w:rPr>
          <w:ins w:id="206" w:author="User" w:date="2026-09-21T15:39:00Z"/>
        </w:rPr>
      </w:pPr>
    </w:p>
    <w:p w14:paraId="5D601825" w14:textId="2BBA7B65" w:rsidR="00CF7F83" w:rsidRPr="00341429" w:rsidRDefault="006C27AD" w:rsidP="006C27AD">
      <w:pPr>
        <w:pStyle w:val="af3"/>
        <w:outlineLvl w:val="1"/>
      </w:pPr>
      <w:bookmarkStart w:id="207" w:name="_Toc240898811"/>
      <w:r>
        <w:t>2.4 Назначение модулей СПО</w:t>
      </w:r>
      <w:bookmarkEnd w:id="207"/>
    </w:p>
    <w:p w14:paraId="4A8B236D" w14:textId="77777777" w:rsidR="00CF7F83" w:rsidRPr="00341429" w:rsidRDefault="006C27AD" w:rsidP="006C27AD">
      <w:pPr>
        <w:pStyle w:val="af3"/>
        <w:outlineLvl w:val="1"/>
      </w:pPr>
      <w:bookmarkStart w:id="208" w:name="_Toc240898812"/>
      <w:r>
        <w:t xml:space="preserve">2.4.1 Модуль </w:t>
      </w:r>
      <w:proofErr w:type="spellStart"/>
      <w:r>
        <w:t>Rlnx</w:t>
      </w:r>
      <w:bookmarkEnd w:id="208"/>
      <w:proofErr w:type="spellEnd"/>
    </w:p>
    <w:p w14:paraId="56DADA39" w14:textId="77777777" w:rsidR="001F269F" w:rsidRDefault="00071D62" w:rsidP="00D6743C">
      <w:proofErr w:type="spellStart"/>
      <w:r>
        <w:rPr>
          <w:lang w:val="en-US"/>
        </w:rPr>
        <w:t>Rlnx</w:t>
      </w:r>
      <w:proofErr w:type="spellEnd"/>
      <w:r w:rsidRPr="00277077">
        <w:rPr>
          <w:rPrChange w:id="209" w:author="User" w:date="2026-09-21T15:39:00Z">
            <w:rPr>
              <w:lang w:val="en-US"/>
            </w:rPr>
          </w:rPrChange>
        </w:rPr>
        <w:t xml:space="preserve"> является основным исполнительным модулем. Он настраивает приборы и каналы, формирует теги, применяет ГХ и расчёты, отображает текущие значения, осциллограммы, тренды и спектры, регистрирует </w:t>
      </w:r>
      <w:proofErr w:type="spellStart"/>
      <w:r w:rsidRPr="00277077">
        <w:rPr>
          <w:rPrChange w:id="210" w:author="User" w:date="2026-09-21T15:39:00Z">
            <w:rPr>
              <w:lang w:val="en-US"/>
            </w:rPr>
          </w:rPrChange>
        </w:rPr>
        <w:t>данны</w:t>
      </w:r>
      <w:proofErr w:type="spellEnd"/>
      <w:r w:rsidRPr="00277077">
        <w:rPr>
          <w:rPrChange w:id="211" w:author="User" w:date="2026-09-21T15:39:00Z">
            <w:rPr>
              <w:lang w:val="en-US"/>
            </w:rPr>
          </w:rPrChange>
        </w:rPr>
        <w:t xml:space="preserve"> в файлы и при настроенной подсистеме передаёт оценки в </w:t>
      </w:r>
      <w:r>
        <w:rPr>
          <w:lang w:val="en-US"/>
        </w:rPr>
        <w:t>SQL</w:t>
      </w:r>
      <w:r w:rsidRPr="00277077">
        <w:rPr>
          <w:rPrChange w:id="212" w:author="User" w:date="2026-09-21T15:39:00Z">
            <w:rPr>
              <w:lang w:val="en-US"/>
            </w:rPr>
          </w:rPrChange>
        </w:rPr>
        <w:t xml:space="preserve"> БД.</w:t>
      </w:r>
    </w:p>
    <w:p w14:paraId="24F29D71" w14:textId="77777777" w:rsidR="00CF7F83" w:rsidRPr="00341429" w:rsidRDefault="006C27AD" w:rsidP="006C27AD">
      <w:pPr>
        <w:pStyle w:val="af3"/>
        <w:outlineLvl w:val="1"/>
      </w:pPr>
      <w:bookmarkStart w:id="213" w:name="_Toc240898813"/>
      <w:r>
        <w:t xml:space="preserve">2.4.2 Модуль </w:t>
      </w:r>
      <w:proofErr w:type="spellStart"/>
      <w:r>
        <w:t>RCPanel</w:t>
      </w:r>
      <w:bookmarkEnd w:id="213"/>
      <w:proofErr w:type="spellEnd"/>
    </w:p>
    <w:p w14:paraId="0A8EBEA3" w14:textId="77777777" w:rsidR="001F269F" w:rsidRDefault="00071D62" w:rsidP="00D6743C">
      <w:proofErr w:type="spellStart"/>
      <w:r>
        <w:rPr>
          <w:lang w:val="en-US"/>
        </w:rPr>
        <w:t>RCPanel</w:t>
      </w:r>
      <w:proofErr w:type="spellEnd"/>
      <w:r w:rsidRPr="00277077">
        <w:rPr>
          <w:rPrChange w:id="214" w:author="User" w:date="2026-09-21T15:39:00Z">
            <w:rPr>
              <w:lang w:val="en-US"/>
            </w:rPr>
          </w:rPrChange>
        </w:rPr>
        <w:t xml:space="preserve"> показывает доступность и режимы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15" w:author="User" w:date="2026-09-21T15:39:00Z">
            <w:rPr>
              <w:lang w:val="en-US"/>
            </w:rPr>
          </w:rPrChange>
        </w:rPr>
        <w:t xml:space="preserve">, передаёт команды </w:t>
      </w:r>
      <w:r>
        <w:rPr>
          <w:lang w:val="en-US"/>
        </w:rPr>
        <w:t>Preview</w:t>
      </w:r>
      <w:r w:rsidRPr="00277077">
        <w:rPr>
          <w:rPrChange w:id="216" w:author="User" w:date="2026-09-21T15:39:00Z">
            <w:rPr>
              <w:lang w:val="en-US"/>
            </w:rPr>
          </w:rPrChange>
        </w:rPr>
        <w:t xml:space="preserve">, </w:t>
      </w:r>
      <w:r>
        <w:rPr>
          <w:lang w:val="en-US"/>
        </w:rPr>
        <w:t>Record</w:t>
      </w:r>
      <w:r w:rsidRPr="00277077">
        <w:rPr>
          <w:rPrChange w:id="217" w:author="User" w:date="2026-09-21T15:39:00Z">
            <w:rPr>
              <w:lang w:val="en-US"/>
            </w:rPr>
          </w:rPrChange>
        </w:rPr>
        <w:t xml:space="preserve"> и </w:t>
      </w:r>
      <w:r>
        <w:rPr>
          <w:lang w:val="en-US"/>
        </w:rPr>
        <w:t>Stop</w:t>
      </w:r>
      <w:r w:rsidRPr="00277077">
        <w:rPr>
          <w:rPrChange w:id="218" w:author="User" w:date="2026-09-21T15:39:00Z">
            <w:rPr>
              <w:lang w:val="en-US"/>
            </w:rPr>
          </w:rPrChange>
        </w:rPr>
        <w:t xml:space="preserve">, получает результаты команд и сведения о текущей записи. Модуль также обеспечивает работу с событиями записи, хранилищами и базой </w:t>
      </w:r>
      <w:r>
        <w:rPr>
          <w:lang w:val="en-US"/>
        </w:rPr>
        <w:t>SDB</w:t>
      </w:r>
      <w:r w:rsidRPr="00277077">
        <w:rPr>
          <w:rPrChange w:id="219" w:author="User" w:date="2026-09-21T15:39:00Z">
            <w:rPr>
              <w:lang w:val="en-US"/>
            </w:rPr>
          </w:rPrChange>
        </w:rPr>
        <w:t xml:space="preserve"> в пределах настроенной конфигурации.</w:t>
      </w:r>
    </w:p>
    <w:p w14:paraId="21342ABD" w14:textId="77777777" w:rsidR="00CF7F83" w:rsidRPr="00341429" w:rsidRDefault="006C27AD" w:rsidP="006C27AD">
      <w:pPr>
        <w:pStyle w:val="af3"/>
        <w:outlineLvl w:val="1"/>
      </w:pPr>
      <w:bookmarkStart w:id="220" w:name="_Toc240898814"/>
      <w:r>
        <w:t xml:space="preserve">2.4.3 Модуль </w:t>
      </w:r>
      <w:proofErr w:type="spellStart"/>
      <w:r>
        <w:t>HostAgent</w:t>
      </w:r>
      <w:bookmarkEnd w:id="220"/>
      <w:proofErr w:type="spellEnd"/>
    </w:p>
    <w:p w14:paraId="69585EFD" w14:textId="77777777" w:rsidR="001F269F" w:rsidRDefault="00071D62" w:rsidP="00D6743C">
      <w:proofErr w:type="spellStart"/>
      <w:r>
        <w:rPr>
          <w:lang w:val="en-US"/>
        </w:rPr>
        <w:t>HostAgent</w:t>
      </w:r>
      <w:proofErr w:type="spellEnd"/>
      <w:r w:rsidRPr="00277077">
        <w:rPr>
          <w:rPrChange w:id="221" w:author="User" w:date="2026-09-21T15:39:00Z">
            <w:rPr>
              <w:lang w:val="en-US"/>
            </w:rPr>
          </w:rPrChange>
        </w:rPr>
        <w:t xml:space="preserve"> работает в фоновом режиме на компьютере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22" w:author="User" w:date="2026-09-21T15:39:00Z">
            <w:rPr>
              <w:lang w:val="en-US"/>
            </w:rPr>
          </w:rPrChange>
        </w:rPr>
        <w:t xml:space="preserve"> и предоставляет только три операции: выдачу статуса, запуск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23" w:author="User" w:date="2026-09-21T15:39:00Z">
            <w:rPr>
              <w:lang w:val="en-US"/>
            </w:rPr>
          </w:rPrChange>
        </w:rPr>
        <w:t xml:space="preserve"> и разрешённое выключение ОС.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224" w:author="User" w:date="2026-09-21T15:39:00Z">
            <w:rPr>
              <w:lang w:val="en-US"/>
            </w:rPr>
          </w:rPrChange>
        </w:rPr>
        <w:t xml:space="preserve"> не получает измерительные данные, не заменяет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25" w:author="User" w:date="2026-09-21T15:39:00Z">
            <w:rPr>
              <w:lang w:val="en-US"/>
            </w:rPr>
          </w:rPrChange>
        </w:rPr>
        <w:t xml:space="preserve"> и не выполняет </w:t>
      </w:r>
      <w:r>
        <w:rPr>
          <w:lang w:val="en-US"/>
        </w:rPr>
        <w:t>Preview</w:t>
      </w:r>
      <w:r w:rsidRPr="00277077">
        <w:rPr>
          <w:rPrChange w:id="226" w:author="User" w:date="2026-09-21T15:39:00Z">
            <w:rPr>
              <w:lang w:val="en-US"/>
            </w:rPr>
          </w:rPrChange>
        </w:rPr>
        <w:t xml:space="preserve">, </w:t>
      </w:r>
      <w:r>
        <w:rPr>
          <w:lang w:val="en-US"/>
        </w:rPr>
        <w:t>Record</w:t>
      </w:r>
      <w:r w:rsidRPr="00277077">
        <w:rPr>
          <w:rPrChange w:id="227" w:author="User" w:date="2026-09-21T15:39:00Z">
            <w:rPr>
              <w:lang w:val="en-US"/>
            </w:rPr>
          </w:rPrChange>
        </w:rPr>
        <w:t xml:space="preserve"> и </w:t>
      </w:r>
      <w:r>
        <w:rPr>
          <w:lang w:val="en-US"/>
        </w:rPr>
        <w:t>Stop</w:t>
      </w:r>
      <w:r w:rsidRPr="00277077">
        <w:rPr>
          <w:rPrChange w:id="228" w:author="User" w:date="2026-09-21T15:39:00Z">
            <w:rPr>
              <w:lang w:val="en-US"/>
            </w:rPr>
          </w:rPrChange>
        </w:rPr>
        <w:t>.</w:t>
      </w:r>
    </w:p>
    <w:p w14:paraId="7E40F0F0" w14:textId="77777777" w:rsidR="00790821" w:rsidRPr="00E44A31" w:rsidRDefault="000C5809" w:rsidP="002A2DF7">
      <w:pPr>
        <w:pStyle w:val="11"/>
        <w:ind w:firstLine="0"/>
        <w:jc w:val="center"/>
      </w:pPr>
      <w:bookmarkStart w:id="229" w:name="_Toc240898815"/>
      <w:r>
        <w:lastRenderedPageBreak/>
        <w:t>3 Порядок работы с СПО СТТ и ВКУ</w:t>
      </w:r>
      <w:bookmarkEnd w:id="229"/>
    </w:p>
    <w:p w14:paraId="1C683002" w14:textId="77777777" w:rsidR="001F269F" w:rsidRDefault="00071D62" w:rsidP="00D6743C">
      <w:r w:rsidRPr="00277077">
        <w:rPr>
          <w:rPrChange w:id="230" w:author="User" w:date="2026-09-21T15:39:00Z">
            <w:rPr>
              <w:lang w:val="en-US"/>
            </w:rPr>
          </w:rPrChange>
        </w:rPr>
        <w:t>1) Проверить питание и сетевую доступность компьютеров, измерительных приборов, каталогов проекта и записи.</w:t>
      </w:r>
    </w:p>
    <w:p w14:paraId="64068A47" w14:textId="77777777" w:rsidR="001F269F" w:rsidRDefault="00071D62" w:rsidP="00D6743C">
      <w:r w:rsidRPr="00277077">
        <w:rPr>
          <w:rPrChange w:id="231" w:author="User" w:date="2026-09-21T15:39:00Z">
            <w:rPr>
              <w:lang w:val="en-US"/>
            </w:rPr>
          </w:rPrChange>
        </w:rPr>
        <w:t xml:space="preserve">2) Убедиться, что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232" w:author="User" w:date="2026-09-21T15:39:00Z">
            <w:rPr>
              <w:lang w:val="en-US"/>
            </w:rPr>
          </w:rPrChange>
        </w:rPr>
        <w:t xml:space="preserve"> запущен на тех КИП, где нужны дистанционный запуск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33" w:author="User" w:date="2026-09-21T15:39:00Z">
            <w:rPr>
              <w:lang w:val="en-US"/>
            </w:rPr>
          </w:rPrChange>
        </w:rPr>
        <w:t xml:space="preserve"> или выключение ОС.</w:t>
      </w:r>
    </w:p>
    <w:p w14:paraId="69F39F8E" w14:textId="77777777" w:rsidR="001F269F" w:rsidRDefault="00071D62" w:rsidP="00D6743C">
      <w:r w:rsidRPr="00277077">
        <w:rPr>
          <w:rPrChange w:id="234" w:author="User" w:date="2026-09-21T15:39:00Z">
            <w:rPr>
              <w:lang w:val="en-US"/>
            </w:rPr>
          </w:rPrChange>
        </w:rPr>
        <w:t xml:space="preserve">3) Запустить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235" w:author="User" w:date="2026-09-21T15:39:00Z">
            <w:rPr>
              <w:lang w:val="en-US"/>
            </w:rPr>
          </w:rPrChange>
        </w:rPr>
        <w:t xml:space="preserve">, включить его </w:t>
      </w:r>
      <w:r>
        <w:rPr>
          <w:lang w:val="en-US"/>
        </w:rPr>
        <w:t>HTTP</w:t>
      </w:r>
      <w:r w:rsidRPr="00277077">
        <w:rPr>
          <w:rPrChange w:id="236" w:author="User" w:date="2026-09-21T15:39:00Z">
            <w:rPr>
              <w:lang w:val="en-US"/>
            </w:rPr>
          </w:rPrChange>
        </w:rPr>
        <w:t>-сервис и проверить перечень управляемых компьютеров.</w:t>
      </w:r>
    </w:p>
    <w:p w14:paraId="423CFBA7" w14:textId="77777777" w:rsidR="001F269F" w:rsidRDefault="00071D62" w:rsidP="00D6743C">
      <w:r w:rsidRPr="00277077">
        <w:rPr>
          <w:rPrChange w:id="237" w:author="User" w:date="2026-09-21T15:39:00Z">
            <w:rPr>
              <w:lang w:val="en-US"/>
            </w:rPr>
          </w:rPrChange>
        </w:rPr>
        <w:t xml:space="preserve">4) Запустить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38" w:author="User" w:date="2026-09-21T15:39:00Z">
            <w:rPr>
              <w:lang w:val="en-US"/>
            </w:rPr>
          </w:rPrChange>
        </w:rPr>
        <w:t xml:space="preserve"> локально либо командой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239" w:author="User" w:date="2026-09-21T15:39:00Z">
            <w:rPr>
              <w:lang w:val="en-US"/>
            </w:rPr>
          </w:rPrChange>
        </w:rPr>
        <w:t xml:space="preserve"> через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240" w:author="User" w:date="2026-09-21T15:39:00Z">
            <w:rPr>
              <w:lang w:val="en-US"/>
            </w:rPr>
          </w:rPrChange>
        </w:rPr>
        <w:t xml:space="preserve">; дождаться регистрации и первого </w:t>
      </w:r>
      <w:r>
        <w:rPr>
          <w:lang w:val="en-US"/>
        </w:rPr>
        <w:t>heartbeat</w:t>
      </w:r>
      <w:r w:rsidRPr="00277077">
        <w:rPr>
          <w:rPrChange w:id="241" w:author="User" w:date="2026-09-21T15:39:00Z">
            <w:rPr>
              <w:lang w:val="en-US"/>
            </w:rPr>
          </w:rPrChange>
        </w:rPr>
        <w:t>.</w:t>
      </w:r>
    </w:p>
    <w:p w14:paraId="388F132E" w14:textId="77777777" w:rsidR="001F269F" w:rsidRDefault="00071D62" w:rsidP="00D6743C">
      <w:r w:rsidRPr="00277077">
        <w:rPr>
          <w:rPrChange w:id="242" w:author="User" w:date="2026-09-21T15:39:00Z">
            <w:rPr>
              <w:lang w:val="en-US"/>
            </w:rPr>
          </w:rPrChange>
        </w:rPr>
        <w:t xml:space="preserve">5) В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43" w:author="User" w:date="2026-09-21T15:39:00Z">
            <w:rPr>
              <w:lang w:val="en-US"/>
            </w:rPr>
          </w:rPrChange>
        </w:rPr>
        <w:t xml:space="preserve"> выбрать проект СТТ или ВКУ, проверить состав приборов, каналов, тегов, ГХ, частоту опроса, периоды записи и формы отображения.</w:t>
      </w:r>
    </w:p>
    <w:p w14:paraId="63DF998F" w14:textId="77777777" w:rsidR="001F269F" w:rsidRDefault="00071D62" w:rsidP="00D6743C">
      <w:r w:rsidRPr="00277077">
        <w:rPr>
          <w:rPrChange w:id="244" w:author="User" w:date="2026-09-21T15:39:00Z">
            <w:rPr>
              <w:lang w:val="en-US"/>
            </w:rPr>
          </w:rPrChange>
        </w:rPr>
        <w:t xml:space="preserve">6) Перевести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45" w:author="User" w:date="2026-09-21T15:39:00Z">
            <w:rPr>
              <w:lang w:val="en-US"/>
            </w:rPr>
          </w:rPrChange>
        </w:rPr>
        <w:t xml:space="preserve"> в </w:t>
      </w:r>
      <w:r>
        <w:rPr>
          <w:lang w:val="en-US"/>
        </w:rPr>
        <w:t>Preview</w:t>
      </w:r>
      <w:r w:rsidRPr="00277077">
        <w:rPr>
          <w:rPrChange w:id="246" w:author="User" w:date="2026-09-21T15:39:00Z">
            <w:rPr>
              <w:lang w:val="en-US"/>
            </w:rPr>
          </w:rPrChange>
        </w:rPr>
        <w:t>. Проверить связь с приборами, текущие значения, единицы, диапазоны, уставки, тренды и диагностику.</w:t>
      </w:r>
    </w:p>
    <w:p w14:paraId="1412F897" w14:textId="77777777" w:rsidR="001F269F" w:rsidRDefault="00071D62" w:rsidP="00D6743C">
      <w:r w:rsidRPr="00277077">
        <w:rPr>
          <w:rPrChange w:id="247" w:author="User" w:date="2026-09-21T15:39:00Z">
            <w:rPr>
              <w:lang w:val="en-US"/>
            </w:rPr>
          </w:rPrChange>
        </w:rPr>
        <w:t xml:space="preserve">7) Перевести нужные экземпляры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48" w:author="User" w:date="2026-09-21T15:39:00Z">
            <w:rPr>
              <w:lang w:val="en-US"/>
            </w:rPr>
          </w:rPrChange>
        </w:rPr>
        <w:t xml:space="preserve"> в </w:t>
      </w:r>
      <w:r>
        <w:rPr>
          <w:lang w:val="en-US"/>
        </w:rPr>
        <w:t>Record</w:t>
      </w:r>
      <w:r w:rsidRPr="00277077">
        <w:rPr>
          <w:rPrChange w:id="249" w:author="User" w:date="2026-09-21T15:39:00Z">
            <w:rPr>
              <w:lang w:val="en-US"/>
            </w:rPr>
          </w:rPrChange>
        </w:rPr>
        <w:t xml:space="preserve"> локально или групповой командой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250" w:author="User" w:date="2026-09-21T15:39:00Z">
            <w:rPr>
              <w:lang w:val="en-US"/>
            </w:rPr>
          </w:rPrChange>
        </w:rPr>
        <w:t>; убедиться в создании сеансов записи.</w:t>
      </w:r>
    </w:p>
    <w:p w14:paraId="36D77313" w14:textId="77777777" w:rsidR="001F269F" w:rsidRDefault="00071D62" w:rsidP="00D6743C">
      <w:r w:rsidRPr="00277077">
        <w:rPr>
          <w:rPrChange w:id="251" w:author="User" w:date="2026-09-21T15:39:00Z">
            <w:rPr>
              <w:lang w:val="en-US"/>
            </w:rPr>
          </w:rPrChange>
        </w:rPr>
        <w:t xml:space="preserve">8) По завершении измерения подать </w:t>
      </w:r>
      <w:r>
        <w:rPr>
          <w:lang w:val="en-US"/>
        </w:rPr>
        <w:t>Stop</w:t>
      </w:r>
      <w:r w:rsidRPr="00277077">
        <w:rPr>
          <w:rPrChange w:id="252" w:author="User" w:date="2026-09-21T15:39:00Z">
            <w:rPr>
              <w:lang w:val="en-US"/>
            </w:rPr>
          </w:rPrChange>
        </w:rPr>
        <w:t xml:space="preserve">, дождаться закрытия файлов и получения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253" w:author="User" w:date="2026-09-21T15:39:00Z">
            <w:rPr>
              <w:lang w:val="en-US"/>
            </w:rPr>
          </w:rPrChange>
        </w:rPr>
        <w:t xml:space="preserve"> событий завершения.</w:t>
      </w:r>
    </w:p>
    <w:p w14:paraId="02667EEA" w14:textId="77777777" w:rsidR="001F269F" w:rsidRDefault="00071D62" w:rsidP="00D6743C">
      <w:r w:rsidRPr="00277077">
        <w:rPr>
          <w:rPrChange w:id="254" w:author="User" w:date="2026-09-21T15:39:00Z">
            <w:rPr>
              <w:lang w:val="en-US"/>
            </w:rPr>
          </w:rPrChange>
        </w:rPr>
        <w:t>9) Проверить файлы, записи БД и наличие данных для экспорта и постобработки.</w:t>
      </w:r>
    </w:p>
    <w:p w14:paraId="311F96C6" w14:textId="77777777" w:rsidR="001F269F" w:rsidRDefault="00071D62" w:rsidP="00D6743C">
      <w:r w:rsidRPr="00277077">
        <w:rPr>
          <w:rPrChange w:id="255" w:author="User" w:date="2026-09-21T15:39:00Z">
            <w:rPr>
              <w:lang w:val="en-US"/>
            </w:rPr>
          </w:rPrChange>
        </w:rPr>
        <w:t xml:space="preserve">Команда </w:t>
      </w:r>
      <w:r>
        <w:rPr>
          <w:lang w:val="en-US"/>
        </w:rPr>
        <w:t>Stop</w:t>
      </w:r>
      <w:r w:rsidRPr="00277077">
        <w:rPr>
          <w:rPrChange w:id="256" w:author="User" w:date="2026-09-21T15:39:00Z">
            <w:rPr>
              <w:lang w:val="en-US"/>
            </w:rPr>
          </w:rPrChange>
        </w:rPr>
        <w:t xml:space="preserve"> останавливает измерительный цикл и закрывает текущую запись, но не завершает процесс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57" w:author="User" w:date="2026-09-21T15:39:00Z">
            <w:rPr>
              <w:lang w:val="en-US"/>
            </w:rPr>
          </w:rPrChange>
        </w:rPr>
        <w:t xml:space="preserve">, не завершает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258" w:author="User" w:date="2026-09-21T15:39:00Z">
            <w:rPr>
              <w:lang w:val="en-US"/>
            </w:rPr>
          </w:rPrChange>
        </w:rPr>
        <w:t xml:space="preserve"> и не выключает компьютер. Закрытие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59" w:author="User" w:date="2026-09-21T15:39:00Z">
            <w:rPr>
              <w:lang w:val="en-US"/>
            </w:rPr>
          </w:rPrChange>
        </w:rPr>
        <w:t xml:space="preserve"> и выключение ОС являются отдельными действиями и допускаются только после </w:t>
      </w:r>
      <w:r>
        <w:rPr>
          <w:lang w:val="en-US"/>
        </w:rPr>
        <w:t>Stop</w:t>
      </w:r>
      <w:r w:rsidRPr="00277077">
        <w:rPr>
          <w:rPrChange w:id="260" w:author="User" w:date="2026-09-21T15:39:00Z">
            <w:rPr>
              <w:lang w:val="en-US"/>
            </w:rPr>
          </w:rPrChange>
        </w:rPr>
        <w:t>.</w:t>
      </w:r>
    </w:p>
    <w:p w14:paraId="23E7F383" w14:textId="77777777" w:rsidR="00790821" w:rsidRPr="00E44A31" w:rsidRDefault="000C5809" w:rsidP="002A2DF7">
      <w:pPr>
        <w:pStyle w:val="11"/>
        <w:ind w:firstLine="0"/>
        <w:jc w:val="center"/>
      </w:pPr>
      <w:bookmarkStart w:id="261" w:name="_Toc240898816"/>
      <w:r>
        <w:lastRenderedPageBreak/>
        <w:t>4 Описание, запуск и настройка модулей СПО</w:t>
      </w:r>
      <w:bookmarkEnd w:id="261"/>
    </w:p>
    <w:p w14:paraId="1475C14F" w14:textId="77777777" w:rsidR="00CF7F83" w:rsidRPr="00341429" w:rsidRDefault="006C27AD" w:rsidP="006C27AD">
      <w:pPr>
        <w:pStyle w:val="af3"/>
        <w:outlineLvl w:val="1"/>
      </w:pPr>
      <w:bookmarkStart w:id="262" w:name="_Toc240898817"/>
      <w:r>
        <w:t xml:space="preserve">4.1 Модуль </w:t>
      </w:r>
      <w:proofErr w:type="spellStart"/>
      <w:r>
        <w:t>Rlnx</w:t>
      </w:r>
      <w:bookmarkEnd w:id="262"/>
      <w:proofErr w:type="spellEnd"/>
    </w:p>
    <w:p w14:paraId="0485A994" w14:textId="77777777" w:rsidR="001F269F" w:rsidRDefault="00071D62" w:rsidP="00D6743C">
      <w:r w:rsidRPr="00277077">
        <w:rPr>
          <w:rPrChange w:id="263" w:author="User" w:date="2026-09-21T15:39:00Z">
            <w:rPr>
              <w:lang w:val="en-US"/>
            </w:rPr>
          </w:rPrChange>
        </w:rPr>
        <w:t>Перед запуском измерений оператор выбирает измерительный проект и проверяет цепочку обработки: источник данных — аппаратный канал — аппаратная ГХ — тег — пользовательская ГХ и расчётные оценки — отображение и запись.</w:t>
      </w:r>
    </w:p>
    <w:p w14:paraId="16C736E2" w14:textId="77777777" w:rsidR="001F269F" w:rsidRDefault="00071D62" w:rsidP="00D6743C">
      <w:r w:rsidRPr="00277077">
        <w:rPr>
          <w:rPrChange w:id="264" w:author="User" w:date="2026-09-21T15:39:00Z">
            <w:rPr>
              <w:lang w:val="en-US"/>
            </w:rPr>
          </w:rPrChange>
        </w:rPr>
        <w:t xml:space="preserve">Режим </w:t>
      </w:r>
      <w:r>
        <w:rPr>
          <w:lang w:val="en-US"/>
        </w:rPr>
        <w:t>Stop</w:t>
      </w:r>
      <w:r w:rsidRPr="00277077">
        <w:rPr>
          <w:rPrChange w:id="265" w:author="User" w:date="2026-09-21T15:39:00Z">
            <w:rPr>
              <w:lang w:val="en-US"/>
            </w:rPr>
          </w:rPrChange>
        </w:rPr>
        <w:t xml:space="preserve"> используется для изменения аппаратной конфигурации. В </w:t>
      </w:r>
      <w:r>
        <w:rPr>
          <w:lang w:val="en-US"/>
        </w:rPr>
        <w:t>Preview</w:t>
      </w:r>
      <w:r w:rsidRPr="00277077">
        <w:rPr>
          <w:rPrChange w:id="266" w:author="User" w:date="2026-09-21T15:39:00Z">
            <w:rPr>
              <w:lang w:val="en-US"/>
            </w:rPr>
          </w:rPrChange>
        </w:rPr>
        <w:t xml:space="preserve"> выполняются подключение к источникам, проверка связи и оперативное отображение без основной файловой записи. В </w:t>
      </w:r>
      <w:r>
        <w:rPr>
          <w:lang w:val="en-US"/>
        </w:rPr>
        <w:t>Record</w:t>
      </w:r>
      <w:r w:rsidRPr="00277077">
        <w:rPr>
          <w:rPrChange w:id="267" w:author="User" w:date="2026-09-21T15:39:00Z">
            <w:rPr>
              <w:lang w:val="en-US"/>
            </w:rPr>
          </w:rPrChange>
        </w:rPr>
        <w:t xml:space="preserve"> открывается новый сеанс, данные записываются в каталог, а выбранные оценки могут дополнительно передаваться в </w:t>
      </w:r>
      <w:r>
        <w:rPr>
          <w:lang w:val="en-US"/>
        </w:rPr>
        <w:t>SQL</w:t>
      </w:r>
      <w:r w:rsidRPr="00277077">
        <w:rPr>
          <w:rPrChange w:id="268" w:author="User" w:date="2026-09-21T15:39:00Z">
            <w:rPr>
              <w:lang w:val="en-US"/>
            </w:rPr>
          </w:rPrChange>
        </w:rPr>
        <w:t xml:space="preserve"> БД.</w:t>
      </w:r>
    </w:p>
    <w:p w14:paraId="739144B4" w14:textId="77777777" w:rsidR="00CF7F83" w:rsidRPr="00341429" w:rsidRDefault="006C27AD" w:rsidP="006C27AD">
      <w:pPr>
        <w:pStyle w:val="af3"/>
        <w:outlineLvl w:val="1"/>
      </w:pPr>
      <w:bookmarkStart w:id="269" w:name="_Toc240898818"/>
      <w:r>
        <w:t>4.1.1 Работа в конфигурации СТТ</w:t>
      </w:r>
      <w:bookmarkEnd w:id="269"/>
    </w:p>
    <w:p w14:paraId="2705ADF8" w14:textId="77777777" w:rsidR="00CF7F83" w:rsidRDefault="001373A4" w:rsidP="00335D55">
      <w:pPr>
        <w:pStyle w:val="a3"/>
      </w:pPr>
      <w:r>
        <w:rPr>
          <w:rPrChange w:id="270" w:author="SkripnikAA" w:date="2026-09-21T12:50:00Z">
            <w:rPr>
              <w:lang w:val="en-US"/>
            </w:rPr>
          </w:rPrChange>
        </w:rPr>
        <w:t>Задать типы первичных преобразователей, диапазоны, единицы, ГХ, частоты опроса от 1 до 200 Гц в пределах возможностей прибора и периоды записи по группам точек.</w:t>
      </w:r>
    </w:p>
    <w:p w14:paraId="1FEFD13F" w14:textId="77777777" w:rsidR="00CF7F83" w:rsidRDefault="001373A4" w:rsidP="00335D55">
      <w:pPr>
        <w:pStyle w:val="a3"/>
      </w:pPr>
      <w:r>
        <w:rPr>
          <w:rPrChange w:id="271" w:author="SkripnikAA" w:date="2026-09-21T12:50:00Z">
            <w:rPr>
              <w:lang w:val="en-US"/>
            </w:rPr>
          </w:rPrChange>
        </w:rPr>
        <w:t>Настроить мнемосхемы, оперативные и исторические тренды, индивидуальные и групповые уставки, а также индикацию отказов каналов и линий связи.</w:t>
      </w:r>
    </w:p>
    <w:p w14:paraId="4E3B22AC" w14:textId="77777777" w:rsidR="00CF7F83" w:rsidRDefault="001373A4" w:rsidP="00335D55">
      <w:pPr>
        <w:pStyle w:val="a3"/>
      </w:pPr>
      <w:r>
        <w:rPr>
          <w:rPrChange w:id="272" w:author="SkripnikAA" w:date="2026-09-21T12:50:00Z">
            <w:rPr>
              <w:lang w:val="en-US"/>
            </w:rPr>
          </w:rPrChange>
        </w:rPr>
        <w:t xml:space="preserve">Для оценки НДС включить в проект расчётные каналы пересчёта деформаций в напряжения для принятой схемы </w:t>
      </w:r>
      <w:proofErr w:type="spellStart"/>
      <w:r>
        <w:rPr>
          <w:rPrChange w:id="273" w:author="SkripnikAA" w:date="2026-09-21T12:50:00Z">
            <w:rPr>
              <w:lang w:val="en-US"/>
            </w:rPr>
          </w:rPrChange>
        </w:rPr>
        <w:t>тензорозетки</w:t>
      </w:r>
      <w:proofErr w:type="spellEnd"/>
      <w:r>
        <w:rPr>
          <w:rPrChange w:id="274" w:author="SkripnikAA" w:date="2026-09-21T12:50:00Z">
            <w:rPr>
              <w:lang w:val="en-US"/>
            </w:rPr>
          </w:rPrChange>
        </w:rPr>
        <w:t>. Формулы, поправки и критерии достоверности задаются в утверждённой конфигурации системы.</w:t>
      </w:r>
    </w:p>
    <w:p w14:paraId="4DADF095" w14:textId="77777777" w:rsidR="00CF7F83" w:rsidRPr="00341429" w:rsidRDefault="006C27AD" w:rsidP="006C27AD">
      <w:pPr>
        <w:pStyle w:val="af3"/>
        <w:outlineLvl w:val="1"/>
      </w:pPr>
      <w:bookmarkStart w:id="275" w:name="_Toc240898819"/>
      <w:r>
        <w:t>4.1.2 Работа в конфигурации ВКУ</w:t>
      </w:r>
      <w:bookmarkEnd w:id="275"/>
    </w:p>
    <w:p w14:paraId="24F364A3" w14:textId="77777777" w:rsidR="00CF7F83" w:rsidRDefault="001373A4" w:rsidP="00335D55">
      <w:pPr>
        <w:pStyle w:val="a3"/>
      </w:pPr>
      <w:r>
        <w:rPr>
          <w:rPrChange w:id="276" w:author="SkripnikAA" w:date="2026-09-21T12:50:00Z">
            <w:rPr>
              <w:lang w:val="en-US"/>
            </w:rPr>
          </w:rPrChange>
        </w:rPr>
        <w:t xml:space="preserve">Задать каналы </w:t>
      </w:r>
      <w:proofErr w:type="spellStart"/>
      <w:r>
        <w:rPr>
          <w:rPrChange w:id="277" w:author="SkripnikAA" w:date="2026-09-21T12:50:00Z">
            <w:rPr>
              <w:lang w:val="en-US"/>
            </w:rPr>
          </w:rPrChange>
        </w:rPr>
        <w:t>виброускорения</w:t>
      </w:r>
      <w:proofErr w:type="spellEnd"/>
      <w:r>
        <w:rPr>
          <w:rPrChange w:id="278" w:author="SkripnikAA" w:date="2026-09-21T12:50:00Z">
            <w:rPr>
              <w:lang w:val="en-US"/>
            </w:rPr>
          </w:rPrChange>
        </w:rPr>
        <w:t>, частоту дискретизации, диапазоны и формат записи сырого сигнала.</w:t>
      </w:r>
    </w:p>
    <w:p w14:paraId="28689942" w14:textId="77777777" w:rsidR="00CF7F83" w:rsidRDefault="001373A4" w:rsidP="00335D55">
      <w:pPr>
        <w:pStyle w:val="a3"/>
      </w:pPr>
      <w:r>
        <w:rPr>
          <w:rPrChange w:id="279" w:author="SkripnikAA" w:date="2026-09-21T12:50:00Z">
            <w:rPr>
              <w:lang w:val="en-US"/>
            </w:rPr>
          </w:rPrChange>
        </w:rPr>
        <w:t>Настроить ФНЧ, ФВЧ и полосовую фильтрацию, однократное или двукратное интегрирование, размер БПФ и частотное разрешение.</w:t>
      </w:r>
    </w:p>
    <w:p w14:paraId="4FCC3CDC" w14:textId="77777777" w:rsidR="00CF7F83" w:rsidRDefault="001373A4" w:rsidP="00335D55">
      <w:pPr>
        <w:pStyle w:val="a3"/>
      </w:pPr>
      <w:r>
        <w:rPr>
          <w:rPrChange w:id="280" w:author="SkripnikAA" w:date="2026-09-21T12:50:00Z">
            <w:rPr>
              <w:lang w:val="en-US"/>
            </w:rPr>
          </w:rPrChange>
        </w:rPr>
        <w:t xml:space="preserve">Включить требуемые оценки: СКЗ, размах, пик-фактор, коэффициент эксцесса, </w:t>
      </w:r>
      <w:proofErr w:type="spellStart"/>
      <w:r>
        <w:rPr>
          <w:rPrChange w:id="281" w:author="SkripnikAA" w:date="2026-09-21T12:50:00Z">
            <w:rPr>
              <w:lang w:val="en-US"/>
            </w:rPr>
          </w:rPrChange>
        </w:rPr>
        <w:t>автоспектры</w:t>
      </w:r>
      <w:proofErr w:type="spellEnd"/>
      <w:r>
        <w:rPr>
          <w:rPrChange w:id="282" w:author="SkripnikAA" w:date="2026-09-21T12:50:00Z">
            <w:rPr>
              <w:lang w:val="en-US"/>
            </w:rPr>
          </w:rPrChange>
        </w:rPr>
        <w:t xml:space="preserve">, полосовые спектры, гармоники и </w:t>
      </w:r>
      <w:proofErr w:type="spellStart"/>
      <w:r>
        <w:rPr>
          <w:rPrChange w:id="283" w:author="SkripnikAA" w:date="2026-09-21T12:50:00Z">
            <w:rPr>
              <w:lang w:val="en-US"/>
            </w:rPr>
          </w:rPrChange>
        </w:rPr>
        <w:t>субгармоники</w:t>
      </w:r>
      <w:proofErr w:type="spellEnd"/>
      <w:r>
        <w:rPr>
          <w:rPrChange w:id="284" w:author="SkripnikAA" w:date="2026-09-21T12:50:00Z">
            <w:rPr>
              <w:lang w:val="en-US"/>
            </w:rPr>
          </w:rPrChange>
        </w:rPr>
        <w:t xml:space="preserve"> с амплитудами ускорения, скорости или перемещения.</w:t>
      </w:r>
    </w:p>
    <w:p w14:paraId="6947B37D" w14:textId="77777777" w:rsidR="00CF7F83" w:rsidRDefault="001373A4" w:rsidP="00335D55">
      <w:pPr>
        <w:pStyle w:val="a3"/>
      </w:pPr>
      <w:r>
        <w:rPr>
          <w:rPrChange w:id="285" w:author="SkripnikAA" w:date="2026-09-21T12:50:00Z">
            <w:rPr>
              <w:lang w:val="en-US"/>
            </w:rPr>
          </w:rPrChange>
        </w:rPr>
        <w:t xml:space="preserve">Настроить тренды </w:t>
      </w:r>
      <w:proofErr w:type="spellStart"/>
      <w:r>
        <w:rPr>
          <w:rPrChange w:id="286" w:author="SkripnikAA" w:date="2026-09-21T12:50:00Z">
            <w:rPr>
              <w:lang w:val="en-US"/>
            </w:rPr>
          </w:rPrChange>
        </w:rPr>
        <w:t>виброускорения</w:t>
      </w:r>
      <w:proofErr w:type="spellEnd"/>
      <w:r>
        <w:rPr>
          <w:rPrChange w:id="287" w:author="SkripnikAA" w:date="2026-09-21T12:50:00Z">
            <w:rPr>
              <w:lang w:val="en-US"/>
            </w:rPr>
          </w:rPrChange>
        </w:rPr>
        <w:t xml:space="preserve">, виброскорости и </w:t>
      </w:r>
      <w:proofErr w:type="spellStart"/>
      <w:r>
        <w:rPr>
          <w:rPrChange w:id="288" w:author="SkripnikAA" w:date="2026-09-21T12:50:00Z">
            <w:rPr>
              <w:lang w:val="en-US"/>
            </w:rPr>
          </w:rPrChange>
        </w:rPr>
        <w:t>виброперемещения</w:t>
      </w:r>
      <w:proofErr w:type="spellEnd"/>
      <w:r>
        <w:rPr>
          <w:rPrChange w:id="289" w:author="SkripnikAA" w:date="2026-09-21T12:50:00Z">
            <w:rPr>
              <w:lang w:val="en-US"/>
            </w:rPr>
          </w:rPrChange>
        </w:rPr>
        <w:t xml:space="preserve"> для сравнения режимов и наработки.</w:t>
      </w:r>
    </w:p>
    <w:p w14:paraId="7EBDAE01" w14:textId="77777777" w:rsidR="00CF7F83" w:rsidRPr="00341429" w:rsidRDefault="006C27AD" w:rsidP="006C27AD">
      <w:pPr>
        <w:pStyle w:val="af3"/>
        <w:outlineLvl w:val="1"/>
      </w:pPr>
      <w:bookmarkStart w:id="290" w:name="_Toc240898820"/>
      <w:r>
        <w:t>4.1.3 Архив, БД и выгрузка</w:t>
      </w:r>
      <w:bookmarkEnd w:id="290"/>
    </w:p>
    <w:p w14:paraId="4DC95645" w14:textId="77777777" w:rsidR="001F269F" w:rsidRDefault="00071D62" w:rsidP="00D6743C">
      <w:r w:rsidRPr="00277077">
        <w:rPr>
          <w:rPrChange w:id="291" w:author="User" w:date="2026-09-21T15:39:00Z">
            <w:rPr>
              <w:lang w:val="en-US"/>
            </w:rPr>
          </w:rPrChange>
        </w:rPr>
        <w:t xml:space="preserve">Файловая запись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92" w:author="User" w:date="2026-09-21T15:39:00Z">
            <w:rPr>
              <w:lang w:val="en-US"/>
            </w:rPr>
          </w:rPrChange>
        </w:rPr>
        <w:t xml:space="preserve"> является основным архивом сырых измерительных данных. </w:t>
      </w:r>
      <w:r>
        <w:rPr>
          <w:lang w:val="en-US"/>
        </w:rPr>
        <w:t>SQL</w:t>
      </w:r>
      <w:r w:rsidRPr="00277077">
        <w:rPr>
          <w:rPrChange w:id="293" w:author="User" w:date="2026-09-21T15:39:00Z">
            <w:rPr>
              <w:lang w:val="en-US"/>
            </w:rPr>
          </w:rPrChange>
        </w:rPr>
        <w:t xml:space="preserve"> БД хранит выбранные оценки и метаданные и не заменяет файловую </w:t>
      </w:r>
      <w:r w:rsidRPr="00277077">
        <w:rPr>
          <w:rPrChange w:id="294" w:author="User" w:date="2026-09-21T15:39:00Z">
            <w:rPr>
              <w:lang w:val="en-US"/>
            </w:rPr>
          </w:rPrChange>
        </w:rPr>
        <w:lastRenderedPageBreak/>
        <w:t>запись. Однократно заданные в проекте имена, ГХ, расчёты, уставки и формы используются при последующих запусках и постобработке.</w:t>
      </w:r>
    </w:p>
    <w:p w14:paraId="3FFF8349" w14:textId="77777777" w:rsidR="001F269F" w:rsidRDefault="00071D62" w:rsidP="00D6743C">
      <w:r w:rsidRPr="00277077">
        <w:rPr>
          <w:rPrChange w:id="295" w:author="User" w:date="2026-09-21T15:39:00Z">
            <w:rPr>
              <w:lang w:val="en-US"/>
            </w:rPr>
          </w:rPrChange>
        </w:rPr>
        <w:t xml:space="preserve">Выгрузка для внешней обработки выполняется средствами проекта или сопутствующими утилитами в текстовый или табличный формат. Для требуемого ТЗ представления формируются колонка дискретного времени и колонка физической величины. Тип файла — </w:t>
      </w:r>
      <w:r>
        <w:rPr>
          <w:lang w:val="en-US"/>
        </w:rPr>
        <w:t>TXT</w:t>
      </w:r>
      <w:r w:rsidRPr="00277077">
        <w:rPr>
          <w:rPrChange w:id="296" w:author="User" w:date="2026-09-21T15:39:00Z">
            <w:rPr>
              <w:lang w:val="en-US"/>
            </w:rPr>
          </w:rPrChange>
        </w:rPr>
        <w:t xml:space="preserve"> или </w:t>
      </w:r>
      <w:r>
        <w:rPr>
          <w:lang w:val="en-US"/>
        </w:rPr>
        <w:t>XLSX</w:t>
      </w:r>
      <w:r w:rsidRPr="00277077">
        <w:rPr>
          <w:rPrChange w:id="297" w:author="User" w:date="2026-09-21T15:39:00Z">
            <w:rPr>
              <w:lang w:val="en-US"/>
            </w:rPr>
          </w:rPrChange>
        </w:rPr>
        <w:t xml:space="preserve"> — выбирается в соответствии с задачей и конфигурацией системы.</w:t>
      </w:r>
    </w:p>
    <w:p w14:paraId="2BEA2C61" w14:textId="77777777" w:rsidR="00CF7F83" w:rsidRPr="00341429" w:rsidRDefault="006C27AD" w:rsidP="006C27AD">
      <w:pPr>
        <w:pStyle w:val="af3"/>
        <w:outlineLvl w:val="1"/>
      </w:pPr>
      <w:bookmarkStart w:id="298" w:name="_Toc240898821"/>
      <w:r>
        <w:t xml:space="preserve">4.1.4 Настройка </w:t>
      </w:r>
      <w:proofErr w:type="spellStart"/>
      <w:r>
        <w:t>RecorderLnx</w:t>
      </w:r>
      <w:bookmarkEnd w:id="298"/>
      <w:proofErr w:type="spellEnd"/>
    </w:p>
    <w:p w14:paraId="51B55F3A" w14:textId="77777777" w:rsidR="001F269F" w:rsidRDefault="00071D62" w:rsidP="00D6743C">
      <w:r>
        <w:rPr>
          <w:rPrChange w:id="299" w:author="User" w:date="2026-09-21T15:39:00Z">
            <w:rPr>
              <w:lang w:val="en-US"/>
            </w:rPr>
          </w:rPrChange>
        </w:rPr>
        <w:t xml:space="preserve">Настройка </w:t>
      </w:r>
      <w:proofErr w:type="spellStart"/>
      <w:r>
        <w:rPr>
          <w:rPrChange w:id="300" w:author="User" w:date="2026-09-21T15:39:00Z">
            <w:rPr>
              <w:lang w:val="en-US"/>
            </w:rPr>
          </w:rPrChange>
        </w:rPr>
        <w:t>Rlnx</w:t>
      </w:r>
      <w:proofErr w:type="spellEnd"/>
      <w:r>
        <w:rPr>
          <w:rPrChange w:id="301" w:author="User" w:date="2026-09-21T15:39:00Z">
            <w:rPr>
              <w:lang w:val="en-US"/>
            </w:rPr>
          </w:rPrChange>
        </w:rPr>
        <w:t xml:space="preserve"> выполняется в режиме Stop. Оператор задаёт рабочие каталоги, параметры обновления данных, правила файловой записи, параметры SQL БД, подключение к </w:t>
      </w:r>
      <w:proofErr w:type="spellStart"/>
      <w:r>
        <w:rPr>
          <w:rPrChange w:id="302" w:author="User" w:date="2026-09-21T15:39:00Z">
            <w:rPr>
              <w:lang w:val="en-US"/>
            </w:rPr>
          </w:rPrChange>
        </w:rPr>
        <w:t>RCPanel</w:t>
      </w:r>
      <w:proofErr w:type="spellEnd"/>
      <w:r>
        <w:rPr>
          <w:rPrChange w:id="303" w:author="User" w:date="2026-09-21T15:39:00Z">
            <w:rPr>
              <w:lang w:val="en-US"/>
            </w:rPr>
          </w:rPrChange>
        </w:rPr>
        <w:t xml:space="preserve"> и системное время. Изменение параметров не должно выполняться во время активной записи.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2666"/>
        <w:gridCol w:w="3969"/>
      </w:tblGrid>
      <w:tr w:rsidR="00CF7F83" w:rsidRPr="003411A0" w14:paraId="2869A8C4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361313AE" w14:textId="77777777" w:rsidR="001F269F" w:rsidRDefault="00071D62" w:rsidP="000F22D2">
            <w:pPr>
              <w:ind w:firstLine="0"/>
              <w:pPrChange w:id="304" w:author="User" w:date="2026-09-21T16:14:00Z">
                <w:pPr/>
              </w:pPrChange>
            </w:pPr>
            <w:r>
              <w:rPr>
                <w:rPrChange w:id="305" w:author="User" w:date="2026-09-21T15:39:00Z">
                  <w:rPr>
                    <w:lang w:val="en-US"/>
                  </w:rPr>
                </w:rPrChange>
              </w:rPr>
              <w:t>Группа настроек</w:t>
            </w:r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14E6CB5C" w14:textId="77777777" w:rsidR="001F269F" w:rsidRDefault="00071D62" w:rsidP="000F22D2">
            <w:pPr>
              <w:ind w:firstLine="0"/>
              <w:pPrChange w:id="306" w:author="User" w:date="2026-09-21T16:14:00Z">
                <w:pPr/>
              </w:pPrChange>
            </w:pPr>
            <w:r>
              <w:rPr>
                <w:rPrChange w:id="307" w:author="User" w:date="2026-09-21T15:39:00Z">
                  <w:rPr>
                    <w:lang w:val="en-US"/>
                  </w:rPr>
                </w:rPrChange>
              </w:rPr>
              <w:t>Что задаёт</w:t>
            </w:r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75145765" w14:textId="77777777" w:rsidR="001F269F" w:rsidRDefault="00071D62" w:rsidP="000F22D2">
            <w:pPr>
              <w:ind w:firstLine="0"/>
              <w:pPrChange w:id="308" w:author="User" w:date="2026-09-21T16:14:00Z">
                <w:pPr/>
              </w:pPrChange>
            </w:pPr>
            <w:r>
              <w:rPr>
                <w:rPrChange w:id="309" w:author="User" w:date="2026-09-21T15:39:00Z">
                  <w:rPr>
                    <w:lang w:val="en-US"/>
                  </w:rPr>
                </w:rPrChange>
              </w:rPr>
              <w:t>Влияние</w:t>
            </w:r>
          </w:p>
        </w:tc>
      </w:tr>
      <w:tr w:rsidR="00CF7F83" w:rsidRPr="003411A0" w14:paraId="074E8BCE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787C3068" w14:textId="77777777" w:rsidR="001F269F" w:rsidRDefault="00071D62" w:rsidP="000F22D2">
            <w:pPr>
              <w:ind w:firstLine="0"/>
              <w:pPrChange w:id="310" w:author="User" w:date="2026-09-21T16:14:00Z">
                <w:pPr/>
              </w:pPrChange>
            </w:pPr>
            <w:r>
              <w:rPr>
                <w:rPrChange w:id="311" w:author="User" w:date="2026-09-21T15:39:00Z">
                  <w:rPr>
                    <w:lang w:val="en-US"/>
                  </w:rPr>
                </w:rPrChange>
              </w:rPr>
              <w:t>Каталоги и файлы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4F59F161" w14:textId="77777777" w:rsidR="001F269F" w:rsidRDefault="00071D62" w:rsidP="000F22D2">
            <w:pPr>
              <w:ind w:firstLine="0"/>
              <w:pPrChange w:id="312" w:author="User" w:date="2026-09-21T16:14:00Z">
                <w:pPr/>
              </w:pPrChange>
            </w:pPr>
            <w:r>
              <w:rPr>
                <w:rPrChange w:id="313" w:author="User" w:date="2026-09-21T15:39:00Z">
                  <w:rPr>
                    <w:lang w:val="en-US"/>
                  </w:rPr>
                </w:rPrChange>
              </w:rPr>
              <w:t>Каталог проекта, каталог записи, имена и разбиение файлов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488DE9C8" w14:textId="77777777" w:rsidR="001F269F" w:rsidRDefault="00071D62" w:rsidP="000F22D2">
            <w:pPr>
              <w:ind w:firstLine="0"/>
              <w:pPrChange w:id="314" w:author="User" w:date="2026-09-21T16:14:00Z">
                <w:pPr/>
              </w:pPrChange>
            </w:pPr>
            <w:r>
              <w:rPr>
                <w:rPrChange w:id="315" w:author="User" w:date="2026-09-21T15:39:00Z">
                  <w:rPr>
                    <w:lang w:val="en-US"/>
                  </w:rPr>
                </w:rPrChange>
              </w:rPr>
              <w:t>Определяет, где хранятся конфигурация и измерительные сеансы.</w:t>
            </w:r>
          </w:p>
        </w:tc>
      </w:tr>
      <w:tr w:rsidR="00CF7F83" w:rsidRPr="003411A0" w14:paraId="451BF361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6B5611C2" w14:textId="77777777" w:rsidR="001F269F" w:rsidRDefault="00071D62" w:rsidP="000F22D2">
            <w:pPr>
              <w:ind w:firstLine="0"/>
              <w:pPrChange w:id="316" w:author="User" w:date="2026-09-21T16:14:00Z">
                <w:pPr/>
              </w:pPrChange>
            </w:pPr>
            <w:r>
              <w:rPr>
                <w:rPrChange w:id="317" w:author="User" w:date="2026-09-21T15:39:00Z">
                  <w:rPr>
                    <w:lang w:val="en-US"/>
                  </w:rPr>
                </w:rPrChange>
              </w:rPr>
              <w:t>Обновление данных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5FF43AF5" w14:textId="77777777" w:rsidR="001F269F" w:rsidRDefault="00071D62" w:rsidP="00D6743C">
            <w:r>
              <w:rPr>
                <w:rPrChange w:id="318" w:author="User" w:date="2026-09-21T15:39:00Z">
                  <w:rPr>
                    <w:lang w:val="en-US"/>
                  </w:rPr>
                </w:rPrChange>
              </w:rPr>
              <w:t>Период передачи накопленных значений в компоненты UI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3786B008" w14:textId="77777777" w:rsidR="001F269F" w:rsidRDefault="00071D62" w:rsidP="000F22D2">
            <w:pPr>
              <w:ind w:firstLine="0"/>
              <w:pPrChange w:id="319" w:author="User" w:date="2026-09-21T16:14:00Z">
                <w:pPr/>
              </w:pPrChange>
            </w:pPr>
            <w:r>
              <w:rPr>
                <w:rPrChange w:id="320" w:author="User" w:date="2026-09-21T15:39:00Z">
                  <w:rPr>
                    <w:lang w:val="en-US"/>
                  </w:rPr>
                </w:rPrChange>
              </w:rPr>
              <w:t>Влияет на отзывчивость трендов и текущих оценок, но не меняет частоту опроса прибора.</w:t>
            </w:r>
          </w:p>
        </w:tc>
      </w:tr>
      <w:tr w:rsidR="00CF7F83" w:rsidRPr="003411A0" w14:paraId="71B55681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5C54AD39" w14:textId="77777777" w:rsidR="001F269F" w:rsidRDefault="00071D62" w:rsidP="000F22D2">
            <w:pPr>
              <w:ind w:firstLine="0"/>
              <w:pPrChange w:id="321" w:author="User" w:date="2026-09-21T16:14:00Z">
                <w:pPr/>
              </w:pPrChange>
            </w:pPr>
            <w:r>
              <w:rPr>
                <w:rPrChange w:id="322" w:author="User" w:date="2026-09-21T15:39:00Z">
                  <w:rPr>
                    <w:lang w:val="en-US"/>
                  </w:rPr>
                </w:rPrChange>
              </w:rPr>
              <w:t>Сохранение конфигурации с данными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37864D82" w14:textId="77777777" w:rsidR="001F269F" w:rsidRDefault="00071D62" w:rsidP="000F22D2">
            <w:pPr>
              <w:ind w:firstLine="0"/>
              <w:pPrChange w:id="323" w:author="User" w:date="2026-09-21T16:14:00Z">
                <w:pPr/>
              </w:pPrChange>
            </w:pPr>
            <w:r>
              <w:rPr>
                <w:rPrChange w:id="324" w:author="User" w:date="2026-09-21T15:39:00Z">
                  <w:rPr>
                    <w:lang w:val="en-US"/>
                  </w:rPr>
                </w:rPrChange>
              </w:rPr>
              <w:t>Копирование актуальной конфигурации рядом с записью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365839FC" w14:textId="77777777" w:rsidR="001F269F" w:rsidRDefault="00071D62" w:rsidP="000F22D2">
            <w:pPr>
              <w:ind w:firstLine="0"/>
              <w:pPrChange w:id="325" w:author="User" w:date="2026-09-21T16:14:00Z">
                <w:pPr/>
              </w:pPrChange>
            </w:pPr>
            <w:r>
              <w:rPr>
                <w:rPrChange w:id="326" w:author="User" w:date="2026-09-21T15:39:00Z">
                  <w:rPr>
                    <w:lang w:val="en-US"/>
                  </w:rPr>
                </w:rPrChange>
              </w:rPr>
              <w:t>Позволяет восстановить теги, ГХ и формуляры именно этого сеанса.</w:t>
            </w:r>
          </w:p>
        </w:tc>
      </w:tr>
      <w:tr w:rsidR="00CF7F83" w:rsidRPr="003411A0" w14:paraId="0A3715B6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54C48A86" w14:textId="77777777" w:rsidR="001F269F" w:rsidRDefault="00071D62" w:rsidP="000F22D2">
            <w:pPr>
              <w:ind w:firstLine="0"/>
              <w:pPrChange w:id="327" w:author="User" w:date="2026-09-21T16:14:00Z">
                <w:pPr/>
              </w:pPrChange>
            </w:pPr>
            <w:r>
              <w:rPr>
                <w:rPrChange w:id="328" w:author="User" w:date="2026-09-21T15:39:00Z">
                  <w:rPr>
                    <w:lang w:val="en-US"/>
                  </w:rPr>
                </w:rPrChange>
              </w:rPr>
              <w:t>Время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130313AB" w14:textId="77777777" w:rsidR="001F269F" w:rsidRDefault="00071D62" w:rsidP="000F22D2">
            <w:pPr>
              <w:ind w:firstLine="0"/>
              <w:pPrChange w:id="329" w:author="User" w:date="2026-09-21T16:14:00Z">
                <w:pPr/>
              </w:pPrChange>
            </w:pPr>
            <w:r>
              <w:rPr>
                <w:rPrChange w:id="330" w:author="User" w:date="2026-09-21T15:39:00Z">
                  <w:rPr>
                    <w:lang w:val="en-US"/>
                  </w:rPr>
                </w:rPrChange>
              </w:rPr>
              <w:t>Источник и синхронизация системного времени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78164A8E" w14:textId="77777777" w:rsidR="001F269F" w:rsidRDefault="00071D62" w:rsidP="000F22D2">
            <w:pPr>
              <w:ind w:firstLine="0"/>
              <w:pPrChange w:id="331" w:author="User" w:date="2026-09-21T16:14:00Z">
                <w:pPr/>
              </w:pPrChange>
            </w:pPr>
            <w:r>
              <w:rPr>
                <w:rPrChange w:id="332" w:author="User" w:date="2026-09-21T15:39:00Z">
                  <w:rPr>
                    <w:lang w:val="en-US"/>
                  </w:rPr>
                </w:rPrChange>
              </w:rPr>
              <w:t>Определяет метки в файлах, событиях и SQL БД; после изменения требуется проверка синхронизации.</w:t>
            </w:r>
          </w:p>
        </w:tc>
      </w:tr>
    </w:tbl>
    <w:p w14:paraId="7E489EC9" w14:textId="77777777" w:rsidR="001F269F" w:rsidRDefault="00071D62" w:rsidP="00D6743C">
      <w:r>
        <w:rPr>
          <w:rPrChange w:id="333" w:author="User" w:date="2026-09-21T15:39:00Z">
            <w:rPr>
              <w:lang w:val="en-US"/>
            </w:rPr>
          </w:rPrChange>
        </w:rPr>
        <w:t xml:space="preserve">Параметры </w:t>
      </w:r>
      <w:proofErr w:type="spellStart"/>
      <w:r>
        <w:rPr>
          <w:rPrChange w:id="334" w:author="User" w:date="2026-09-21T15:39:00Z">
            <w:rPr>
              <w:lang w:val="en-US"/>
            </w:rPr>
          </w:rPrChange>
        </w:rPr>
        <w:t>Coordinator</w:t>
      </w:r>
      <w:proofErr w:type="spellEnd"/>
      <w:r>
        <w:rPr>
          <w:rPrChange w:id="335" w:author="User" w:date="2026-09-21T15:39:00Z">
            <w:rPr>
              <w:lang w:val="en-US"/>
            </w:rPr>
          </w:rPrChange>
        </w:rPr>
        <w:t>/</w:t>
      </w:r>
      <w:proofErr w:type="spellStart"/>
      <w:r>
        <w:rPr>
          <w:rPrChange w:id="336" w:author="User" w:date="2026-09-21T15:39:00Z">
            <w:rPr>
              <w:lang w:val="en-US"/>
            </w:rPr>
          </w:rPrChange>
        </w:rPr>
        <w:t>RCPanel</w:t>
      </w:r>
      <w:proofErr w:type="spellEnd"/>
      <w:r>
        <w:rPr>
          <w:rPrChange w:id="337" w:author="User" w:date="2026-09-21T15:39:00Z">
            <w:rPr>
              <w:lang w:val="en-US"/>
            </w:rPr>
          </w:rPrChange>
        </w:rPr>
        <w:t xml:space="preserve"> включают разрешение удалённого управления, адрес HTTP-сервиса и параметры </w:t>
      </w:r>
      <w:proofErr w:type="spellStart"/>
      <w:r>
        <w:rPr>
          <w:rPrChange w:id="338" w:author="User" w:date="2026-09-21T15:39:00Z">
            <w:rPr>
              <w:lang w:val="en-US"/>
            </w:rPr>
          </w:rPrChange>
        </w:rPr>
        <w:t>автообнаружения</w:t>
      </w:r>
      <w:proofErr w:type="spellEnd"/>
      <w:r>
        <w:rPr>
          <w:rPrChange w:id="339" w:author="User" w:date="2026-09-21T15:39:00Z">
            <w:rPr>
              <w:lang w:val="en-US"/>
            </w:rPr>
          </w:rPrChange>
        </w:rPr>
        <w:t xml:space="preserve">. </w:t>
      </w:r>
      <w:proofErr w:type="spellStart"/>
      <w:r>
        <w:rPr>
          <w:rPrChange w:id="340" w:author="User" w:date="2026-09-21T15:39:00Z">
            <w:rPr>
              <w:lang w:val="en-US"/>
            </w:rPr>
          </w:rPrChange>
        </w:rPr>
        <w:t>Ручно</w:t>
      </w:r>
      <w:proofErr w:type="spellEnd"/>
      <w:r>
        <w:rPr>
          <w:rPrChange w:id="341" w:author="User" w:date="2026-09-21T15:39:00Z">
            <w:rPr>
              <w:lang w:val="en-US"/>
            </w:rPr>
          </w:rPrChange>
        </w:rPr>
        <w:t xml:space="preserve"> заданный рабочий </w:t>
      </w:r>
      <w:proofErr w:type="spellStart"/>
      <w:r>
        <w:rPr>
          <w:rPrChange w:id="342" w:author="User" w:date="2026-09-21T15:39:00Z">
            <w:rPr>
              <w:lang w:val="en-US"/>
            </w:rPr>
          </w:rPrChange>
        </w:rPr>
        <w:t>endpoint</w:t>
      </w:r>
      <w:proofErr w:type="spellEnd"/>
      <w:r>
        <w:rPr>
          <w:rPrChange w:id="343" w:author="User" w:date="2026-09-21T15:39:00Z">
            <w:rPr>
              <w:lang w:val="en-US"/>
            </w:rPr>
          </w:rPrChange>
        </w:rPr>
        <w:t xml:space="preserve"> имеет приоритет; UDP-обнаружение используется после ошибки связи или при отсутствии ручной настройки.</w:t>
      </w:r>
    </w:p>
    <w:p w14:paraId="430083A6" w14:textId="77777777" w:rsidR="00CF7F83" w:rsidRPr="00341429" w:rsidRDefault="006C27AD" w:rsidP="006C27AD">
      <w:pPr>
        <w:pStyle w:val="af3"/>
        <w:outlineLvl w:val="1"/>
      </w:pPr>
      <w:bookmarkStart w:id="344" w:name="_Toc240898822"/>
      <w:r>
        <w:lastRenderedPageBreak/>
        <w:t>4.1.5 Настройка устройств и аппаратных каналов</w:t>
      </w:r>
      <w:bookmarkEnd w:id="344"/>
    </w:p>
    <w:p w14:paraId="05C75040" w14:textId="77777777" w:rsidR="001F269F" w:rsidRDefault="00071D62" w:rsidP="00D6743C">
      <w:r>
        <w:rPr>
          <w:rPrChange w:id="345" w:author="User" w:date="2026-09-21T15:39:00Z">
            <w:rPr>
              <w:lang w:val="en-US"/>
            </w:rPr>
          </w:rPrChange>
        </w:rPr>
        <w:t>Дерево устройств отражает реальные и программные источники данных. Для каждого прибора задаются тип, сетевой или локальный адрес, состав каналов и параметры обмена. Автопоиск добавляет найденное устройство в проект только после подтверждения оператора.</w:t>
      </w:r>
    </w:p>
    <w:p w14:paraId="4A5E4BAA" w14:textId="77777777" w:rsidR="00CF7F83" w:rsidRDefault="001373A4" w:rsidP="00335D55">
      <w:pPr>
        <w:pStyle w:val="a3"/>
      </w:pPr>
      <w:r>
        <w:rPr>
          <w:rPrChange w:id="346" w:author="SkripnikAA" w:date="2026-09-21T12:50:00Z">
            <w:rPr>
              <w:lang w:val="en-US"/>
            </w:rPr>
          </w:rPrChange>
        </w:rPr>
        <w:t>Изменять состав устройств, сетевые адреса, режимы входов и частоты опроса следует в Stop.</w:t>
      </w:r>
    </w:p>
    <w:p w14:paraId="1E899D3D" w14:textId="77777777" w:rsidR="00CF7F83" w:rsidRDefault="001373A4" w:rsidP="00335D55">
      <w:pPr>
        <w:pStyle w:val="a3"/>
      </w:pPr>
      <w:r>
        <w:rPr>
          <w:rPrChange w:id="347" w:author="SkripnikAA" w:date="2026-09-21T12:50:00Z">
            <w:rPr>
              <w:lang w:val="en-US"/>
            </w:rPr>
          </w:rPrChange>
        </w:rPr>
        <w:t xml:space="preserve">После изменения параметров прибора необходимо перейти в </w:t>
      </w:r>
      <w:proofErr w:type="spellStart"/>
      <w:r>
        <w:rPr>
          <w:rPrChange w:id="348" w:author="SkripnikAA" w:date="2026-09-21T12:50:00Z">
            <w:rPr>
              <w:lang w:val="en-US"/>
            </w:rPr>
          </w:rPrChange>
        </w:rPr>
        <w:t>Preview</w:t>
      </w:r>
      <w:proofErr w:type="spellEnd"/>
      <w:r>
        <w:rPr>
          <w:rPrChange w:id="349" w:author="SkripnikAA" w:date="2026-09-21T12:50:00Z">
            <w:rPr>
              <w:lang w:val="en-US"/>
            </w:rPr>
          </w:rPrChange>
        </w:rPr>
        <w:t xml:space="preserve"> и проверить связь, статусы, диапазоны и единицы.</w:t>
      </w:r>
    </w:p>
    <w:p w14:paraId="2061F6E4" w14:textId="77777777" w:rsidR="00CF7F83" w:rsidRDefault="001373A4" w:rsidP="00335D55">
      <w:pPr>
        <w:pStyle w:val="a3"/>
      </w:pPr>
      <w:r>
        <w:rPr>
          <w:rPrChange w:id="350" w:author="SkripnikAA" w:date="2026-09-21T12:50:00Z">
            <w:rPr>
              <w:lang w:val="en-US"/>
            </w:rPr>
          </w:rPrChange>
        </w:rPr>
        <w:t>Параметры физического канала определяют режим входа, коммутацию, частоту, диапазон и аппаратную ГХ; эти параметры не задаются в компонентах мнемосхемы.</w:t>
      </w:r>
    </w:p>
    <w:p w14:paraId="6949587A" w14:textId="77777777" w:rsidR="001F269F" w:rsidRDefault="00071D62" w:rsidP="00D6743C">
      <w:r>
        <w:rPr>
          <w:rPrChange w:id="351" w:author="User" w:date="2026-09-21T15:39:00Z">
            <w:rPr>
              <w:lang w:val="en-US"/>
            </w:rPr>
          </w:rPrChange>
        </w:rPr>
        <w:t xml:space="preserve">Отключённый источник сохраняется в проекте, но не подготавливается и не участвует в </w:t>
      </w:r>
      <w:proofErr w:type="spellStart"/>
      <w:r>
        <w:rPr>
          <w:rPrChange w:id="352" w:author="User" w:date="2026-09-21T15:39:00Z">
            <w:rPr>
              <w:lang w:val="en-US"/>
            </w:rPr>
          </w:rPrChange>
        </w:rPr>
        <w:t>Preview</w:t>
      </w:r>
      <w:proofErr w:type="spellEnd"/>
      <w:r>
        <w:rPr>
          <w:rPrChange w:id="353" w:author="User" w:date="2026-09-21T15:39:00Z">
            <w:rPr>
              <w:lang w:val="en-US"/>
            </w:rPr>
          </w:rPrChange>
        </w:rPr>
        <w:t xml:space="preserve"> и </w:t>
      </w:r>
      <w:proofErr w:type="spellStart"/>
      <w:r>
        <w:rPr>
          <w:rPrChange w:id="354" w:author="User" w:date="2026-09-21T15:39:00Z">
            <w:rPr>
              <w:lang w:val="en-US"/>
            </w:rPr>
          </w:rPrChange>
        </w:rPr>
        <w:t>Record</w:t>
      </w:r>
      <w:proofErr w:type="spellEnd"/>
      <w:r>
        <w:rPr>
          <w:rPrChange w:id="355" w:author="User" w:date="2026-09-21T15:39:00Z">
            <w:rPr>
              <w:lang w:val="en-US"/>
            </w:rPr>
          </w:rPrChange>
        </w:rPr>
        <w:t>. Это позволяет временно исключить прибор без удаления его настроек.</w:t>
      </w:r>
    </w:p>
    <w:p w14:paraId="3DD41D62" w14:textId="77777777" w:rsidR="00CF7F83" w:rsidRPr="00341429" w:rsidRDefault="006C27AD" w:rsidP="006C27AD">
      <w:pPr>
        <w:pStyle w:val="af3"/>
        <w:outlineLvl w:val="1"/>
      </w:pPr>
      <w:bookmarkStart w:id="356" w:name="_Toc240898823"/>
      <w:r>
        <w:t xml:space="preserve">4.1.6 Настройка тегов и </w:t>
      </w:r>
      <w:proofErr w:type="spellStart"/>
      <w:r>
        <w:t>градуировочных</w:t>
      </w:r>
      <w:proofErr w:type="spellEnd"/>
      <w:r>
        <w:t xml:space="preserve"> характеристик</w:t>
      </w:r>
      <w:bookmarkEnd w:id="356"/>
    </w:p>
    <w:p w14:paraId="0D780302" w14:textId="77777777" w:rsidR="001F269F" w:rsidRDefault="00071D62" w:rsidP="00D6743C">
      <w:r>
        <w:rPr>
          <w:rPrChange w:id="357" w:author="User" w:date="2026-09-21T15:39:00Z">
            <w:rPr>
              <w:lang w:val="en-US"/>
            </w:rPr>
          </w:rPrChange>
        </w:rPr>
        <w:t>Тег связывает источник и адрес канала с именем, единицей измерения, диапазоном, ГХ, уставками, расчётными оценками и правилами записи. Формуляры, графики, условия запуска и SQL ссылаются на теги, а не на драйверы приборов.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2666"/>
        <w:gridCol w:w="3969"/>
      </w:tblGrid>
      <w:tr w:rsidR="00CF7F83" w:rsidRPr="003411A0" w14:paraId="37F985F0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5018255D" w14:textId="77777777" w:rsidR="001F269F" w:rsidRDefault="00071D62" w:rsidP="00D6743C">
            <w:r>
              <w:rPr>
                <w:rPrChange w:id="358" w:author="User" w:date="2026-09-21T15:39:00Z">
                  <w:rPr>
                    <w:lang w:val="en-US"/>
                  </w:rPr>
                </w:rPrChange>
              </w:rPr>
              <w:t>Параметр тега</w:t>
            </w:r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495E3F1F" w14:textId="77777777" w:rsidR="001F269F" w:rsidRDefault="00071D62" w:rsidP="00D6743C">
            <w:r>
              <w:rPr>
                <w:rPrChange w:id="359" w:author="User" w:date="2026-09-21T15:39:00Z">
                  <w:rPr>
                    <w:lang w:val="en-US"/>
                  </w:rPr>
                </w:rPrChange>
              </w:rPr>
              <w:t>Назначение</w:t>
            </w:r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3FA8560A" w14:textId="77777777" w:rsidR="001F269F" w:rsidRDefault="00071D62" w:rsidP="00D6743C">
            <w:r>
              <w:rPr>
                <w:rPrChange w:id="360" w:author="User" w:date="2026-09-21T15:39:00Z">
                  <w:rPr>
                    <w:lang w:val="en-US"/>
                  </w:rPr>
                </w:rPrChange>
              </w:rPr>
              <w:t>Правило проверки</w:t>
            </w:r>
          </w:p>
        </w:tc>
      </w:tr>
      <w:tr w:rsidR="00CF7F83" w:rsidRPr="003411A0" w14:paraId="33A8AB02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7A942CE3" w14:textId="77777777" w:rsidR="001F269F" w:rsidRDefault="00071D62" w:rsidP="000F22D2">
            <w:pPr>
              <w:ind w:firstLine="0"/>
              <w:pPrChange w:id="361" w:author="User" w:date="2026-09-21T16:14:00Z">
                <w:pPr/>
              </w:pPrChange>
            </w:pPr>
            <w:r>
              <w:rPr>
                <w:rPrChange w:id="362" w:author="User" w:date="2026-09-21T15:39:00Z">
                  <w:rPr>
                    <w:lang w:val="en-US"/>
                  </w:rPr>
                </w:rPrChange>
              </w:rPr>
              <w:t>Имя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218B0577" w14:textId="77777777" w:rsidR="001F269F" w:rsidRDefault="00071D62" w:rsidP="000F22D2">
            <w:pPr>
              <w:ind w:firstLine="0"/>
              <w:pPrChange w:id="363" w:author="User" w:date="2026-09-21T16:14:00Z">
                <w:pPr/>
              </w:pPrChange>
            </w:pPr>
            <w:r>
              <w:rPr>
                <w:rPrChange w:id="364" w:author="User" w:date="2026-09-21T15:39:00Z">
                  <w:rPr>
                    <w:lang w:val="en-US"/>
                  </w:rPr>
                </w:rPrChange>
              </w:rPr>
              <w:t>Уникальная ссылка для формуляров, условий, расчётов и SQL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6D5D6997" w14:textId="77777777" w:rsidR="001F269F" w:rsidRDefault="00071D62" w:rsidP="000F22D2">
            <w:pPr>
              <w:ind w:firstLine="0"/>
              <w:pPrChange w:id="365" w:author="User" w:date="2026-09-21T16:14:00Z">
                <w:pPr/>
              </w:pPrChange>
            </w:pPr>
            <w:r>
              <w:rPr>
                <w:rPrChange w:id="366" w:author="User" w:date="2026-09-21T15:39:00Z">
                  <w:rPr>
                    <w:lang w:val="en-US"/>
                  </w:rPr>
                </w:rPrChange>
              </w:rPr>
              <w:t>Переименование должно обновлять привязки через реестр тегов.</w:t>
            </w:r>
          </w:p>
        </w:tc>
      </w:tr>
      <w:tr w:rsidR="00CF7F83" w:rsidRPr="003411A0" w14:paraId="13F6F625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68B54DF5" w14:textId="77777777" w:rsidR="001F269F" w:rsidRDefault="00071D62" w:rsidP="000F22D2">
            <w:pPr>
              <w:ind w:firstLine="0"/>
              <w:pPrChange w:id="367" w:author="User" w:date="2026-09-21T16:14:00Z">
                <w:pPr/>
              </w:pPrChange>
            </w:pPr>
            <w:r>
              <w:rPr>
                <w:rPrChange w:id="368" w:author="User" w:date="2026-09-21T15:39:00Z">
                  <w:rPr>
                    <w:lang w:val="en-US"/>
                  </w:rPr>
                </w:rPrChange>
              </w:rPr>
              <w:t>Источник и адрес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0E7C8EDE" w14:textId="77777777" w:rsidR="001F269F" w:rsidRDefault="00071D62" w:rsidP="000F22D2">
            <w:pPr>
              <w:ind w:firstLine="0"/>
              <w:pPrChange w:id="369" w:author="User" w:date="2026-09-21T16:14:00Z">
                <w:pPr/>
              </w:pPrChange>
            </w:pPr>
            <w:r>
              <w:rPr>
                <w:rPrChange w:id="370" w:author="User" w:date="2026-09-21T15:39:00Z">
                  <w:rPr>
                    <w:lang w:val="en-US"/>
                  </w:rPr>
                </w:rPrChange>
              </w:rPr>
              <w:t>Привязка к физическому или виртуальному каналу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5B818C79" w14:textId="77777777" w:rsidR="001F269F" w:rsidRDefault="00071D62" w:rsidP="000F22D2">
            <w:pPr>
              <w:ind w:firstLine="0"/>
              <w:pPrChange w:id="371" w:author="User" w:date="2026-09-21T16:14:00Z">
                <w:pPr/>
              </w:pPrChange>
            </w:pPr>
            <w:r>
              <w:rPr>
                <w:rPrChange w:id="372" w:author="User" w:date="2026-09-21T15:39:00Z">
                  <w:rPr>
                    <w:lang w:val="en-US"/>
                  </w:rPr>
                </w:rPrChange>
              </w:rPr>
              <w:t>Не допускать случайных дублей одного аппаратного адреса.</w:t>
            </w:r>
          </w:p>
        </w:tc>
      </w:tr>
      <w:tr w:rsidR="00CF7F83" w:rsidRPr="003411A0" w14:paraId="39A248B0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044DAA69" w14:textId="77777777" w:rsidR="001F269F" w:rsidRDefault="00071D62" w:rsidP="000F22D2">
            <w:pPr>
              <w:ind w:firstLine="0"/>
              <w:pPrChange w:id="373" w:author="User" w:date="2026-09-21T16:14:00Z">
                <w:pPr/>
              </w:pPrChange>
            </w:pPr>
            <w:r>
              <w:rPr>
                <w:rPrChange w:id="374" w:author="User" w:date="2026-09-21T15:39:00Z">
                  <w:rPr>
                    <w:lang w:val="en-US"/>
                  </w:rPr>
                </w:rPrChange>
              </w:rPr>
              <w:t>Единица и диапазон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328F1DC4" w14:textId="77777777" w:rsidR="001F269F" w:rsidRDefault="00071D62" w:rsidP="000F22D2">
            <w:pPr>
              <w:ind w:firstLine="0"/>
              <w:pPrChange w:id="375" w:author="User" w:date="2026-09-21T16:14:00Z">
                <w:pPr/>
              </w:pPrChange>
            </w:pPr>
            <w:r>
              <w:rPr>
                <w:rPrChange w:id="376" w:author="User" w:date="2026-09-21T15:39:00Z">
                  <w:rPr>
                    <w:lang w:val="en-US"/>
                  </w:rPr>
                </w:rPrChange>
              </w:rPr>
              <w:t>Смысл и ожидаемые границы физической величины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3775B4B5" w14:textId="77777777" w:rsidR="001F269F" w:rsidRDefault="00071D62" w:rsidP="000F22D2">
            <w:pPr>
              <w:ind w:firstLine="0"/>
              <w:pPrChange w:id="377" w:author="User" w:date="2026-09-21T16:14:00Z">
                <w:pPr/>
              </w:pPrChange>
            </w:pPr>
            <w:r>
              <w:rPr>
                <w:rPrChange w:id="378" w:author="User" w:date="2026-09-21T15:39:00Z">
                  <w:rPr>
                    <w:lang w:val="en-US"/>
                  </w:rPr>
                </w:rPrChange>
              </w:rPr>
              <w:t xml:space="preserve">Проверить в </w:t>
            </w:r>
            <w:proofErr w:type="spellStart"/>
            <w:r>
              <w:rPr>
                <w:rPrChange w:id="379" w:author="User" w:date="2026-09-21T15:39:00Z">
                  <w:rPr>
                    <w:lang w:val="en-US"/>
                  </w:rPr>
                </w:rPrChange>
              </w:rPr>
              <w:t>Preview</w:t>
            </w:r>
            <w:proofErr w:type="spellEnd"/>
            <w:r>
              <w:rPr>
                <w:rPrChange w:id="380" w:author="User" w:date="2026-09-21T15:39:00Z">
                  <w:rPr>
                    <w:lang w:val="en-US"/>
                  </w:rPr>
                </w:rPrChange>
              </w:rPr>
              <w:t xml:space="preserve"> до </w:t>
            </w:r>
            <w:proofErr w:type="spellStart"/>
            <w:r>
              <w:rPr>
                <w:rPrChange w:id="381" w:author="User" w:date="2026-09-21T15:39:00Z">
                  <w:rPr>
                    <w:lang w:val="en-US"/>
                  </w:rPr>
                </w:rPrChange>
              </w:rPr>
              <w:t>Record</w:t>
            </w:r>
            <w:proofErr w:type="spellEnd"/>
            <w:r>
              <w:rPr>
                <w:rPrChange w:id="382" w:author="User" w:date="2026-09-21T15:39:00Z">
                  <w:rPr>
                    <w:lang w:val="en-US"/>
                  </w:rPr>
                </w:rPrChange>
              </w:rPr>
              <w:t>; эти границы используют индикаторы и графики.</w:t>
            </w:r>
          </w:p>
        </w:tc>
      </w:tr>
      <w:tr w:rsidR="00CF7F83" w:rsidRPr="003411A0" w14:paraId="074027D8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21CB65FA" w14:textId="77777777" w:rsidR="001F269F" w:rsidRDefault="00071D62" w:rsidP="000F22D2">
            <w:pPr>
              <w:ind w:firstLine="0"/>
              <w:pPrChange w:id="383" w:author="User" w:date="2026-09-21T16:14:00Z">
                <w:pPr/>
              </w:pPrChange>
            </w:pPr>
            <w:r>
              <w:rPr>
                <w:rPrChange w:id="384" w:author="User" w:date="2026-09-21T15:39:00Z">
                  <w:rPr>
                    <w:lang w:val="en-US"/>
                  </w:rPr>
                </w:rPrChange>
              </w:rPr>
              <w:t>Оценки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1313D9BA" w14:textId="77777777" w:rsidR="001F269F" w:rsidRDefault="00071D62" w:rsidP="000F22D2">
            <w:pPr>
              <w:ind w:firstLine="0"/>
              <w:pPrChange w:id="385" w:author="User" w:date="2026-09-21T16:14:00Z">
                <w:pPr/>
              </w:pPrChange>
            </w:pPr>
            <w:proofErr w:type="spellStart"/>
            <w:r>
              <w:rPr>
                <w:rPrChange w:id="386" w:author="User" w:date="2026-09-21T15:39:00Z">
                  <w:rPr>
                    <w:lang w:val="en-US"/>
                  </w:rPr>
                </w:rPrChange>
              </w:rPr>
              <w:t>Mean</w:t>
            </w:r>
            <w:proofErr w:type="spellEnd"/>
            <w:r>
              <w:rPr>
                <w:rPrChange w:id="387" w:author="User" w:date="2026-09-21T15:39:00Z">
                  <w:rPr>
                    <w:lang w:val="en-US"/>
                  </w:rPr>
                </w:rPrChange>
              </w:rPr>
              <w:t>, RMS, Max и другие производные величины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7B9466FE" w14:textId="77777777" w:rsidR="001F269F" w:rsidRDefault="00071D62" w:rsidP="000F22D2">
            <w:pPr>
              <w:ind w:firstLine="0"/>
              <w:pPrChange w:id="388" w:author="User" w:date="2026-09-21T16:14:00Z">
                <w:pPr/>
              </w:pPrChange>
            </w:pPr>
            <w:r>
              <w:rPr>
                <w:rPrChange w:id="389" w:author="User" w:date="2026-09-21T15:39:00Z">
                  <w:rPr>
                    <w:lang w:val="en-US"/>
                  </w:rPr>
                </w:rPrChange>
              </w:rPr>
              <w:t>Отображение и SQL могут использовать разные оценки одного тега.</w:t>
            </w:r>
          </w:p>
        </w:tc>
      </w:tr>
      <w:tr w:rsidR="00CF7F83" w:rsidRPr="003411A0" w14:paraId="10B96F6D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43454FD4" w14:textId="77777777" w:rsidR="001F269F" w:rsidRDefault="00071D62" w:rsidP="000F22D2">
            <w:pPr>
              <w:ind w:firstLine="0"/>
              <w:pPrChange w:id="390" w:author="User" w:date="2026-09-21T16:14:00Z">
                <w:pPr/>
              </w:pPrChange>
            </w:pPr>
            <w:r>
              <w:rPr>
                <w:rPrChange w:id="391" w:author="User" w:date="2026-09-21T15:39:00Z">
                  <w:rPr>
                    <w:lang w:val="en-US"/>
                  </w:rPr>
                </w:rPrChange>
              </w:rPr>
              <w:lastRenderedPageBreak/>
              <w:t>Уставки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551440FF" w14:textId="77777777" w:rsidR="001F269F" w:rsidRDefault="00071D62" w:rsidP="000F22D2">
            <w:pPr>
              <w:ind w:firstLine="0"/>
              <w:pPrChange w:id="392" w:author="User" w:date="2026-09-21T16:14:00Z">
                <w:pPr/>
              </w:pPrChange>
            </w:pPr>
            <w:r>
              <w:rPr>
                <w:rPrChange w:id="393" w:author="User" w:date="2026-09-21T15:39:00Z">
                  <w:rPr>
                    <w:lang w:val="en-US"/>
                  </w:rPr>
                </w:rPrChange>
              </w:rPr>
              <w:t>Границы предупреждений и аварий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050E4D55" w14:textId="77777777" w:rsidR="001F269F" w:rsidRDefault="00071D62" w:rsidP="000F22D2">
            <w:pPr>
              <w:ind w:firstLine="0"/>
              <w:pPrChange w:id="394" w:author="User" w:date="2026-09-21T16:14:00Z">
                <w:pPr/>
              </w:pPrChange>
            </w:pPr>
            <w:r>
              <w:rPr>
                <w:rPrChange w:id="395" w:author="User" w:date="2026-09-21T15:39:00Z">
                  <w:rPr>
                    <w:lang w:val="en-US"/>
                  </w:rPr>
                </w:rPrChange>
              </w:rPr>
              <w:t xml:space="preserve">Проверить порядок границ и реакцию мнемосхемы в </w:t>
            </w:r>
            <w:proofErr w:type="spellStart"/>
            <w:r>
              <w:rPr>
                <w:rPrChange w:id="396" w:author="User" w:date="2026-09-21T15:39:00Z">
                  <w:rPr>
                    <w:lang w:val="en-US"/>
                  </w:rPr>
                </w:rPrChange>
              </w:rPr>
              <w:t>Preview</w:t>
            </w:r>
            <w:proofErr w:type="spellEnd"/>
            <w:r>
              <w:rPr>
                <w:rPrChange w:id="397" w:author="User" w:date="2026-09-21T15:39:00Z">
                  <w:rPr>
                    <w:lang w:val="en-US"/>
                  </w:rPr>
                </w:rPrChange>
              </w:rPr>
              <w:t>.</w:t>
            </w:r>
          </w:p>
        </w:tc>
      </w:tr>
    </w:tbl>
    <w:p w14:paraId="34F46F42" w14:textId="77777777" w:rsidR="001F269F" w:rsidRDefault="00071D62" w:rsidP="00D6743C">
      <w:r>
        <w:rPr>
          <w:rPrChange w:id="398" w:author="User" w:date="2026-09-21T15:39:00Z">
            <w:rPr>
              <w:lang w:val="en-US"/>
            </w:rPr>
          </w:rPrChange>
        </w:rPr>
        <w:t>ГХ преобразует исходную величину в инженерную. При редактировании табличной ГХ проверяются порядок и монотонность точек по графику. База SDB используется для выбора утверждённых характеристик; копирование из SDB в проект не изменяет исходную запись базы.</w:t>
      </w:r>
    </w:p>
    <w:p w14:paraId="205CF578" w14:textId="77777777" w:rsidR="001F269F" w:rsidRDefault="00071D62" w:rsidP="00D6743C">
      <w:r>
        <w:rPr>
          <w:rPrChange w:id="399" w:author="User" w:date="2026-09-21T15:39:00Z">
            <w:rPr>
              <w:lang w:val="en-US"/>
            </w:rPr>
          </w:rPrChange>
        </w:rPr>
        <w:t>Виртуальный тег не имеет физического входа и применяется для расчётных величин, внешнего ввода и служебных состояний. Его единица, диапазон, уставки и права внешнего ввода задаются явно.</w:t>
      </w:r>
    </w:p>
    <w:p w14:paraId="2941C2CE" w14:textId="77777777" w:rsidR="00CF7F83" w:rsidRPr="00341429" w:rsidRDefault="006C27AD" w:rsidP="006C27AD">
      <w:pPr>
        <w:pStyle w:val="af3"/>
        <w:outlineLvl w:val="1"/>
      </w:pPr>
      <w:bookmarkStart w:id="400" w:name="_Toc240898824"/>
      <w:r>
        <w:t>4.1.7 Формуляры, мнемосхемы и компоненты</w:t>
      </w:r>
      <w:bookmarkEnd w:id="400"/>
    </w:p>
    <w:p w14:paraId="5ADB13E1" w14:textId="77777777" w:rsidR="001F269F" w:rsidRDefault="00071D62" w:rsidP="00D6743C">
      <w:r>
        <w:rPr>
          <w:rPrChange w:id="401" w:author="User" w:date="2026-09-21T15:39:00Z">
            <w:rPr>
              <w:lang w:val="en-US"/>
            </w:rPr>
          </w:rPrChange>
        </w:rPr>
        <w:t>Формуляр — страница отображения, которая содержит компоненты, привязанные к тегам и оценкам. Мнемосхема не программирует прибор и не хранит измерительные данные; она сохраняет только компоновку, фон и привязки компонентов.</w:t>
      </w:r>
    </w:p>
    <w:p w14:paraId="21967DAD" w14:textId="77777777" w:rsidR="00CF7F83" w:rsidRDefault="001373A4" w:rsidP="00335D55">
      <w:pPr>
        <w:pStyle w:val="a3"/>
      </w:pPr>
      <w:r>
        <w:rPr>
          <w:rPrChange w:id="402" w:author="SkripnikAA" w:date="2026-09-21T12:50:00Z">
            <w:rPr>
              <w:lang w:val="en-US"/>
            </w:rPr>
          </w:rPrChange>
        </w:rPr>
        <w:t>Страницу можно создать, переименовать, удалить, выбрать и отцепить в отдельное окно. Отцепленная страница удобна для второго монитора; её положение сохраняется в GUI-конфигурации.</w:t>
      </w:r>
    </w:p>
    <w:p w14:paraId="25600EA5" w14:textId="77777777" w:rsidR="00CF7F83" w:rsidRDefault="001373A4" w:rsidP="00335D55">
      <w:pPr>
        <w:pStyle w:val="a3"/>
      </w:pPr>
      <w:r>
        <w:rPr>
          <w:rPrChange w:id="403" w:author="SkripnikAA" w:date="2026-09-21T12:50:00Z">
            <w:rPr>
              <w:lang w:val="en-US"/>
            </w:rPr>
          </w:rPrChange>
        </w:rPr>
        <w:t xml:space="preserve">В режиме редактирования компоненты размещаются с </w:t>
      </w:r>
      <w:proofErr w:type="spellStart"/>
      <w:r>
        <w:rPr>
          <w:rPrChange w:id="404" w:author="SkripnikAA" w:date="2026-09-21T12:50:00Z">
            <w:rPr>
              <w:lang w:val="en-US"/>
            </w:rPr>
          </w:rPrChange>
        </w:rPr>
        <w:t>тулбара</w:t>
      </w:r>
      <w:proofErr w:type="spellEnd"/>
      <w:r>
        <w:rPr>
          <w:rPrChange w:id="405" w:author="SkripnikAA" w:date="2026-09-21T12:50:00Z">
            <w:rPr>
              <w:lang w:val="en-US"/>
            </w:rPr>
          </w:rPrChange>
        </w:rPr>
        <w:t>, перемещаются и изменяют размер. После размещения открывается диалог свойств и выбираются тег, оценка, цвет, ось, диапазон и поведение.</w:t>
      </w:r>
    </w:p>
    <w:p w14:paraId="711E9DA4" w14:textId="77777777" w:rsidR="00CF7F83" w:rsidRDefault="001373A4" w:rsidP="00335D55">
      <w:pPr>
        <w:pStyle w:val="a3"/>
      </w:pPr>
      <w:r>
        <w:rPr>
          <w:rPrChange w:id="406" w:author="SkripnikAA" w:date="2026-09-21T12:50:00Z">
            <w:rPr>
              <w:lang w:val="en-US"/>
            </w:rPr>
          </w:rPrChange>
        </w:rPr>
        <w:t>Фон страницы задаётся цветом или изображением. Для схем объекта следует использовать режим масштабирования с сохранением пропорций.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2666"/>
        <w:gridCol w:w="3969"/>
      </w:tblGrid>
      <w:tr w:rsidR="00CF7F83" w:rsidRPr="003411A0" w14:paraId="7BE41933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3E928447" w14:textId="77777777" w:rsidR="001F269F" w:rsidRDefault="00071D62" w:rsidP="000F22D2">
            <w:pPr>
              <w:ind w:firstLine="0"/>
              <w:pPrChange w:id="407" w:author="User" w:date="2026-09-21T16:14:00Z">
                <w:pPr/>
              </w:pPrChange>
            </w:pPr>
            <w:r>
              <w:rPr>
                <w:rPrChange w:id="408" w:author="User" w:date="2026-09-21T15:39:00Z">
                  <w:rPr>
                    <w:lang w:val="en-US"/>
                  </w:rPr>
                </w:rPrChange>
              </w:rPr>
              <w:t>Компонент</w:t>
            </w:r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15E9809F" w14:textId="77777777" w:rsidR="001F269F" w:rsidRDefault="00071D62" w:rsidP="000F22D2">
            <w:pPr>
              <w:ind w:firstLine="0"/>
              <w:pPrChange w:id="409" w:author="User" w:date="2026-09-21T16:14:00Z">
                <w:pPr/>
              </w:pPrChange>
            </w:pPr>
            <w:r>
              <w:rPr>
                <w:rPrChange w:id="410" w:author="User" w:date="2026-09-21T15:39:00Z">
                  <w:rPr>
                    <w:lang w:val="en-US"/>
                  </w:rPr>
                </w:rPrChange>
              </w:rPr>
              <w:t>Назначение</w:t>
            </w:r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39F80BA9" w14:textId="77777777" w:rsidR="001F269F" w:rsidRDefault="00071D62" w:rsidP="000F22D2">
            <w:pPr>
              <w:ind w:firstLine="0"/>
              <w:pPrChange w:id="411" w:author="User" w:date="2026-09-21T16:14:00Z">
                <w:pPr/>
              </w:pPrChange>
            </w:pPr>
            <w:r>
              <w:rPr>
                <w:rPrChange w:id="412" w:author="User" w:date="2026-09-21T15:39:00Z">
                  <w:rPr>
                    <w:lang w:val="en-US"/>
                  </w:rPr>
                </w:rPrChange>
              </w:rPr>
              <w:t>Особенность</w:t>
            </w:r>
          </w:p>
        </w:tc>
      </w:tr>
      <w:tr w:rsidR="00CF7F83" w:rsidRPr="003411A0" w14:paraId="4555BFD4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78A7AC50" w14:textId="77777777" w:rsidR="001F269F" w:rsidRDefault="00071D62" w:rsidP="000F22D2">
            <w:pPr>
              <w:ind w:firstLine="0"/>
              <w:pPrChange w:id="413" w:author="User" w:date="2026-09-21T16:14:00Z">
                <w:pPr/>
              </w:pPrChange>
            </w:pPr>
            <w:r>
              <w:rPr>
                <w:rPrChange w:id="414" w:author="User" w:date="2026-09-21T15:39:00Z">
                  <w:rPr>
                    <w:lang w:val="en-US"/>
                  </w:rPr>
                </w:rPrChange>
              </w:rPr>
              <w:t>Цифровой индикатор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538A83C1" w14:textId="77777777" w:rsidR="001F269F" w:rsidRDefault="00071D62" w:rsidP="000F22D2">
            <w:pPr>
              <w:ind w:firstLine="0"/>
              <w:pPrChange w:id="415" w:author="User" w:date="2026-09-21T16:14:00Z">
                <w:pPr/>
              </w:pPrChange>
            </w:pPr>
            <w:r>
              <w:rPr>
                <w:rPrChange w:id="416" w:author="User" w:date="2026-09-21T15:39:00Z">
                  <w:rPr>
                    <w:lang w:val="en-US"/>
                  </w:rPr>
                </w:rPrChange>
              </w:rPr>
              <w:t>Текущее значение или оценка тега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03ED6559" w14:textId="77777777" w:rsidR="001F269F" w:rsidRDefault="00071D62" w:rsidP="000F22D2">
            <w:pPr>
              <w:ind w:firstLine="0"/>
              <w:pPrChange w:id="417" w:author="User" w:date="2026-09-21T16:14:00Z">
                <w:pPr/>
              </w:pPrChange>
            </w:pPr>
            <w:r>
              <w:rPr>
                <w:rPrChange w:id="418" w:author="User" w:date="2026-09-21T15:39:00Z">
                  <w:rPr>
                    <w:lang w:val="en-US"/>
                  </w:rPr>
                </w:rPrChange>
              </w:rPr>
              <w:t>Цвет может зависеть от уставок и достоверности данных.</w:t>
            </w:r>
          </w:p>
        </w:tc>
      </w:tr>
      <w:tr w:rsidR="00CF7F83" w:rsidRPr="003411A0" w14:paraId="1EF3786B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05AD0036" w14:textId="77777777" w:rsidR="001F269F" w:rsidRDefault="00071D62" w:rsidP="000F22D2">
            <w:pPr>
              <w:ind w:firstLine="0"/>
              <w:pPrChange w:id="419" w:author="User" w:date="2026-09-21T16:14:00Z">
                <w:pPr/>
              </w:pPrChange>
            </w:pPr>
            <w:r>
              <w:rPr>
                <w:rPrChange w:id="420" w:author="User" w:date="2026-09-21T15:39:00Z">
                  <w:rPr>
                    <w:lang w:val="en-US"/>
                  </w:rPr>
                </w:rPrChange>
              </w:rPr>
              <w:t>Осциллограмма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58EDC313" w14:textId="77777777" w:rsidR="001F269F" w:rsidRDefault="00071D62" w:rsidP="000F22D2">
            <w:pPr>
              <w:ind w:firstLine="0"/>
              <w:pPrChange w:id="421" w:author="User" w:date="2026-09-21T16:14:00Z">
                <w:pPr/>
              </w:pPrChange>
            </w:pPr>
            <w:r>
              <w:rPr>
                <w:rPrChange w:id="422" w:author="User" w:date="2026-09-21T15:39:00Z">
                  <w:rPr>
                    <w:lang w:val="en-US"/>
                  </w:rPr>
                </w:rPrChange>
              </w:rPr>
              <w:t>Векторные отсчёты в коротком окне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3461973B" w14:textId="77777777" w:rsidR="001F269F" w:rsidRDefault="00071D62" w:rsidP="000F22D2">
            <w:pPr>
              <w:ind w:firstLine="0"/>
              <w:pPrChange w:id="423" w:author="User" w:date="2026-09-21T16:14:00Z">
                <w:pPr/>
              </w:pPrChange>
            </w:pPr>
            <w:r>
              <w:rPr>
                <w:rPrChange w:id="424" w:author="User" w:date="2026-09-21T15:39:00Z">
                  <w:rPr>
                    <w:lang w:val="en-US"/>
                  </w:rPr>
                </w:rPrChange>
              </w:rPr>
              <w:t>Показывает форму сигнала, триггер и курсоры; не заменяет файловую запись.</w:t>
            </w:r>
          </w:p>
        </w:tc>
      </w:tr>
      <w:tr w:rsidR="00CF7F83" w:rsidRPr="003411A0" w14:paraId="41DB0D10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7D5F6D5F" w14:textId="77777777" w:rsidR="001F269F" w:rsidRDefault="00071D62" w:rsidP="000F22D2">
            <w:pPr>
              <w:ind w:firstLine="0"/>
              <w:pPrChange w:id="425" w:author="User" w:date="2026-09-21T16:14:00Z">
                <w:pPr/>
              </w:pPrChange>
            </w:pPr>
            <w:r>
              <w:rPr>
                <w:rPrChange w:id="426" w:author="User" w:date="2026-09-21T15:39:00Z">
                  <w:rPr>
                    <w:lang w:val="en-US"/>
                  </w:rPr>
                </w:rPrChange>
              </w:rPr>
              <w:t>Оперативный тренд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50F3C0CF" w14:textId="77777777" w:rsidR="001F269F" w:rsidRDefault="00071D62" w:rsidP="000F22D2">
            <w:pPr>
              <w:ind w:firstLine="0"/>
              <w:pPrChange w:id="427" w:author="User" w:date="2026-09-21T16:14:00Z">
                <w:pPr/>
              </w:pPrChange>
            </w:pPr>
            <w:r>
              <w:rPr>
                <w:rPrChange w:id="428" w:author="User" w:date="2026-09-21T15:39:00Z">
                  <w:rPr>
                    <w:lang w:val="en-US"/>
                  </w:rPr>
                </w:rPrChange>
              </w:rPr>
              <w:t>Изменение текущих оценок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3238A33C" w14:textId="77777777" w:rsidR="001F269F" w:rsidRDefault="00071D62" w:rsidP="000F22D2">
            <w:pPr>
              <w:ind w:firstLine="0"/>
              <w:pPrChange w:id="429" w:author="User" w:date="2026-09-21T16:14:00Z">
                <w:pPr/>
              </w:pPrChange>
            </w:pPr>
            <w:r>
              <w:rPr>
                <w:rPrChange w:id="430" w:author="User" w:date="2026-09-21T15:39:00Z">
                  <w:rPr>
                    <w:lang w:val="en-US"/>
                  </w:rPr>
                </w:rPrChange>
              </w:rPr>
              <w:t xml:space="preserve">Накапливает точки только в текущем </w:t>
            </w:r>
            <w:proofErr w:type="spellStart"/>
            <w:r>
              <w:rPr>
                <w:rPrChange w:id="431" w:author="User" w:date="2026-09-21T15:39:00Z">
                  <w:rPr>
                    <w:lang w:val="en-US"/>
                  </w:rPr>
                </w:rPrChange>
              </w:rPr>
              <w:t>Preview</w:t>
            </w:r>
            <w:proofErr w:type="spellEnd"/>
            <w:r>
              <w:rPr>
                <w:rPrChange w:id="432" w:author="User" w:date="2026-09-21T15:39:00Z">
                  <w:rPr>
                    <w:lang w:val="en-US"/>
                  </w:rPr>
                </w:rPrChange>
              </w:rPr>
              <w:t>/</w:t>
            </w:r>
            <w:proofErr w:type="spellStart"/>
            <w:r>
              <w:rPr>
                <w:rPrChange w:id="433" w:author="User" w:date="2026-09-21T15:39:00Z">
                  <w:rPr>
                    <w:lang w:val="en-US"/>
                  </w:rPr>
                </w:rPrChange>
              </w:rPr>
              <w:t>Record</w:t>
            </w:r>
            <w:proofErr w:type="spellEnd"/>
            <w:r>
              <w:rPr>
                <w:rPrChange w:id="434" w:author="User" w:date="2026-09-21T15:39:00Z">
                  <w:rPr>
                    <w:lang w:val="en-US"/>
                  </w:rPr>
                </w:rPrChange>
              </w:rPr>
              <w:t xml:space="preserve"> и очищается при Stop.</w:t>
            </w:r>
          </w:p>
        </w:tc>
      </w:tr>
      <w:tr w:rsidR="00CF7F83" w:rsidRPr="003411A0" w14:paraId="69BD2C05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0B90F79B" w14:textId="77777777" w:rsidR="001F269F" w:rsidRDefault="00071D62" w:rsidP="000F22D2">
            <w:pPr>
              <w:ind w:firstLine="0"/>
              <w:pPrChange w:id="435" w:author="User" w:date="2026-09-21T16:14:00Z">
                <w:pPr/>
              </w:pPrChange>
            </w:pPr>
            <w:r>
              <w:rPr>
                <w:rPrChange w:id="436" w:author="User" w:date="2026-09-21T15:39:00Z">
                  <w:rPr>
                    <w:lang w:val="en-US"/>
                  </w:rPr>
                </w:rPrChange>
              </w:rPr>
              <w:lastRenderedPageBreak/>
              <w:t>SQL-тренд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5377B226" w14:textId="77777777" w:rsidR="001F269F" w:rsidRDefault="00071D62" w:rsidP="000F22D2">
            <w:pPr>
              <w:ind w:firstLine="0"/>
              <w:pPrChange w:id="437" w:author="User" w:date="2026-09-21T16:14:00Z">
                <w:pPr/>
              </w:pPrChange>
            </w:pPr>
            <w:r>
              <w:rPr>
                <w:rPrChange w:id="438" w:author="User" w:date="2026-09-21T15:39:00Z">
                  <w:rPr>
                    <w:lang w:val="en-US"/>
                  </w:rPr>
                </w:rPrChange>
              </w:rPr>
              <w:t>Исторические оценки из БД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31FA4887" w14:textId="77777777" w:rsidR="001F269F" w:rsidRDefault="00071D62" w:rsidP="000F22D2">
            <w:pPr>
              <w:ind w:firstLine="0"/>
              <w:pPrChange w:id="439" w:author="User" w:date="2026-09-21T16:14:00Z">
                <w:pPr/>
              </w:pPrChange>
            </w:pPr>
            <w:r>
              <w:rPr>
                <w:rPrChange w:id="440" w:author="User" w:date="2026-09-21T15:39:00Z">
                  <w:rPr>
                    <w:lang w:val="en-US"/>
                  </w:rPr>
                </w:rPrChange>
              </w:rPr>
              <w:t>Не зависит от текущего измерительного сеанса; удаление линии не удаляет данные БД.</w:t>
            </w:r>
          </w:p>
        </w:tc>
      </w:tr>
      <w:tr w:rsidR="00CF7F83" w:rsidRPr="003411A0" w14:paraId="0134A743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194EB8E0" w14:textId="77777777" w:rsidR="001F269F" w:rsidRDefault="00071D62" w:rsidP="000F22D2">
            <w:pPr>
              <w:ind w:firstLine="0"/>
              <w:pPrChange w:id="441" w:author="User" w:date="2026-09-21T16:14:00Z">
                <w:pPr/>
              </w:pPrChange>
            </w:pPr>
            <w:r>
              <w:rPr>
                <w:rPrChange w:id="442" w:author="User" w:date="2026-09-21T15:39:00Z">
                  <w:rPr>
                    <w:lang w:val="en-US"/>
                  </w:rPr>
                </w:rPrChange>
              </w:rPr>
              <w:t>Спектр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7C1722EB" w14:textId="77777777" w:rsidR="001F269F" w:rsidRDefault="00071D62" w:rsidP="000F22D2">
            <w:pPr>
              <w:ind w:firstLine="0"/>
              <w:pPrChange w:id="443" w:author="User" w:date="2026-09-21T16:14:00Z">
                <w:pPr/>
              </w:pPrChange>
            </w:pPr>
            <w:r>
              <w:rPr>
                <w:rPrChange w:id="444" w:author="User" w:date="2026-09-21T15:39:00Z">
                  <w:rPr>
                    <w:lang w:val="en-US"/>
                  </w:rPr>
                </w:rPrChange>
              </w:rPr>
              <w:t>Частотное представление сигнала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1EA37E65" w14:textId="77777777" w:rsidR="001F269F" w:rsidRDefault="00071D62" w:rsidP="000F22D2">
            <w:pPr>
              <w:ind w:firstLine="0"/>
              <w:pPrChange w:id="445" w:author="User" w:date="2026-09-21T16:14:00Z">
                <w:pPr/>
              </w:pPrChange>
            </w:pPr>
            <w:r>
              <w:rPr>
                <w:rPrChange w:id="446" w:author="User" w:date="2026-09-21T15:39:00Z">
                  <w:rPr>
                    <w:lang w:val="en-US"/>
                  </w:rPr>
                </w:rPrChange>
              </w:rPr>
              <w:t>Параметры БПФ, окна, усреднения и интегрирования должны соответствовать задаче ВКУ.</w:t>
            </w:r>
          </w:p>
        </w:tc>
      </w:tr>
      <w:tr w:rsidR="00CF7F83" w:rsidRPr="003411A0" w14:paraId="40B169A1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5C015C27" w14:textId="77777777" w:rsidR="001F269F" w:rsidRDefault="00071D62" w:rsidP="000F22D2">
            <w:pPr>
              <w:ind w:firstLine="0"/>
              <w:pPrChange w:id="447" w:author="User" w:date="2026-09-21T16:14:00Z">
                <w:pPr/>
              </w:pPrChange>
            </w:pPr>
            <w:r>
              <w:rPr>
                <w:rPrChange w:id="448" w:author="User" w:date="2026-09-21T15:39:00Z">
                  <w:rPr>
                    <w:lang w:val="en-US"/>
                  </w:rPr>
                </w:rPrChange>
              </w:rPr>
              <w:t>Кнопка и поле ввода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3B392175" w14:textId="77777777" w:rsidR="001F269F" w:rsidRDefault="00071D62" w:rsidP="00D6743C">
            <w:r>
              <w:rPr>
                <w:rPrChange w:id="449" w:author="User" w:date="2026-09-21T15:39:00Z">
                  <w:rPr>
                    <w:lang w:val="en-US"/>
                  </w:rPr>
                </w:rPrChange>
              </w:rPr>
              <w:t>Команда или запись разрешённого значения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19C549EB" w14:textId="77777777" w:rsidR="001F269F" w:rsidRDefault="00071D62" w:rsidP="000F22D2">
            <w:pPr>
              <w:ind w:firstLine="0"/>
              <w:pPrChange w:id="450" w:author="User" w:date="2026-09-21T16:14:00Z">
                <w:pPr/>
              </w:pPrChange>
            </w:pPr>
            <w:r>
              <w:rPr>
                <w:rPrChange w:id="451" w:author="User" w:date="2026-09-21T15:39:00Z">
                  <w:rPr>
                    <w:lang w:val="en-US"/>
                  </w:rPr>
                </w:rPrChange>
              </w:rPr>
              <w:t>Поле ввода работает только с тегами, для которых явно разрешён внешний ввод.</w:t>
            </w:r>
          </w:p>
        </w:tc>
      </w:tr>
      <w:tr w:rsidR="00CF7F83" w:rsidRPr="003411A0" w14:paraId="6EB0D9F8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712E143C" w14:textId="77777777" w:rsidR="001F269F" w:rsidRDefault="00071D62" w:rsidP="000F22D2">
            <w:pPr>
              <w:ind w:firstLine="0"/>
              <w:pPrChange w:id="452" w:author="User" w:date="2026-09-21T16:14:00Z">
                <w:pPr/>
              </w:pPrChange>
            </w:pPr>
            <w:r>
              <w:rPr>
                <w:rPrChange w:id="453" w:author="User" w:date="2026-09-21T15:39:00Z">
                  <w:rPr>
                    <w:lang w:val="en-US"/>
                  </w:rPr>
                </w:rPrChange>
              </w:rPr>
              <w:t>Измерительное сечение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0FCB3E55" w14:textId="77777777" w:rsidR="001F269F" w:rsidRDefault="00071D62" w:rsidP="00D6743C">
            <w:r>
              <w:rPr>
                <w:rPrChange w:id="454" w:author="User" w:date="2026-09-21T15:39:00Z">
                  <w:rPr>
                    <w:lang w:val="en-US"/>
                  </w:rPr>
                </w:rPrChange>
              </w:rPr>
              <w:t>Расчёт и показ деформаций и напряжений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0322F22A" w14:textId="77777777" w:rsidR="001F269F" w:rsidRDefault="00071D62" w:rsidP="000F22D2">
            <w:pPr>
              <w:ind w:firstLine="0"/>
              <w:pPrChange w:id="455" w:author="User" w:date="2026-09-21T16:14:00Z">
                <w:pPr/>
              </w:pPrChange>
            </w:pPr>
            <w:r>
              <w:rPr>
                <w:rPrChange w:id="456" w:author="User" w:date="2026-09-21T15:39:00Z">
                  <w:rPr>
                    <w:lang w:val="en-US"/>
                  </w:rPr>
                </w:rPrChange>
              </w:rPr>
              <w:t>Привязки и схема сечения сохраняются в проекте СТТ.</w:t>
            </w:r>
          </w:p>
        </w:tc>
      </w:tr>
    </w:tbl>
    <w:p w14:paraId="11A6FF74" w14:textId="77777777" w:rsidR="001F269F" w:rsidRDefault="00071D62" w:rsidP="00D6743C">
      <w:r>
        <w:rPr>
          <w:rPrChange w:id="457" w:author="User" w:date="2026-09-21T15:39:00Z">
            <w:rPr>
              <w:lang w:val="en-US"/>
            </w:rPr>
          </w:rPrChange>
        </w:rPr>
        <w:t>Переключение страниц меняет только видимое представление и не останавливает сбор. Изменение параметров отображения не меняет аппаратную конфигурацию и содержимое файлов уже завершённых записей.</w:t>
      </w:r>
    </w:p>
    <w:p w14:paraId="4EA2AF06" w14:textId="77777777" w:rsidR="00CF7F83" w:rsidRPr="00341429" w:rsidRDefault="006C27AD" w:rsidP="006C27AD">
      <w:pPr>
        <w:pStyle w:val="af3"/>
        <w:outlineLvl w:val="1"/>
      </w:pPr>
      <w:bookmarkStart w:id="458" w:name="_Toc240898825"/>
      <w:r>
        <w:t>4.1.8 SQL база данных</w:t>
      </w:r>
      <w:bookmarkEnd w:id="458"/>
    </w:p>
    <w:p w14:paraId="522167A0" w14:textId="77777777" w:rsidR="001F269F" w:rsidRDefault="00071D62" w:rsidP="00D6743C">
      <w:r>
        <w:rPr>
          <w:rPrChange w:id="459" w:author="User" w:date="2026-09-21T15:39:00Z">
            <w:rPr>
              <w:lang w:val="en-US"/>
            </w:rPr>
          </w:rPrChange>
        </w:rPr>
        <w:t>SQL-подсистема предназначена для долговременного хранения выбранных оценок и метаданных объекта. Она не заменяет основную файловую запись сырых сигналов. Для SQL отдельно выбираются теги, оценки и период записи.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2666"/>
        <w:gridCol w:w="3969"/>
      </w:tblGrid>
      <w:tr w:rsidR="00CF7F83" w:rsidRPr="003411A0" w14:paraId="0FD77355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669134EC" w14:textId="77777777" w:rsidR="001F269F" w:rsidRDefault="00071D62" w:rsidP="000F22D2">
            <w:pPr>
              <w:ind w:firstLine="0"/>
              <w:pPrChange w:id="460" w:author="User" w:date="2026-09-21T16:13:00Z">
                <w:pPr/>
              </w:pPrChange>
            </w:pPr>
            <w:r>
              <w:rPr>
                <w:rPrChange w:id="461" w:author="User" w:date="2026-09-21T15:39:00Z">
                  <w:rPr>
                    <w:lang w:val="en-US"/>
                  </w:rPr>
                </w:rPrChange>
              </w:rPr>
              <w:t>Параметр</w:t>
            </w:r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6BA82CBB" w14:textId="77777777" w:rsidR="001F269F" w:rsidRDefault="00071D62" w:rsidP="000F22D2">
            <w:pPr>
              <w:ind w:firstLine="0"/>
              <w:pPrChange w:id="462" w:author="User" w:date="2026-09-21T16:13:00Z">
                <w:pPr/>
              </w:pPrChange>
            </w:pPr>
            <w:r>
              <w:rPr>
                <w:rPrChange w:id="463" w:author="User" w:date="2026-09-21T15:39:00Z">
                  <w:rPr>
                    <w:lang w:val="en-US"/>
                  </w:rPr>
                </w:rPrChange>
              </w:rPr>
              <w:t>Назначение</w:t>
            </w:r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2DC8EA76" w14:textId="77777777" w:rsidR="001F269F" w:rsidRDefault="00071D62" w:rsidP="000F22D2">
            <w:pPr>
              <w:ind w:firstLine="0"/>
              <w:pPrChange w:id="464" w:author="User" w:date="2026-09-21T16:13:00Z">
                <w:pPr/>
              </w:pPrChange>
            </w:pPr>
            <w:r>
              <w:rPr>
                <w:rPrChange w:id="465" w:author="User" w:date="2026-09-21T15:39:00Z">
                  <w:rPr>
                    <w:lang w:val="en-US"/>
                  </w:rPr>
                </w:rPrChange>
              </w:rPr>
              <w:t>Эксплуатационное правило</w:t>
            </w:r>
          </w:p>
        </w:tc>
      </w:tr>
      <w:tr w:rsidR="00CF7F83" w:rsidRPr="003411A0" w14:paraId="5D34E457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57703BC6" w14:textId="77777777" w:rsidR="001F269F" w:rsidRDefault="00071D62" w:rsidP="000F22D2">
            <w:pPr>
              <w:ind w:firstLine="0"/>
              <w:pPrChange w:id="466" w:author="User" w:date="2026-09-21T16:13:00Z">
                <w:pPr/>
              </w:pPrChange>
            </w:pPr>
            <w:r>
              <w:rPr>
                <w:rPrChange w:id="467" w:author="User" w:date="2026-09-21T15:39:00Z">
                  <w:rPr>
                    <w:lang w:val="en-US"/>
                  </w:rPr>
                </w:rPrChange>
              </w:rPr>
              <w:t>Сервер и БД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07B2081B" w14:textId="77777777" w:rsidR="001F269F" w:rsidRDefault="00071D62" w:rsidP="000F22D2">
            <w:pPr>
              <w:ind w:firstLine="0"/>
              <w:pPrChange w:id="468" w:author="User" w:date="2026-09-21T16:13:00Z">
                <w:pPr/>
              </w:pPrChange>
            </w:pPr>
            <w:r>
              <w:rPr>
                <w:rPrChange w:id="469" w:author="User" w:date="2026-09-21T15:39:00Z">
                  <w:rPr>
                    <w:lang w:val="en-US"/>
                  </w:rPr>
                </w:rPrChange>
              </w:rPr>
              <w:t>Сетевой адрес, путь/имя БД и учётные данные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53ED99DF" w14:textId="77777777" w:rsidR="001F269F" w:rsidRDefault="00071D62" w:rsidP="000F22D2">
            <w:pPr>
              <w:ind w:firstLine="0"/>
              <w:pPrChange w:id="470" w:author="User" w:date="2026-09-21T16:13:00Z">
                <w:pPr/>
              </w:pPrChange>
            </w:pPr>
            <w:r>
              <w:rPr>
                <w:rPrChange w:id="471" w:author="User" w:date="2026-09-21T15:39:00Z">
                  <w:rPr>
                    <w:lang w:val="en-US"/>
                  </w:rPr>
                </w:rPrChange>
              </w:rPr>
              <w:t xml:space="preserve">Перед </w:t>
            </w:r>
            <w:proofErr w:type="spellStart"/>
            <w:r>
              <w:rPr>
                <w:rPrChange w:id="472" w:author="User" w:date="2026-09-21T15:39:00Z">
                  <w:rPr>
                    <w:lang w:val="en-US"/>
                  </w:rPr>
                </w:rPrChange>
              </w:rPr>
              <w:t>Record</w:t>
            </w:r>
            <w:proofErr w:type="spellEnd"/>
            <w:r>
              <w:rPr>
                <w:rPrChange w:id="473" w:author="User" w:date="2026-09-21T15:39:00Z">
                  <w:rPr>
                    <w:lang w:val="en-US"/>
                  </w:rPr>
                </w:rPrChange>
              </w:rPr>
              <w:t xml:space="preserve"> выполнить проверку подключения; не хранить учётные данные в общедоступных файлах.</w:t>
            </w:r>
          </w:p>
        </w:tc>
      </w:tr>
      <w:tr w:rsidR="00CF7F83" w:rsidRPr="003411A0" w14:paraId="3456A756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5128BFC3" w14:textId="77777777" w:rsidR="001F269F" w:rsidRDefault="00071D62" w:rsidP="00D6743C">
            <w:r>
              <w:rPr>
                <w:rPrChange w:id="474" w:author="User" w:date="2026-09-21T15:39:00Z">
                  <w:rPr>
                    <w:lang w:val="en-US"/>
                  </w:rPr>
                </w:rPrChange>
              </w:rPr>
              <w:t>Флажок «Запись в SQL»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235173BC" w14:textId="77777777" w:rsidR="001F269F" w:rsidRDefault="00071D62" w:rsidP="000F22D2">
            <w:pPr>
              <w:ind w:firstLine="0"/>
              <w:pPrChange w:id="475" w:author="User" w:date="2026-09-21T16:13:00Z">
                <w:pPr/>
              </w:pPrChange>
            </w:pPr>
            <w:r>
              <w:rPr>
                <w:rPrChange w:id="476" w:author="User" w:date="2026-09-21T15:39:00Z">
                  <w:rPr>
                    <w:lang w:val="en-US"/>
                  </w:rPr>
                </w:rPrChange>
              </w:rPr>
              <w:t>Общее разрешение передачи оценок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06D1A940" w14:textId="77777777" w:rsidR="001F269F" w:rsidRDefault="00071D62" w:rsidP="000F22D2">
            <w:pPr>
              <w:ind w:firstLine="0"/>
              <w:pPrChange w:id="477" w:author="User" w:date="2026-09-21T16:13:00Z">
                <w:pPr/>
              </w:pPrChange>
            </w:pPr>
            <w:r>
              <w:rPr>
                <w:rPrChange w:id="478" w:author="User" w:date="2026-09-21T15:39:00Z">
                  <w:rPr>
                    <w:lang w:val="en-US"/>
                  </w:rPr>
                </w:rPrChange>
              </w:rPr>
              <w:t xml:space="preserve">Работает только при исправном подключении, </w:t>
            </w:r>
            <w:proofErr w:type="spellStart"/>
            <w:r>
              <w:rPr>
                <w:rPrChange w:id="479" w:author="User" w:date="2026-09-21T15:39:00Z">
                  <w:rPr>
                    <w:lang w:val="en-US"/>
                  </w:rPr>
                </w:rPrChange>
              </w:rPr>
              <w:t>Record</w:t>
            </w:r>
            <w:proofErr w:type="spellEnd"/>
            <w:r>
              <w:rPr>
                <w:rPrChange w:id="480" w:author="User" w:date="2026-09-21T15:39:00Z">
                  <w:rPr>
                    <w:lang w:val="en-US"/>
                  </w:rPr>
                </w:rPrChange>
              </w:rPr>
              <w:t xml:space="preserve"> и выбранных SQL-тегах.</w:t>
            </w:r>
          </w:p>
        </w:tc>
      </w:tr>
      <w:tr w:rsidR="00CF7F83" w:rsidRPr="003411A0" w14:paraId="19B2422C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7B5E52B9" w14:textId="77777777" w:rsidR="001F269F" w:rsidRDefault="00071D62" w:rsidP="000F22D2">
            <w:pPr>
              <w:ind w:firstLine="0"/>
              <w:pPrChange w:id="481" w:author="User" w:date="2026-09-21T16:13:00Z">
                <w:pPr/>
              </w:pPrChange>
            </w:pPr>
            <w:r>
              <w:rPr>
                <w:rPrChange w:id="482" w:author="User" w:date="2026-09-21T15:39:00Z">
                  <w:rPr>
                    <w:lang w:val="en-US"/>
                  </w:rPr>
                </w:rPrChange>
              </w:rPr>
              <w:t>Управляющий тег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6C988428" w14:textId="77777777" w:rsidR="001F269F" w:rsidRDefault="00071D62" w:rsidP="000F22D2">
            <w:pPr>
              <w:ind w:firstLine="0"/>
              <w:pPrChange w:id="483" w:author="User" w:date="2026-09-21T16:13:00Z">
                <w:pPr/>
              </w:pPrChange>
            </w:pPr>
            <w:r>
              <w:rPr>
                <w:rPrChange w:id="484" w:author="User" w:date="2026-09-21T15:39:00Z">
                  <w:rPr>
                    <w:lang w:val="en-US"/>
                  </w:rPr>
                </w:rPrChange>
              </w:rPr>
              <w:t>Логическое разрешение SQL-записи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3212E399" w14:textId="77777777" w:rsidR="001F269F" w:rsidRDefault="00071D62" w:rsidP="000F22D2">
            <w:pPr>
              <w:ind w:firstLine="0"/>
              <w:pPrChange w:id="485" w:author="User" w:date="2026-09-21T16:13:00Z">
                <w:pPr/>
              </w:pPrChange>
            </w:pPr>
            <w:r>
              <w:rPr>
                <w:rPrChange w:id="486" w:author="User" w:date="2026-09-21T15:39:00Z">
                  <w:rPr>
                    <w:lang w:val="en-US"/>
                  </w:rPr>
                </w:rPrChange>
              </w:rPr>
              <w:t xml:space="preserve">Его значение дополняет, а не заменяет общий флажок и состояние </w:t>
            </w:r>
            <w:proofErr w:type="spellStart"/>
            <w:r>
              <w:rPr>
                <w:rPrChange w:id="487" w:author="User" w:date="2026-09-21T15:39:00Z">
                  <w:rPr>
                    <w:lang w:val="en-US"/>
                  </w:rPr>
                </w:rPrChange>
              </w:rPr>
              <w:t>Record</w:t>
            </w:r>
            <w:proofErr w:type="spellEnd"/>
            <w:r>
              <w:rPr>
                <w:rPrChange w:id="488" w:author="User" w:date="2026-09-21T15:39:00Z">
                  <w:rPr>
                    <w:lang w:val="en-US"/>
                  </w:rPr>
                </w:rPrChange>
              </w:rPr>
              <w:t>.</w:t>
            </w:r>
          </w:p>
        </w:tc>
      </w:tr>
      <w:tr w:rsidR="00CF7F83" w:rsidRPr="003411A0" w14:paraId="40E0C952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66A14070" w14:textId="77777777" w:rsidR="001F269F" w:rsidRDefault="00071D62" w:rsidP="000F22D2">
            <w:pPr>
              <w:ind w:firstLine="0"/>
              <w:pPrChange w:id="489" w:author="User" w:date="2026-09-21T16:13:00Z">
                <w:pPr/>
              </w:pPrChange>
            </w:pPr>
            <w:r>
              <w:rPr>
                <w:rPrChange w:id="490" w:author="User" w:date="2026-09-21T15:39:00Z">
                  <w:rPr>
                    <w:lang w:val="en-US"/>
                  </w:rPr>
                </w:rPrChange>
              </w:rPr>
              <w:lastRenderedPageBreak/>
              <w:t>Период, с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5331FA34" w14:textId="77777777" w:rsidR="001F269F" w:rsidRDefault="00071D62" w:rsidP="000F22D2">
            <w:pPr>
              <w:ind w:firstLine="0"/>
              <w:pPrChange w:id="491" w:author="User" w:date="2026-09-21T16:13:00Z">
                <w:pPr/>
              </w:pPrChange>
            </w:pPr>
            <w:r>
              <w:rPr>
                <w:rPrChange w:id="492" w:author="User" w:date="2026-09-21T15:39:00Z">
                  <w:rPr>
                    <w:lang w:val="en-US"/>
                  </w:rPr>
                </w:rPrChange>
              </w:rPr>
              <w:t>Интервал формирования SQL-точек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3F587DD9" w14:textId="77777777" w:rsidR="001F269F" w:rsidRDefault="00071D62" w:rsidP="000F22D2">
            <w:pPr>
              <w:ind w:firstLine="0"/>
              <w:pPrChange w:id="493" w:author="User" w:date="2026-09-21T16:13:00Z">
                <w:pPr/>
              </w:pPrChange>
            </w:pPr>
            <w:r>
              <w:rPr>
                <w:rPrChange w:id="494" w:author="User" w:date="2026-09-21T15:39:00Z">
                  <w:rPr>
                    <w:lang w:val="en-US"/>
                  </w:rPr>
                </w:rPrChange>
              </w:rPr>
              <w:t>Не является частотой опроса и не изменяет детализацию сырого файла.</w:t>
            </w:r>
          </w:p>
        </w:tc>
      </w:tr>
      <w:tr w:rsidR="00CF7F83" w:rsidRPr="003411A0" w14:paraId="0580083E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0A982051" w14:textId="77777777" w:rsidR="001F269F" w:rsidRDefault="00071D62" w:rsidP="000F22D2">
            <w:pPr>
              <w:ind w:firstLine="0"/>
              <w:pPrChange w:id="495" w:author="User" w:date="2026-09-21T16:13:00Z">
                <w:pPr/>
              </w:pPrChange>
            </w:pPr>
            <w:r>
              <w:rPr>
                <w:rPrChange w:id="496" w:author="User" w:date="2026-09-21T15:39:00Z">
                  <w:rPr>
                    <w:lang w:val="en-US"/>
                  </w:rPr>
                </w:rPrChange>
              </w:rPr>
              <w:t>Ёмкость очереди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091C6885" w14:textId="77777777" w:rsidR="001F269F" w:rsidRDefault="00071D62" w:rsidP="000F22D2">
            <w:pPr>
              <w:ind w:firstLine="0"/>
              <w:pPrChange w:id="497" w:author="User" w:date="2026-09-21T16:13:00Z">
                <w:pPr/>
              </w:pPrChange>
            </w:pPr>
            <w:r>
              <w:rPr>
                <w:rPrChange w:id="498" w:author="User" w:date="2026-09-21T15:39:00Z">
                  <w:rPr>
                    <w:lang w:val="en-US"/>
                  </w:rPr>
                </w:rPrChange>
              </w:rPr>
              <w:t>Запас отложенных SQL-записей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21E2666C" w14:textId="77777777" w:rsidR="001F269F" w:rsidRDefault="00071D62" w:rsidP="000F22D2">
            <w:pPr>
              <w:ind w:firstLine="0"/>
              <w:pPrChange w:id="499" w:author="User" w:date="2026-09-21T16:13:00Z">
                <w:pPr/>
              </w:pPrChange>
            </w:pPr>
            <w:r>
              <w:rPr>
                <w:rPrChange w:id="500" w:author="User" w:date="2026-09-21T15:39:00Z">
                  <w:rPr>
                    <w:lang w:val="en-US"/>
                  </w:rPr>
                </w:rPrChange>
              </w:rPr>
              <w:t>Повышает устойчивость при временной задержке сервера, но использует больше памяти.</w:t>
            </w:r>
          </w:p>
        </w:tc>
      </w:tr>
      <w:tr w:rsidR="00CF7F83" w:rsidRPr="003411A0" w14:paraId="3AA93726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1BC8DF2F" w14:textId="77777777" w:rsidR="001F269F" w:rsidRDefault="00071D62" w:rsidP="000F22D2">
            <w:pPr>
              <w:ind w:firstLine="0"/>
              <w:pPrChange w:id="501" w:author="User" w:date="2026-09-21T16:13:00Z">
                <w:pPr/>
              </w:pPrChange>
            </w:pPr>
            <w:r>
              <w:rPr>
                <w:rPrChange w:id="502" w:author="User" w:date="2026-09-21T15:39:00Z">
                  <w:rPr>
                    <w:lang w:val="en-US"/>
                  </w:rPr>
                </w:rPrChange>
              </w:rPr>
              <w:t>Тег и оценка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0426CB72" w14:textId="77777777" w:rsidR="001F269F" w:rsidRDefault="00071D62" w:rsidP="00D6743C">
            <w:r>
              <w:rPr>
                <w:rPrChange w:id="503" w:author="User" w:date="2026-09-21T15:39:00Z">
                  <w:rPr>
                    <w:lang w:val="en-US"/>
                  </w:rPr>
                </w:rPrChange>
              </w:rPr>
              <w:t>Какая производная величина попадает в БД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5F577ED2" w14:textId="77777777" w:rsidR="001F269F" w:rsidRDefault="00071D62" w:rsidP="000F22D2">
            <w:pPr>
              <w:ind w:firstLine="0"/>
              <w:pPrChange w:id="504" w:author="User" w:date="2026-09-21T16:13:00Z">
                <w:pPr/>
              </w:pPrChange>
            </w:pPr>
            <w:r>
              <w:rPr>
                <w:rPrChange w:id="505" w:author="User" w:date="2026-09-21T15:39:00Z">
                  <w:rPr>
                    <w:lang w:val="en-US"/>
                  </w:rPr>
                </w:rPrChange>
              </w:rPr>
              <w:t xml:space="preserve">Для одного тега осмысленно выбирается </w:t>
            </w:r>
            <w:proofErr w:type="spellStart"/>
            <w:r>
              <w:rPr>
                <w:rPrChange w:id="506" w:author="User" w:date="2026-09-21T15:39:00Z">
                  <w:rPr>
                    <w:lang w:val="en-US"/>
                  </w:rPr>
                </w:rPrChange>
              </w:rPr>
              <w:t>Mean</w:t>
            </w:r>
            <w:proofErr w:type="spellEnd"/>
            <w:r>
              <w:rPr>
                <w:rPrChange w:id="507" w:author="User" w:date="2026-09-21T15:39:00Z">
                  <w:rPr>
                    <w:lang w:val="en-US"/>
                  </w:rPr>
                </w:rPrChange>
              </w:rPr>
              <w:t>, RMS, Max или другая оценка.</w:t>
            </w:r>
          </w:p>
        </w:tc>
      </w:tr>
    </w:tbl>
    <w:p w14:paraId="08B5861F" w14:textId="77777777" w:rsidR="001F269F" w:rsidRDefault="00071D62" w:rsidP="00D6743C">
      <w:r>
        <w:rPr>
          <w:rPrChange w:id="508" w:author="User" w:date="2026-09-21T15:39:00Z">
            <w:rPr>
              <w:lang w:val="en-US"/>
            </w:rPr>
          </w:rPrChange>
        </w:rPr>
        <w:t>Исторический SQL-тренд читает точки из БД по выбранным каналам и интервалу. Режим «Текущая дата» привязывает правую границу X к текущему времени и периодически дочитывает новые точки. Пользовательский масштаб Y при этом сохраняется.</w:t>
      </w:r>
    </w:p>
    <w:p w14:paraId="36E71A85" w14:textId="77777777" w:rsidR="001F269F" w:rsidRDefault="00071D62" w:rsidP="00D6743C">
      <w:r>
        <w:rPr>
          <w:rPrChange w:id="509" w:author="User" w:date="2026-09-21T15:39:00Z">
            <w:rPr>
              <w:lang w:val="en-US"/>
            </w:rPr>
          </w:rPrChange>
        </w:rPr>
        <w:t>Удаление линии из настройки SQL-тренда не удаляет исторические точки. Удаление интервала из БД является отдельной необратимой операцией и допускается только после резервного копирования.</w:t>
      </w:r>
    </w:p>
    <w:p w14:paraId="5AF13030" w14:textId="77777777" w:rsidR="00CF7F83" w:rsidRPr="00341429" w:rsidRDefault="006C27AD" w:rsidP="006C27AD">
      <w:pPr>
        <w:pStyle w:val="af3"/>
        <w:outlineLvl w:val="1"/>
      </w:pPr>
      <w:bookmarkStart w:id="510" w:name="_Toc240898826"/>
      <w:r>
        <w:t>4.1.9 Графики и анализ данных</w:t>
      </w:r>
      <w:bookmarkEnd w:id="510"/>
    </w:p>
    <w:p w14:paraId="71D29367" w14:textId="77777777" w:rsidR="001F269F" w:rsidRDefault="00071D62" w:rsidP="00D6743C">
      <w:r>
        <w:rPr>
          <w:rPrChange w:id="511" w:author="User" w:date="2026-09-21T15:39:00Z">
            <w:rPr>
              <w:lang w:val="en-US"/>
            </w:rPr>
          </w:rPrChange>
        </w:rPr>
        <w:t>Осциллограмма показывает отсчёты сигнала; оперативный тренд — последовательность текущих оценок; SQL-тренд — исторические оценки; спектр — частотное представление. Выбор компонента должен соответствовать типу исходных данных и задаче оператора.</w:t>
      </w:r>
    </w:p>
    <w:p w14:paraId="366DBAD3" w14:textId="77777777" w:rsidR="00CF7F83" w:rsidRDefault="001373A4" w:rsidP="00335D55">
      <w:pPr>
        <w:pStyle w:val="a3"/>
      </w:pPr>
      <w:r>
        <w:rPr>
          <w:rPrChange w:id="512" w:author="SkripnikAA" w:date="2026-09-21T12:50:00Z">
            <w:rPr>
              <w:lang w:val="en-US"/>
            </w:rPr>
          </w:rPrChange>
        </w:rPr>
        <w:t>Масштабирование мышью меняет видимый интервал и не изменяет исходные данные. Масштаб по X и Y применяется к активным осям.</w:t>
      </w:r>
    </w:p>
    <w:p w14:paraId="2AA4F36A" w14:textId="77777777" w:rsidR="00CF7F83" w:rsidRDefault="001373A4" w:rsidP="00335D55">
      <w:pPr>
        <w:pStyle w:val="a3"/>
      </w:pPr>
      <w:r>
        <w:rPr>
          <w:rPrChange w:id="513" w:author="SkripnikAA" w:date="2026-09-21T12:50:00Z">
            <w:rPr>
              <w:lang w:val="en-US"/>
            </w:rPr>
          </w:rPrChange>
        </w:rPr>
        <w:t>Двойной щелчок по оперативному графику возвращает полный доступный X и вписывает Y с запасом. Это действие меняет только вид.</w:t>
      </w:r>
    </w:p>
    <w:p w14:paraId="151AFD48" w14:textId="77777777" w:rsidR="00CF7F83" w:rsidRDefault="001373A4" w:rsidP="00335D55">
      <w:pPr>
        <w:pStyle w:val="a3"/>
      </w:pPr>
      <w:r>
        <w:rPr>
          <w:rPrChange w:id="514" w:author="SkripnikAA" w:date="2026-09-21T12:50:00Z">
            <w:rPr>
              <w:lang w:val="en-US"/>
            </w:rPr>
          </w:rPrChange>
        </w:rPr>
        <w:t xml:space="preserve">Оперативный тренд работает в </w:t>
      </w:r>
      <w:proofErr w:type="spellStart"/>
      <w:r>
        <w:rPr>
          <w:rPrChange w:id="515" w:author="SkripnikAA" w:date="2026-09-21T12:50:00Z">
            <w:rPr>
              <w:lang w:val="en-US"/>
            </w:rPr>
          </w:rPrChange>
        </w:rPr>
        <w:t>Preview</w:t>
      </w:r>
      <w:proofErr w:type="spellEnd"/>
      <w:r>
        <w:rPr>
          <w:rPrChange w:id="516" w:author="SkripnikAA" w:date="2026-09-21T12:50:00Z">
            <w:rPr>
              <w:lang w:val="en-US"/>
            </w:rPr>
          </w:rPrChange>
        </w:rPr>
        <w:t xml:space="preserve"> и </w:t>
      </w:r>
      <w:proofErr w:type="spellStart"/>
      <w:r>
        <w:rPr>
          <w:rPrChange w:id="517" w:author="SkripnikAA" w:date="2026-09-21T12:50:00Z">
            <w:rPr>
              <w:lang w:val="en-US"/>
            </w:rPr>
          </w:rPrChange>
        </w:rPr>
        <w:t>Record</w:t>
      </w:r>
      <w:proofErr w:type="spellEnd"/>
      <w:r>
        <w:rPr>
          <w:rPrChange w:id="518" w:author="SkripnikAA" w:date="2026-09-21T12:50:00Z">
            <w:rPr>
              <w:lang w:val="en-US"/>
            </w:rPr>
          </w:rPrChange>
        </w:rPr>
        <w:t>; при Stop линии текущего сеанса очищаются. SQL-тренд читает архив независимо от текущего сбора.</w:t>
      </w:r>
    </w:p>
    <w:p w14:paraId="4773697B" w14:textId="77777777" w:rsidR="00CF7F83" w:rsidRDefault="001373A4" w:rsidP="00335D55">
      <w:pPr>
        <w:pStyle w:val="a3"/>
      </w:pPr>
      <w:r>
        <w:rPr>
          <w:rPrChange w:id="519" w:author="SkripnikAA" w:date="2026-09-21T12:50:00Z">
            <w:rPr>
              <w:lang w:val="en-US"/>
            </w:rPr>
          </w:rPrChange>
        </w:rPr>
        <w:t>Для спектра задаются исходный тег, частота дискретизации, размер БПФ, окно, перекрытие, усреднение, коррекция, интегрирование и требуемые полосовые оценки. Параметры должны соответствовать частотному диапазону и требуемому разрешению.</w:t>
      </w:r>
    </w:p>
    <w:p w14:paraId="31A2619C" w14:textId="77777777" w:rsidR="00CF7F83" w:rsidRPr="00341429" w:rsidRDefault="006C27AD" w:rsidP="006C27AD">
      <w:pPr>
        <w:pStyle w:val="af3"/>
        <w:outlineLvl w:val="1"/>
      </w:pPr>
      <w:bookmarkStart w:id="520" w:name="_Toc240898827"/>
      <w:r>
        <w:lastRenderedPageBreak/>
        <w:t>4.1.10 Диагностика и сохранность данных</w:t>
      </w:r>
      <w:bookmarkEnd w:id="520"/>
    </w:p>
    <w:p w14:paraId="3D8773EA" w14:textId="77777777" w:rsidR="001F269F" w:rsidRDefault="00071D62" w:rsidP="00D6743C">
      <w:r>
        <w:rPr>
          <w:rPrChange w:id="521" w:author="User" w:date="2026-09-21T15:39:00Z">
            <w:rPr>
              <w:lang w:val="en-US"/>
            </w:rPr>
          </w:rPrChange>
        </w:rPr>
        <w:t>Область «Журнал» показывает сообщения жизненного цикла, источников, данных, SQL и ошибок. Журнал не является измерительной записью. При диагностике следует включать только нужные категории, чтобы не скрывать ключевые сообщения избыточным выводом.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2666"/>
        <w:gridCol w:w="3969"/>
      </w:tblGrid>
      <w:tr w:rsidR="00CF7F83" w:rsidRPr="003411A0" w14:paraId="18BA33F0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1076B479" w14:textId="77777777" w:rsidR="001F269F" w:rsidRDefault="00071D62" w:rsidP="00D6743C">
            <w:r>
              <w:rPr>
                <w:rPrChange w:id="522" w:author="User" w:date="2026-09-21T15:39:00Z">
                  <w:rPr>
                    <w:lang w:val="en-US"/>
                  </w:rPr>
                </w:rPrChange>
              </w:rPr>
              <w:t>Признак</w:t>
            </w:r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34F63EFA" w14:textId="77777777" w:rsidR="001F269F" w:rsidRDefault="00071D62" w:rsidP="00D6743C">
            <w:r>
              <w:rPr>
                <w:rPrChange w:id="523" w:author="User" w:date="2026-09-21T15:39:00Z">
                  <w:rPr>
                    <w:lang w:val="en-US"/>
                  </w:rPr>
                </w:rPrChange>
              </w:rPr>
              <w:t>Вероятная причина</w:t>
            </w:r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65DADF6D" w14:textId="77777777" w:rsidR="001F269F" w:rsidRDefault="00071D62" w:rsidP="00D6743C">
            <w:r>
              <w:rPr>
                <w:rPrChange w:id="524" w:author="User" w:date="2026-09-21T15:39:00Z">
                  <w:rPr>
                    <w:lang w:val="en-US"/>
                  </w:rPr>
                </w:rPrChange>
              </w:rPr>
              <w:t>Действие оператора</w:t>
            </w:r>
          </w:p>
        </w:tc>
      </w:tr>
      <w:tr w:rsidR="00CF7F83" w:rsidRPr="003411A0" w14:paraId="45335F84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3A6741C6" w14:textId="77777777" w:rsidR="001F269F" w:rsidRDefault="00071D62" w:rsidP="000F22D2">
            <w:pPr>
              <w:ind w:firstLine="0"/>
              <w:pPrChange w:id="525" w:author="User" w:date="2026-09-21T16:13:00Z">
                <w:pPr/>
              </w:pPrChange>
            </w:pPr>
            <w:r>
              <w:rPr>
                <w:rPrChange w:id="526" w:author="User" w:date="2026-09-21T15:39:00Z">
                  <w:rPr>
                    <w:lang w:val="en-US"/>
                  </w:rPr>
                </w:rPrChange>
              </w:rPr>
              <w:t xml:space="preserve">Нет данных в </w:t>
            </w:r>
            <w:proofErr w:type="spellStart"/>
            <w:r>
              <w:rPr>
                <w:rPrChange w:id="527" w:author="User" w:date="2026-09-21T15:39:00Z">
                  <w:rPr>
                    <w:lang w:val="en-US"/>
                  </w:rPr>
                </w:rPrChange>
              </w:rPr>
              <w:t>Preview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26531CA0" w14:textId="77777777" w:rsidR="001F269F" w:rsidRDefault="00071D62" w:rsidP="000F22D2">
            <w:pPr>
              <w:ind w:firstLine="0"/>
              <w:pPrChange w:id="528" w:author="User" w:date="2026-09-21T16:13:00Z">
                <w:pPr/>
              </w:pPrChange>
            </w:pPr>
            <w:r>
              <w:rPr>
                <w:rPrChange w:id="529" w:author="User" w:date="2026-09-21T15:39:00Z">
                  <w:rPr>
                    <w:lang w:val="en-US"/>
                  </w:rPr>
                </w:rPrChange>
              </w:rPr>
              <w:t>Недоступен прибор, ошибочный адрес, источник отключён или не подготовлен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5D7DFBD7" w14:textId="77777777" w:rsidR="001F269F" w:rsidRDefault="00071D62" w:rsidP="000F22D2">
            <w:pPr>
              <w:ind w:firstLine="0"/>
              <w:pPrChange w:id="530" w:author="User" w:date="2026-09-21T16:13:00Z">
                <w:pPr/>
              </w:pPrChange>
            </w:pPr>
            <w:r>
              <w:rPr>
                <w:rPrChange w:id="531" w:author="User" w:date="2026-09-21T15:39:00Z">
                  <w:rPr>
                    <w:lang w:val="en-US"/>
                  </w:rPr>
                </w:rPrChange>
              </w:rPr>
              <w:t>Вернуться в Stop, проверить сеть, дерево устройств, адрес и журнал.</w:t>
            </w:r>
          </w:p>
        </w:tc>
      </w:tr>
      <w:tr w:rsidR="00CF7F83" w:rsidRPr="003411A0" w14:paraId="15E4F0D2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5EE420D2" w14:textId="77777777" w:rsidR="001F269F" w:rsidRDefault="00071D62" w:rsidP="000F22D2">
            <w:pPr>
              <w:ind w:firstLine="0"/>
              <w:pPrChange w:id="532" w:author="User" w:date="2026-09-21T16:13:00Z">
                <w:pPr/>
              </w:pPrChange>
            </w:pPr>
            <w:r>
              <w:rPr>
                <w:rPrChange w:id="533" w:author="User" w:date="2026-09-21T15:39:00Z">
                  <w:rPr>
                    <w:lang w:val="en-US"/>
                  </w:rPr>
                </w:rPrChange>
              </w:rPr>
              <w:t>Неверные единицы или диапазон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70CBF845" w14:textId="77777777" w:rsidR="001F269F" w:rsidRDefault="00071D62" w:rsidP="000F22D2">
            <w:pPr>
              <w:ind w:firstLine="0"/>
              <w:pPrChange w:id="534" w:author="User" w:date="2026-09-21T16:13:00Z">
                <w:pPr/>
              </w:pPrChange>
            </w:pPr>
            <w:r>
              <w:rPr>
                <w:rPrChange w:id="535" w:author="User" w:date="2026-09-21T15:39:00Z">
                  <w:rPr>
                    <w:lang w:val="en-US"/>
                  </w:rPr>
                </w:rPrChange>
              </w:rPr>
              <w:t>Неверная ГХ, тип входа или свойства тега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5C00630E" w14:textId="77777777" w:rsidR="001F269F" w:rsidRDefault="00071D62" w:rsidP="000F22D2">
            <w:pPr>
              <w:ind w:firstLine="0"/>
              <w:pPrChange w:id="536" w:author="User" w:date="2026-09-21T16:13:00Z">
                <w:pPr/>
              </w:pPrChange>
            </w:pPr>
            <w:r>
              <w:rPr>
                <w:rPrChange w:id="537" w:author="User" w:date="2026-09-21T15:39:00Z">
                  <w:rPr>
                    <w:lang w:val="en-US"/>
                  </w:rPr>
                </w:rPrChange>
              </w:rPr>
              <w:t xml:space="preserve">Остановить запись, проверить канал/ГХ/тег и повторить </w:t>
            </w:r>
            <w:proofErr w:type="spellStart"/>
            <w:r>
              <w:rPr>
                <w:rPrChange w:id="538" w:author="User" w:date="2026-09-21T15:39:00Z">
                  <w:rPr>
                    <w:lang w:val="en-US"/>
                  </w:rPr>
                </w:rPrChange>
              </w:rPr>
              <w:t>Preview</w:t>
            </w:r>
            <w:proofErr w:type="spellEnd"/>
            <w:r>
              <w:rPr>
                <w:rPrChange w:id="539" w:author="User" w:date="2026-09-21T15:39:00Z">
                  <w:rPr>
                    <w:lang w:val="en-US"/>
                  </w:rPr>
                </w:rPrChange>
              </w:rPr>
              <w:t>.</w:t>
            </w:r>
          </w:p>
        </w:tc>
      </w:tr>
      <w:tr w:rsidR="00CF7F83" w:rsidRPr="003411A0" w14:paraId="68430A22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0AF76EE0" w14:textId="77777777" w:rsidR="001F269F" w:rsidRDefault="00071D62" w:rsidP="000F22D2">
            <w:pPr>
              <w:ind w:firstLine="0"/>
              <w:pPrChange w:id="540" w:author="User" w:date="2026-09-21T16:13:00Z">
                <w:pPr/>
              </w:pPrChange>
            </w:pPr>
            <w:r>
              <w:rPr>
                <w:rPrChange w:id="541" w:author="User" w:date="2026-09-21T15:39:00Z">
                  <w:rPr>
                    <w:lang w:val="en-US"/>
                  </w:rPr>
                </w:rPrChange>
              </w:rPr>
              <w:t>SQL-точки не появляются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51653EE5" w14:textId="77777777" w:rsidR="001F269F" w:rsidRDefault="00071D62" w:rsidP="000F22D2">
            <w:pPr>
              <w:ind w:firstLine="0"/>
              <w:pPrChange w:id="542" w:author="User" w:date="2026-09-21T16:13:00Z">
                <w:pPr/>
              </w:pPrChange>
            </w:pPr>
            <w:r>
              <w:rPr>
                <w:rPrChange w:id="543" w:author="User" w:date="2026-09-21T15:39:00Z">
                  <w:rPr>
                    <w:lang w:val="en-US"/>
                  </w:rPr>
                </w:rPrChange>
              </w:rPr>
              <w:t>Нет связи, неверные учётные данные, не включён флажок, ложен управляющий тег или не выбраны теги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342AC7E2" w14:textId="77777777" w:rsidR="001F269F" w:rsidRDefault="00071D62" w:rsidP="000F22D2">
            <w:pPr>
              <w:ind w:firstLine="0"/>
              <w:pPrChange w:id="544" w:author="User" w:date="2026-09-21T16:13:00Z">
                <w:pPr/>
              </w:pPrChange>
            </w:pPr>
            <w:r>
              <w:rPr>
                <w:rPrChange w:id="545" w:author="User" w:date="2026-09-21T15:39:00Z">
                  <w:rPr>
                    <w:lang w:val="en-US"/>
                  </w:rPr>
                </w:rPrChange>
              </w:rPr>
              <w:t>Проверить подключение, журнал, флажок SQL, управляющий тег, перечень тегов и оценок.</w:t>
            </w:r>
          </w:p>
        </w:tc>
      </w:tr>
      <w:tr w:rsidR="00CF7F83" w:rsidRPr="003411A0" w14:paraId="202C4FD3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6EE89CCE" w14:textId="77777777" w:rsidR="001F269F" w:rsidRDefault="00071D62" w:rsidP="000F22D2">
            <w:pPr>
              <w:ind w:firstLine="0"/>
              <w:pPrChange w:id="546" w:author="User" w:date="2026-09-21T16:13:00Z">
                <w:pPr/>
              </w:pPrChange>
            </w:pPr>
            <w:proofErr w:type="spellStart"/>
            <w:r>
              <w:rPr>
                <w:rPrChange w:id="547" w:author="User" w:date="2026-09-21T15:39:00Z">
                  <w:rPr>
                    <w:lang w:val="en-US"/>
                  </w:rPr>
                </w:rPrChange>
              </w:rPr>
              <w:t>RCPanel</w:t>
            </w:r>
            <w:proofErr w:type="spellEnd"/>
            <w:r>
              <w:rPr>
                <w:rPrChange w:id="548" w:author="User" w:date="2026-09-21T15:39:00Z">
                  <w:rPr>
                    <w:lang w:val="en-US"/>
                  </w:rPr>
                </w:rPrChange>
              </w:rPr>
              <w:t xml:space="preserve"> не видит </w:t>
            </w:r>
            <w:proofErr w:type="spellStart"/>
            <w:r>
              <w:rPr>
                <w:rPrChange w:id="549" w:author="User" w:date="2026-09-21T15:39:00Z">
                  <w:rPr>
                    <w:lang w:val="en-US"/>
                  </w:rPr>
                </w:rPrChange>
              </w:rPr>
              <w:t>Rlnx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6CD47E99" w14:textId="77777777" w:rsidR="001F269F" w:rsidRDefault="00071D62" w:rsidP="000F22D2">
            <w:pPr>
              <w:ind w:firstLine="0"/>
              <w:pPrChange w:id="550" w:author="User" w:date="2026-09-21T16:13:00Z">
                <w:pPr/>
              </w:pPrChange>
            </w:pPr>
            <w:r>
              <w:rPr>
                <w:rPrChange w:id="551" w:author="User" w:date="2026-09-21T15:39:00Z">
                  <w:rPr>
                    <w:lang w:val="en-US"/>
                  </w:rPr>
                </w:rPrChange>
              </w:rPr>
              <w:t xml:space="preserve">Недоступен TCP 8765, разные </w:t>
            </w:r>
            <w:proofErr w:type="spellStart"/>
            <w:r>
              <w:rPr>
                <w:rPrChange w:id="552" w:author="User" w:date="2026-09-21T15:39:00Z">
                  <w:rPr>
                    <w:lang w:val="en-US"/>
                  </w:rPr>
                </w:rPrChange>
              </w:rPr>
              <w:t>broadcast</w:t>
            </w:r>
            <w:proofErr w:type="spellEnd"/>
            <w:r>
              <w:rPr>
                <w:rPrChange w:id="553" w:author="User" w:date="2026-09-21T15:39:00Z">
                  <w:rPr>
                    <w:lang w:val="en-US"/>
                  </w:rPr>
                </w:rPrChange>
              </w:rPr>
              <w:t xml:space="preserve">-домены или неверный </w:t>
            </w:r>
            <w:proofErr w:type="spellStart"/>
            <w:r>
              <w:rPr>
                <w:rPrChange w:id="554" w:author="User" w:date="2026-09-21T15:39:00Z">
                  <w:rPr>
                    <w:lang w:val="en-US"/>
                  </w:rPr>
                </w:rPrChange>
              </w:rPr>
              <w:t>endpoint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2F09A5D9" w14:textId="77777777" w:rsidR="001F269F" w:rsidRDefault="00071D62" w:rsidP="000F22D2">
            <w:pPr>
              <w:ind w:firstLine="0"/>
              <w:pPrChange w:id="555" w:author="User" w:date="2026-09-21T16:13:00Z">
                <w:pPr/>
              </w:pPrChange>
            </w:pPr>
            <w:r>
              <w:rPr>
                <w:rPrChange w:id="556" w:author="User" w:date="2026-09-21T15:39:00Z">
                  <w:rPr>
                    <w:lang w:val="en-US"/>
                  </w:rPr>
                </w:rPrChange>
              </w:rPr>
              <w:t xml:space="preserve">Проверить HTTP-адрес, межсетевой экран и связь; между подсетями задать </w:t>
            </w:r>
            <w:proofErr w:type="spellStart"/>
            <w:r>
              <w:rPr>
                <w:rPrChange w:id="557" w:author="User" w:date="2026-09-21T15:39:00Z">
                  <w:rPr>
                    <w:lang w:val="en-US"/>
                  </w:rPr>
                </w:rPrChange>
              </w:rPr>
              <w:t>endpoint</w:t>
            </w:r>
            <w:proofErr w:type="spellEnd"/>
            <w:r>
              <w:rPr>
                <w:rPrChange w:id="558" w:author="User" w:date="2026-09-21T15:39:00Z">
                  <w:rPr>
                    <w:lang w:val="en-US"/>
                  </w:rPr>
                </w:rPrChange>
              </w:rPr>
              <w:t xml:space="preserve"> вручную.</w:t>
            </w:r>
          </w:p>
        </w:tc>
      </w:tr>
    </w:tbl>
    <w:p w14:paraId="5EFF0AE5" w14:textId="77777777" w:rsidR="001F269F" w:rsidRDefault="00071D62" w:rsidP="00D6743C">
      <w:r>
        <w:rPr>
          <w:rPrChange w:id="559" w:author="User" w:date="2026-09-21T15:39:00Z">
            <w:rPr>
              <w:lang w:val="en-US"/>
            </w:rPr>
          </w:rPrChange>
        </w:rPr>
        <w:t xml:space="preserve">Перед изменением проекта создаётся резервная копия каталога конфигурации. Перед удалением данных SQL создаётся резервная копия БД. После изменения прибора, канала, ГХ или тега единицы и диапазоны обязательно проверяются в </w:t>
      </w:r>
      <w:proofErr w:type="spellStart"/>
      <w:r>
        <w:rPr>
          <w:rPrChange w:id="560" w:author="User" w:date="2026-09-21T15:39:00Z">
            <w:rPr>
              <w:lang w:val="en-US"/>
            </w:rPr>
          </w:rPrChange>
        </w:rPr>
        <w:t>Preview</w:t>
      </w:r>
      <w:proofErr w:type="spellEnd"/>
      <w:r>
        <w:rPr>
          <w:rPrChange w:id="561" w:author="User" w:date="2026-09-21T15:39:00Z">
            <w:rPr>
              <w:lang w:val="en-US"/>
            </w:rPr>
          </w:rPrChange>
        </w:rPr>
        <w:t xml:space="preserve"> до </w:t>
      </w:r>
      <w:proofErr w:type="spellStart"/>
      <w:r>
        <w:rPr>
          <w:rPrChange w:id="562" w:author="User" w:date="2026-09-21T15:39:00Z">
            <w:rPr>
              <w:lang w:val="en-US"/>
            </w:rPr>
          </w:rPrChange>
        </w:rPr>
        <w:t>Record</w:t>
      </w:r>
      <w:proofErr w:type="spellEnd"/>
      <w:r>
        <w:rPr>
          <w:rPrChange w:id="563" w:author="User" w:date="2026-09-21T15:39:00Z">
            <w:rPr>
              <w:lang w:val="en-US"/>
            </w:rPr>
          </w:rPrChange>
        </w:rPr>
        <w:t>.</w:t>
      </w:r>
    </w:p>
    <w:p w14:paraId="485C68C7" w14:textId="77777777" w:rsidR="00CF7F83" w:rsidRPr="00341429" w:rsidRDefault="006C27AD" w:rsidP="006C27AD">
      <w:pPr>
        <w:pStyle w:val="af3"/>
        <w:outlineLvl w:val="1"/>
      </w:pPr>
      <w:bookmarkStart w:id="564" w:name="_Toc240898828"/>
      <w:r>
        <w:t xml:space="preserve">4.2 Модуль </w:t>
      </w:r>
      <w:proofErr w:type="spellStart"/>
      <w:r>
        <w:t>RCPanel</w:t>
      </w:r>
      <w:bookmarkEnd w:id="564"/>
      <w:proofErr w:type="spellEnd"/>
    </w:p>
    <w:p w14:paraId="1C2C6B4B" w14:textId="77777777" w:rsidR="001F269F" w:rsidRDefault="00071D62" w:rsidP="00D6743C">
      <w:proofErr w:type="spellStart"/>
      <w:r>
        <w:rPr>
          <w:lang w:val="en-US"/>
        </w:rPr>
        <w:t>RCPanel</w:t>
      </w:r>
      <w:proofErr w:type="spellEnd"/>
      <w:r w:rsidRPr="00277077">
        <w:rPr>
          <w:rPrChange w:id="565" w:author="User" w:date="2026-09-21T15:39:00Z">
            <w:rPr>
              <w:lang w:val="en-US"/>
            </w:rPr>
          </w:rPrChange>
        </w:rPr>
        <w:t xml:space="preserve"> может запускаться как графическое приложение, как консольная утилита или как постоянный </w:t>
      </w:r>
      <w:r>
        <w:rPr>
          <w:lang w:val="en-US"/>
        </w:rPr>
        <w:t>HTTP</w:t>
      </w:r>
      <w:r w:rsidRPr="00277077">
        <w:rPr>
          <w:rPrChange w:id="566" w:author="User" w:date="2026-09-21T15:39:00Z">
            <w:rPr>
              <w:lang w:val="en-US"/>
            </w:rPr>
          </w:rPrChange>
        </w:rPr>
        <w:t xml:space="preserve">-сервис. Для приёма подключений с других КИП задаётся адрес прослушивания и </w:t>
      </w:r>
      <w:r>
        <w:rPr>
          <w:lang w:val="en-US"/>
        </w:rPr>
        <w:t>TCP</w:t>
      </w:r>
      <w:r w:rsidRPr="00277077">
        <w:rPr>
          <w:rPrChange w:id="567" w:author="User" w:date="2026-09-21T15:39:00Z">
            <w:rPr>
              <w:lang w:val="en-US"/>
            </w:rPr>
          </w:rPrChange>
        </w:rPr>
        <w:t>-порт, по умолчанию 8765.</w:t>
      </w:r>
    </w:p>
    <w:p w14:paraId="6F1CDD48" w14:textId="77777777" w:rsidR="001F269F" w:rsidRDefault="00071D62" w:rsidP="00D6743C">
      <w:r w:rsidRPr="00277077">
        <w:rPr>
          <w:rPrChange w:id="568" w:author="User" w:date="2026-09-21T15:39:00Z">
            <w:rPr>
              <w:lang w:val="en-US"/>
            </w:rPr>
          </w:rPrChange>
        </w:rPr>
        <w:lastRenderedPageBreak/>
        <w:t xml:space="preserve">В одном </w:t>
      </w:r>
      <w:r>
        <w:rPr>
          <w:lang w:val="en-US"/>
        </w:rPr>
        <w:t>broadcast</w:t>
      </w:r>
      <w:r w:rsidRPr="00277077">
        <w:rPr>
          <w:rPrChange w:id="569" w:author="User" w:date="2026-09-21T15:39:00Z">
            <w:rPr>
              <w:lang w:val="en-US"/>
            </w:rPr>
          </w:rPrChange>
        </w:rPr>
        <w:t xml:space="preserve">-домене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570" w:author="User" w:date="2026-09-21T15:39:00Z">
            <w:rPr>
              <w:lang w:val="en-US"/>
            </w:rPr>
          </w:rPrChange>
        </w:rPr>
        <w:t xml:space="preserve"> и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571" w:author="User" w:date="2026-09-21T15:39:00Z">
            <w:rPr>
              <w:lang w:val="en-US"/>
            </w:rPr>
          </w:rPrChange>
        </w:rPr>
        <w:t xml:space="preserve"> могут обнаружить друг друга автоматически. </w:t>
      </w:r>
      <w:r>
        <w:rPr>
          <w:lang w:val="en-US"/>
        </w:rPr>
        <w:t>UDP</w:t>
      </w:r>
      <w:r w:rsidRPr="00277077">
        <w:rPr>
          <w:rPrChange w:id="572" w:author="User" w:date="2026-09-21T15:39:00Z">
            <w:rPr>
              <w:lang w:val="en-US"/>
            </w:rPr>
          </w:rPrChange>
        </w:rPr>
        <w:t xml:space="preserve"> используется только для обнаружения адреса. Команды, токены и пути к файлам через </w:t>
      </w:r>
      <w:r>
        <w:rPr>
          <w:lang w:val="en-US"/>
        </w:rPr>
        <w:t>UDP</w:t>
      </w:r>
      <w:r w:rsidRPr="00277077">
        <w:rPr>
          <w:rPrChange w:id="573" w:author="User" w:date="2026-09-21T15:39:00Z">
            <w:rPr>
              <w:lang w:val="en-US"/>
            </w:rPr>
          </w:rPrChange>
        </w:rPr>
        <w:t xml:space="preserve"> не передаются. Между подсетями, </w:t>
      </w:r>
      <w:r>
        <w:rPr>
          <w:lang w:val="en-US"/>
        </w:rPr>
        <w:t>VLAN</w:t>
      </w:r>
      <w:r w:rsidRPr="00277077">
        <w:rPr>
          <w:rPrChange w:id="574" w:author="User" w:date="2026-09-21T15:39:00Z">
            <w:rPr>
              <w:lang w:val="en-US"/>
            </w:rPr>
          </w:rPrChange>
        </w:rPr>
        <w:t xml:space="preserve"> и </w:t>
      </w:r>
      <w:r>
        <w:rPr>
          <w:lang w:val="en-US"/>
        </w:rPr>
        <w:t>VPN</w:t>
      </w:r>
      <w:r w:rsidRPr="00277077">
        <w:rPr>
          <w:rPrChange w:id="575" w:author="User" w:date="2026-09-21T15:39:00Z">
            <w:rPr>
              <w:lang w:val="en-US"/>
            </w:rPr>
          </w:rPrChange>
        </w:rPr>
        <w:t xml:space="preserve"> </w:t>
      </w:r>
      <w:proofErr w:type="spellStart"/>
      <w:r w:rsidRPr="00277077">
        <w:rPr>
          <w:rPrChange w:id="576" w:author="User" w:date="2026-09-21T15:39:00Z">
            <w:rPr>
              <w:lang w:val="en-US"/>
            </w:rPr>
          </w:rPrChange>
        </w:rPr>
        <w:t>автообнаружение</w:t>
      </w:r>
      <w:proofErr w:type="spellEnd"/>
      <w:r w:rsidRPr="00277077">
        <w:rPr>
          <w:rPrChange w:id="577" w:author="User" w:date="2026-09-21T15:39:00Z">
            <w:rPr>
              <w:lang w:val="en-US"/>
            </w:rPr>
          </w:rPrChange>
        </w:rPr>
        <w:t xml:space="preserve"> может не работать; в этом случае задаётся ручной </w:t>
      </w:r>
      <w:r>
        <w:rPr>
          <w:lang w:val="en-US"/>
        </w:rPr>
        <w:t>HTTP</w:t>
      </w:r>
      <w:r w:rsidRPr="00277077">
        <w:rPr>
          <w:rPrChange w:id="578" w:author="User" w:date="2026-09-21T15:39:00Z">
            <w:rPr>
              <w:lang w:val="en-US"/>
            </w:rPr>
          </w:rPrChange>
        </w:rPr>
        <w:t xml:space="preserve"> </w:t>
      </w:r>
      <w:r>
        <w:rPr>
          <w:lang w:val="en-US"/>
        </w:rPr>
        <w:t>endpoint</w:t>
      </w:r>
      <w:r w:rsidRPr="00277077">
        <w:rPr>
          <w:rPrChange w:id="579" w:author="User" w:date="2026-09-21T15:39:00Z">
            <w:rPr>
              <w:lang w:val="en-US"/>
            </w:rPr>
          </w:rPrChange>
        </w:rPr>
        <w:t>.</w:t>
      </w:r>
    </w:p>
    <w:p w14:paraId="41620679" w14:textId="77777777" w:rsidR="001F269F" w:rsidRDefault="00071D62" w:rsidP="00D6743C">
      <w:r w:rsidRPr="00277077">
        <w:rPr>
          <w:rPrChange w:id="580" w:author="User" w:date="2026-09-21T15:39:00Z">
            <w:rPr>
              <w:lang w:val="en-US"/>
            </w:rPr>
          </w:rPrChange>
        </w:rPr>
        <w:t xml:space="preserve">Команды </w:t>
      </w:r>
      <w:r>
        <w:rPr>
          <w:lang w:val="en-US"/>
        </w:rPr>
        <w:t>Preview</w:t>
      </w:r>
      <w:r w:rsidRPr="00277077">
        <w:rPr>
          <w:rPrChange w:id="581" w:author="User" w:date="2026-09-21T15:39:00Z">
            <w:rPr>
              <w:lang w:val="en-US"/>
            </w:rPr>
          </w:rPrChange>
        </w:rPr>
        <w:t xml:space="preserve">, </w:t>
      </w:r>
      <w:r>
        <w:rPr>
          <w:lang w:val="en-US"/>
        </w:rPr>
        <w:t>Record</w:t>
      </w:r>
      <w:r w:rsidRPr="00277077">
        <w:rPr>
          <w:rPrChange w:id="582" w:author="User" w:date="2026-09-21T15:39:00Z">
            <w:rPr>
              <w:lang w:val="en-US"/>
            </w:rPr>
          </w:rPrChange>
        </w:rPr>
        <w:t xml:space="preserve"> и </w:t>
      </w:r>
      <w:r>
        <w:rPr>
          <w:lang w:val="en-US"/>
        </w:rPr>
        <w:t>Stop</w:t>
      </w:r>
      <w:r w:rsidRPr="00277077">
        <w:rPr>
          <w:rPrChange w:id="583" w:author="User" w:date="2026-09-21T15:39:00Z">
            <w:rPr>
              <w:lang w:val="en-US"/>
            </w:rPr>
          </w:rPrChange>
        </w:rPr>
        <w:t xml:space="preserve">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584" w:author="User" w:date="2026-09-21T15:39:00Z">
            <w:rPr>
              <w:lang w:val="en-US"/>
            </w:rPr>
          </w:rPrChange>
        </w:rPr>
        <w:t xml:space="preserve"> помещает в очередь. Работающий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585" w:author="User" w:date="2026-09-21T15:39:00Z">
            <w:rPr>
              <w:lang w:val="en-US"/>
            </w:rPr>
          </w:rPrChange>
        </w:rPr>
        <w:t xml:space="preserve"> периодически получает команды и возвращает результат. Для групповой записи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586" w:author="User" w:date="2026-09-21T15:39:00Z">
            <w:rPr>
              <w:lang w:val="en-US"/>
            </w:rPr>
          </w:rPrChange>
        </w:rPr>
        <w:t xml:space="preserve"> может назначить общий идентификатор корреляции и объединить события нескольких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587" w:author="User" w:date="2026-09-21T15:39:00Z">
            <w:rPr>
              <w:lang w:val="en-US"/>
            </w:rPr>
          </w:rPrChange>
        </w:rPr>
        <w:t>.</w:t>
      </w:r>
    </w:p>
    <w:p w14:paraId="689F1869" w14:textId="77777777" w:rsidR="001F269F" w:rsidRDefault="00071D62" w:rsidP="00D6743C">
      <w:r w:rsidRPr="00277077">
        <w:rPr>
          <w:rPrChange w:id="588" w:author="User" w:date="2026-09-21T15:39:00Z">
            <w:rPr>
              <w:lang w:val="en-US"/>
            </w:rPr>
          </w:rPrChange>
        </w:rPr>
        <w:t xml:space="preserve">Для хранилищ на </w:t>
      </w:r>
      <w:r>
        <w:rPr>
          <w:lang w:val="en-US"/>
        </w:rPr>
        <w:t>Windows</w:t>
      </w:r>
      <w:r w:rsidRPr="00277077">
        <w:rPr>
          <w:rPrChange w:id="589" w:author="User" w:date="2026-09-21T15:39:00Z">
            <w:rPr>
              <w:lang w:val="en-US"/>
            </w:rPr>
          </w:rPrChange>
        </w:rPr>
        <w:t xml:space="preserve"> допускаются </w:t>
      </w:r>
      <w:r>
        <w:rPr>
          <w:lang w:val="en-US"/>
        </w:rPr>
        <w:t>UNC</w:t>
      </w:r>
      <w:r w:rsidRPr="00277077">
        <w:rPr>
          <w:rPrChange w:id="590" w:author="User" w:date="2026-09-21T15:39:00Z">
            <w:rPr>
              <w:lang w:val="en-US"/>
            </w:rPr>
          </w:rPrChange>
        </w:rPr>
        <w:t xml:space="preserve">-пути </w:t>
      </w:r>
      <w:r>
        <w:rPr>
          <w:lang w:val="en-US"/>
        </w:rPr>
        <w:t>SMB</w:t>
      </w:r>
      <w:r w:rsidRPr="00277077">
        <w:rPr>
          <w:rPrChange w:id="591" w:author="User" w:date="2026-09-21T15:39:00Z">
            <w:rPr>
              <w:lang w:val="en-US"/>
            </w:rPr>
          </w:rPrChange>
        </w:rPr>
        <w:t xml:space="preserve">; на </w:t>
      </w:r>
      <w:r>
        <w:rPr>
          <w:lang w:val="en-US"/>
        </w:rPr>
        <w:t>Linux</w:t>
      </w:r>
      <w:r w:rsidRPr="00277077">
        <w:rPr>
          <w:rPrChange w:id="592" w:author="User" w:date="2026-09-21T15:39:00Z">
            <w:rPr>
              <w:lang w:val="en-US"/>
            </w:rPr>
          </w:rPrChange>
        </w:rPr>
        <w:t xml:space="preserve"> используется заранее смонтированный </w:t>
      </w:r>
      <w:r>
        <w:rPr>
          <w:lang w:val="en-US"/>
        </w:rPr>
        <w:t>CIFS</w:t>
      </w:r>
      <w:r w:rsidRPr="00277077">
        <w:rPr>
          <w:rPrChange w:id="593" w:author="User" w:date="2026-09-21T15:39:00Z">
            <w:rPr>
              <w:lang w:val="en-US"/>
            </w:rPr>
          </w:rPrChange>
        </w:rPr>
        <w:t xml:space="preserve">-каталог. Пароли хранилищ в </w:t>
      </w:r>
      <w:r>
        <w:rPr>
          <w:lang w:val="en-US"/>
        </w:rPr>
        <w:t>INI</w:t>
      </w:r>
      <w:r w:rsidRPr="00277077">
        <w:rPr>
          <w:rPrChange w:id="594" w:author="User" w:date="2026-09-21T15:39:00Z">
            <w:rPr>
              <w:lang w:val="en-US"/>
            </w:rPr>
          </w:rPrChange>
        </w:rPr>
        <w:t xml:space="preserve">-файле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595" w:author="User" w:date="2026-09-21T15:39:00Z">
            <w:rPr>
              <w:lang w:val="en-US"/>
            </w:rPr>
          </w:rPrChange>
        </w:rPr>
        <w:t xml:space="preserve"> не сохраняются. Тип </w:t>
      </w:r>
      <w:r>
        <w:rPr>
          <w:lang w:val="en-US"/>
        </w:rPr>
        <w:t>SFTP</w:t>
      </w:r>
      <w:r w:rsidRPr="00277077">
        <w:rPr>
          <w:rPrChange w:id="596" w:author="User" w:date="2026-09-21T15:39:00Z">
            <w:rPr>
              <w:lang w:val="en-US"/>
            </w:rPr>
          </w:rPrChange>
        </w:rPr>
        <w:t xml:space="preserve"> в текущей реализации не имеет подключённого транспортного адаптера и не используется как рабочий способ передачи.</w:t>
      </w:r>
    </w:p>
    <w:p w14:paraId="3A7866C9" w14:textId="77777777" w:rsidR="00CF7F83" w:rsidRPr="00341429" w:rsidRDefault="006C27AD" w:rsidP="006C27AD">
      <w:pPr>
        <w:pStyle w:val="af3"/>
        <w:outlineLvl w:val="1"/>
      </w:pPr>
      <w:bookmarkStart w:id="597" w:name="_Toc240898829"/>
      <w:r>
        <w:t xml:space="preserve">4.3 Модуль </w:t>
      </w:r>
      <w:proofErr w:type="spellStart"/>
      <w:r>
        <w:t>HostAgent</w:t>
      </w:r>
      <w:bookmarkEnd w:id="597"/>
      <w:proofErr w:type="spellEnd"/>
    </w:p>
    <w:p w14:paraId="380C036A" w14:textId="77777777" w:rsidR="001F269F" w:rsidRDefault="00071D62" w:rsidP="00D6743C">
      <w:proofErr w:type="spellStart"/>
      <w:r>
        <w:rPr>
          <w:lang w:val="en-US"/>
        </w:rPr>
        <w:t>HostAgent</w:t>
      </w:r>
      <w:proofErr w:type="spellEnd"/>
      <w:r w:rsidRPr="00277077">
        <w:rPr>
          <w:rPrChange w:id="598" w:author="User" w:date="2026-09-21T15:39:00Z">
            <w:rPr>
              <w:lang w:val="en-US"/>
            </w:rPr>
          </w:rPrChange>
        </w:rPr>
        <w:t xml:space="preserve"> запускается в пользовательской графической сессии. Конфигурация хранится в </w:t>
      </w:r>
      <w:proofErr w:type="spellStart"/>
      <w:r>
        <w:rPr>
          <w:lang w:val="en-US"/>
        </w:rPr>
        <w:t>RecorderHostAgent</w:t>
      </w:r>
      <w:proofErr w:type="spellEnd"/>
      <w:r w:rsidRPr="00277077">
        <w:rPr>
          <w:rPrChange w:id="599" w:author="User" w:date="2026-09-21T15:39:00Z">
            <w:rPr>
              <w:lang w:val="en-US"/>
            </w:rPr>
          </w:rPrChange>
        </w:rPr>
        <w:t>.</w:t>
      </w:r>
      <w:proofErr w:type="spellStart"/>
      <w:r>
        <w:rPr>
          <w:lang w:val="en-US"/>
        </w:rPr>
        <w:t>ini</w:t>
      </w:r>
      <w:proofErr w:type="spellEnd"/>
      <w:r w:rsidRPr="00277077">
        <w:rPr>
          <w:rPrChange w:id="600" w:author="User" w:date="2026-09-21T15:39:00Z">
            <w:rPr>
              <w:lang w:val="en-US"/>
            </w:rPr>
          </w:rPrChange>
        </w:rPr>
        <w:t xml:space="preserve"> и содержит адрес прослушивания, порт, путь к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601" w:author="User" w:date="2026-09-21T15:39:00Z">
            <w:rPr>
              <w:lang w:val="en-US"/>
            </w:rPr>
          </w:rPrChange>
        </w:rPr>
        <w:t xml:space="preserve">, разрешение выключения ОС и </w:t>
      </w:r>
      <w:r>
        <w:rPr>
          <w:lang w:val="en-US"/>
        </w:rPr>
        <w:t>API</w:t>
      </w:r>
      <w:r w:rsidRPr="00277077">
        <w:rPr>
          <w:rPrChange w:id="602" w:author="User" w:date="2026-09-21T15:39:00Z">
            <w:rPr>
              <w:lang w:val="en-US"/>
            </w:rPr>
          </w:rPrChange>
        </w:rPr>
        <w:t xml:space="preserve">-токен. Если путь не задан, агент ищет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603" w:author="User" w:date="2026-09-21T15:39:00Z">
            <w:rPr>
              <w:lang w:val="en-US"/>
            </w:rPr>
          </w:rPrChange>
        </w:rPr>
        <w:t xml:space="preserve"> рядом со своим исполняемым файлом.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1"/>
        <w:gridCol w:w="2816"/>
        <w:gridCol w:w="3889"/>
      </w:tblGrid>
      <w:tr w:rsidR="00CF7F83" w:rsidRPr="003411A0" w14:paraId="7181B955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3FEBBD8B" w14:textId="77777777" w:rsidR="001F269F" w:rsidRDefault="00071D62" w:rsidP="00D6743C">
            <w:proofErr w:type="spellStart"/>
            <w:r>
              <w:rPr>
                <w:lang w:val="en-US"/>
              </w:rPr>
              <w:t>Метод</w:t>
            </w:r>
            <w:proofErr w:type="spellEnd"/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51D354A3" w14:textId="77777777" w:rsidR="001F269F" w:rsidRDefault="00071D62" w:rsidP="00D6743C">
            <w:proofErr w:type="spellStart"/>
            <w:r>
              <w:rPr>
                <w:lang w:val="en-US"/>
              </w:rPr>
              <w:t>Адрес</w:t>
            </w:r>
            <w:proofErr w:type="spellEnd"/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3362D492" w14:textId="77777777" w:rsidR="001F269F" w:rsidRDefault="00071D62" w:rsidP="00D6743C">
            <w:proofErr w:type="spellStart"/>
            <w:r>
              <w:rPr>
                <w:lang w:val="en-US"/>
              </w:rPr>
              <w:t>Назначение</w:t>
            </w:r>
            <w:proofErr w:type="spellEnd"/>
          </w:p>
        </w:tc>
      </w:tr>
      <w:tr w:rsidR="00CF7F83" w:rsidRPr="003411A0" w14:paraId="792F6A15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18AFD8FC" w14:textId="77777777" w:rsidR="001F269F" w:rsidRDefault="00071D62" w:rsidP="00D6743C">
            <w:r>
              <w:rPr>
                <w:lang w:val="en-US"/>
              </w:rPr>
              <w:t>GET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2D23ECA0" w14:textId="77777777" w:rsidR="001F269F" w:rsidRDefault="00071D62">
            <w:pPr>
              <w:ind w:firstLine="0"/>
              <w:pPrChange w:id="604" w:author="User" w:date="2026-09-21T15:41:00Z">
                <w:pPr/>
              </w:pPrChange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/v1/status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56398EFD" w14:textId="77777777" w:rsidR="001F269F" w:rsidRDefault="00071D62">
            <w:pPr>
              <w:ind w:firstLine="0"/>
              <w:pPrChange w:id="605" w:author="User" w:date="2026-09-21T15:41:00Z">
                <w:pPr/>
              </w:pPrChange>
            </w:pPr>
            <w:proofErr w:type="spellStart"/>
            <w:r>
              <w:rPr>
                <w:lang w:val="en-US"/>
              </w:rPr>
              <w:t>Получение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минимальной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диагностической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информации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CF7F83" w:rsidRPr="003411A0" w14:paraId="5A103AE3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2B05903B" w14:textId="77777777" w:rsidR="001F269F" w:rsidRDefault="00071D62" w:rsidP="00D6743C">
            <w:r>
              <w:rPr>
                <w:lang w:val="en-US"/>
              </w:rPr>
              <w:t>POST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0F7AF0CB" w14:textId="77777777" w:rsidR="001F269F" w:rsidRDefault="00071D62">
            <w:pPr>
              <w:ind w:firstLine="0"/>
              <w:pPrChange w:id="606" w:author="User" w:date="2026-09-21T15:41:00Z">
                <w:pPr/>
              </w:pPrChange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/v1/recorder/start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7A74488D" w14:textId="77777777" w:rsidR="001F269F" w:rsidRDefault="00071D62">
            <w:pPr>
              <w:ind w:firstLine="0"/>
              <w:pPrChange w:id="607" w:author="User" w:date="2026-09-21T15:41:00Z">
                <w:pPr/>
              </w:pPrChange>
            </w:pPr>
            <w:r w:rsidRPr="00277077">
              <w:rPr>
                <w:rPrChange w:id="608" w:author="User" w:date="2026-09-21T15:39:00Z">
                  <w:rPr>
                    <w:lang w:val="en-US"/>
                  </w:rPr>
                </w:rPrChange>
              </w:rPr>
              <w:t xml:space="preserve">Проверка и запуск исполняемого файла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609" w:author="User" w:date="2026-09-21T15:39:00Z">
                  <w:rPr>
                    <w:lang w:val="en-US"/>
                  </w:rPr>
                </w:rPrChange>
              </w:rPr>
              <w:t>.</w:t>
            </w:r>
          </w:p>
        </w:tc>
      </w:tr>
      <w:tr w:rsidR="00CF7F83" w:rsidRPr="003411A0" w14:paraId="4EB43661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3BB0056F" w14:textId="77777777" w:rsidR="001F269F" w:rsidRDefault="00071D62" w:rsidP="00D6743C">
            <w:r>
              <w:rPr>
                <w:lang w:val="en-US"/>
              </w:rPr>
              <w:t>POST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6ACD4D89" w14:textId="77777777" w:rsidR="001F269F" w:rsidRDefault="00071D62">
            <w:pPr>
              <w:ind w:firstLine="0"/>
              <w:pPrChange w:id="610" w:author="User" w:date="2026-09-21T15:41:00Z">
                <w:pPr/>
              </w:pPrChange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/v1/system/shutdown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61247548" w14:textId="77777777" w:rsidR="001F269F" w:rsidRDefault="00071D62">
            <w:pPr>
              <w:ind w:firstLine="0"/>
              <w:pPrChange w:id="611" w:author="User" w:date="2026-09-21T15:41:00Z">
                <w:pPr/>
              </w:pPrChange>
            </w:pPr>
            <w:r w:rsidRPr="00277077">
              <w:rPr>
                <w:rPrChange w:id="612" w:author="User" w:date="2026-09-21T15:39:00Z">
                  <w:rPr>
                    <w:lang w:val="en-US"/>
                  </w:rPr>
                </w:rPrChange>
              </w:rPr>
              <w:t xml:space="preserve">Выключение ОС только при </w:t>
            </w:r>
            <w:r>
              <w:rPr>
                <w:lang w:val="en-US"/>
              </w:rPr>
              <w:t>allow</w:t>
            </w:r>
            <w:r w:rsidRPr="00277077">
              <w:rPr>
                <w:rPrChange w:id="613" w:author="User" w:date="2026-09-21T15:39:00Z">
                  <w:rPr>
                    <w:lang w:val="en-US"/>
                  </w:rPr>
                </w:rPrChange>
              </w:rPr>
              <w:t>_</w:t>
            </w:r>
            <w:r>
              <w:rPr>
                <w:lang w:val="en-US"/>
              </w:rPr>
              <w:t>shutdown</w:t>
            </w:r>
            <w:r w:rsidRPr="00277077">
              <w:rPr>
                <w:rPrChange w:id="614" w:author="User" w:date="2026-09-21T15:39:00Z">
                  <w:rPr>
                    <w:lang w:val="en-US"/>
                  </w:rPr>
                </w:rPrChange>
              </w:rPr>
              <w:t>=1.</w:t>
            </w:r>
          </w:p>
        </w:tc>
      </w:tr>
    </w:tbl>
    <w:p w14:paraId="7296FE4D" w14:textId="77777777" w:rsidR="001F269F" w:rsidRDefault="00071D62" w:rsidP="00D6743C">
      <w:r w:rsidRPr="00277077">
        <w:rPr>
          <w:rPrChange w:id="615" w:author="User" w:date="2026-09-21T15:39:00Z">
            <w:rPr>
              <w:lang w:val="en-US"/>
            </w:rPr>
          </w:rPrChange>
        </w:rPr>
        <w:t xml:space="preserve">Если задан </w:t>
      </w:r>
      <w:proofErr w:type="spellStart"/>
      <w:r>
        <w:rPr>
          <w:lang w:val="en-US"/>
        </w:rPr>
        <w:t>api</w:t>
      </w:r>
      <w:proofErr w:type="spellEnd"/>
      <w:r w:rsidRPr="00277077">
        <w:rPr>
          <w:rPrChange w:id="616" w:author="User" w:date="2026-09-21T15:39:00Z">
            <w:rPr>
              <w:lang w:val="en-US"/>
            </w:rPr>
          </w:rPrChange>
        </w:rPr>
        <w:t>_</w:t>
      </w:r>
      <w:r>
        <w:rPr>
          <w:lang w:val="en-US"/>
        </w:rPr>
        <w:t>token</w:t>
      </w:r>
      <w:r w:rsidRPr="00277077">
        <w:rPr>
          <w:rPrChange w:id="617" w:author="User" w:date="2026-09-21T15:39:00Z">
            <w:rPr>
              <w:lang w:val="en-US"/>
            </w:rPr>
          </w:rPrChange>
        </w:rPr>
        <w:t xml:space="preserve">, все запросы должны содержать заголовок </w:t>
      </w:r>
      <w:r>
        <w:rPr>
          <w:lang w:val="en-US"/>
        </w:rPr>
        <w:t>Authorization</w:t>
      </w:r>
      <w:r w:rsidRPr="00277077">
        <w:rPr>
          <w:rPrChange w:id="618" w:author="User" w:date="2026-09-21T15:39:00Z">
            <w:rPr>
              <w:lang w:val="en-US"/>
            </w:rPr>
          </w:rPrChange>
        </w:rPr>
        <w:t xml:space="preserve">: </w:t>
      </w:r>
      <w:r>
        <w:rPr>
          <w:lang w:val="en-US"/>
        </w:rPr>
        <w:t>Bearer</w:t>
      </w:r>
      <w:r w:rsidRPr="00277077">
        <w:rPr>
          <w:rPrChange w:id="619" w:author="User" w:date="2026-09-21T15:39:00Z">
            <w:rPr>
              <w:lang w:val="en-US"/>
            </w:rPr>
          </w:rPrChange>
        </w:rPr>
        <w:t xml:space="preserve"> &lt;</w:t>
      </w:r>
      <w:r>
        <w:rPr>
          <w:lang w:val="en-US"/>
        </w:rPr>
        <w:t>token</w:t>
      </w:r>
      <w:r w:rsidRPr="00277077">
        <w:rPr>
          <w:rPrChange w:id="620" w:author="User" w:date="2026-09-21T15:39:00Z">
            <w:rPr>
              <w:lang w:val="en-US"/>
            </w:rPr>
          </w:rPrChange>
        </w:rPr>
        <w:t>&gt;. Для эксплуатации в рабочей сети токен должен быть задан и храниться в защищённом конфигурационном файле.</w:t>
      </w:r>
    </w:p>
    <w:p w14:paraId="25A6D2B9" w14:textId="77777777" w:rsidR="001F269F" w:rsidRDefault="00071D62" w:rsidP="00D6743C">
      <w:r w:rsidRPr="00277077">
        <w:rPr>
          <w:rPrChange w:id="621" w:author="User" w:date="2026-09-21T15:39:00Z">
            <w:rPr>
              <w:lang w:val="en-US"/>
            </w:rPr>
          </w:rPrChange>
        </w:rPr>
        <w:t xml:space="preserve">На </w:t>
      </w:r>
      <w:r>
        <w:rPr>
          <w:lang w:val="en-US"/>
        </w:rPr>
        <w:t>Linux</w:t>
      </w:r>
      <w:r w:rsidRPr="00277077">
        <w:rPr>
          <w:rPrChange w:id="622" w:author="User" w:date="2026-09-21T15:39:00Z">
            <w:rPr>
              <w:lang w:val="en-US"/>
            </w:rPr>
          </w:rPrChange>
        </w:rPr>
        <w:t xml:space="preserve">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623" w:author="User" w:date="2026-09-21T15:39:00Z">
            <w:rPr>
              <w:lang w:val="en-US"/>
            </w:rPr>
          </w:rPrChange>
        </w:rPr>
        <w:t xml:space="preserve"> не работает от </w:t>
      </w:r>
      <w:r>
        <w:rPr>
          <w:lang w:val="en-US"/>
        </w:rPr>
        <w:t>root</w:t>
      </w:r>
      <w:r w:rsidRPr="00277077">
        <w:rPr>
          <w:rPrChange w:id="624" w:author="User" w:date="2026-09-21T15:39:00Z">
            <w:rPr>
              <w:lang w:val="en-US"/>
            </w:rPr>
          </w:rPrChange>
        </w:rPr>
        <w:t xml:space="preserve">. Для выключения используется отдельный </w:t>
      </w:r>
      <w:r>
        <w:rPr>
          <w:lang w:val="en-US"/>
        </w:rPr>
        <w:t>root</w:t>
      </w:r>
      <w:r w:rsidRPr="00277077">
        <w:rPr>
          <w:rPrChange w:id="625" w:author="User" w:date="2026-09-21T15:39:00Z">
            <w:rPr>
              <w:lang w:val="en-US"/>
            </w:rPr>
          </w:rPrChange>
        </w:rPr>
        <w:t>-</w:t>
      </w:r>
      <w:r>
        <w:rPr>
          <w:lang w:val="en-US"/>
        </w:rPr>
        <w:t>owned</w:t>
      </w:r>
      <w:r w:rsidRPr="00277077">
        <w:rPr>
          <w:rPrChange w:id="626" w:author="User" w:date="2026-09-21T15:39:00Z">
            <w:rPr>
              <w:lang w:val="en-US"/>
            </w:rPr>
          </w:rPrChange>
        </w:rPr>
        <w:t xml:space="preserve"> </w:t>
      </w:r>
      <w:r>
        <w:rPr>
          <w:lang w:val="en-US"/>
        </w:rPr>
        <w:t>helper</w:t>
      </w:r>
      <w:r w:rsidRPr="00277077">
        <w:rPr>
          <w:rPrChange w:id="627" w:author="User" w:date="2026-09-21T15:39:00Z">
            <w:rPr>
              <w:lang w:val="en-US"/>
            </w:rPr>
          </w:rPrChange>
        </w:rPr>
        <w:t xml:space="preserve"> без параметров; разрешение </w:t>
      </w:r>
      <w:r>
        <w:rPr>
          <w:lang w:val="en-US"/>
        </w:rPr>
        <w:t>allow</w:t>
      </w:r>
      <w:r w:rsidRPr="00277077">
        <w:rPr>
          <w:rPrChange w:id="628" w:author="User" w:date="2026-09-21T15:39:00Z">
            <w:rPr>
              <w:lang w:val="en-US"/>
            </w:rPr>
          </w:rPrChange>
        </w:rPr>
        <w:t>_</w:t>
      </w:r>
      <w:r>
        <w:rPr>
          <w:lang w:val="en-US"/>
        </w:rPr>
        <w:t>shutdown</w:t>
      </w:r>
      <w:r w:rsidRPr="00277077">
        <w:rPr>
          <w:rPrChange w:id="629" w:author="User" w:date="2026-09-21T15:39:00Z">
            <w:rPr>
              <w:lang w:val="en-US"/>
            </w:rPr>
          </w:rPrChange>
        </w:rPr>
        <w:t xml:space="preserve"> включается только после проверки этого механизма. Для запуска графического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630" w:author="User" w:date="2026-09-21T15:39:00Z">
            <w:rPr>
              <w:lang w:val="en-US"/>
            </w:rPr>
          </w:rPrChange>
        </w:rPr>
        <w:t xml:space="preserve"> необходима активная пользовательская графическая сессия.</w:t>
      </w:r>
    </w:p>
    <w:p w14:paraId="0BEEDBB3" w14:textId="77777777" w:rsidR="001F269F" w:rsidRDefault="00071D62" w:rsidP="00D6743C">
      <w:proofErr w:type="spellStart"/>
      <w:r>
        <w:rPr>
          <w:lang w:val="en-US"/>
        </w:rPr>
        <w:lastRenderedPageBreak/>
        <w:t>HostAgent</w:t>
      </w:r>
      <w:proofErr w:type="spellEnd"/>
      <w:r w:rsidRPr="00277077">
        <w:rPr>
          <w:rPrChange w:id="631" w:author="User" w:date="2026-09-21T15:39:00Z">
            <w:rPr>
              <w:lang w:val="en-US"/>
            </w:rPr>
          </w:rPrChange>
        </w:rPr>
        <w:t xml:space="preserve"> не имеет </w:t>
      </w:r>
      <w:r>
        <w:rPr>
          <w:lang w:val="en-US"/>
        </w:rPr>
        <w:t>endpoint</w:t>
      </w:r>
      <w:r w:rsidRPr="00277077">
        <w:rPr>
          <w:rPrChange w:id="632" w:author="User" w:date="2026-09-21T15:39:00Z">
            <w:rPr>
              <w:lang w:val="en-US"/>
            </w:rPr>
          </w:rPrChange>
        </w:rPr>
        <w:t xml:space="preserve"> для закрытия процесса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633" w:author="User" w:date="2026-09-21T15:39:00Z">
            <w:rPr>
              <w:lang w:val="en-US"/>
            </w:rPr>
          </w:rPrChange>
        </w:rPr>
        <w:t xml:space="preserve">. Поэтому штатное завершение включает </w:t>
      </w:r>
      <w:r>
        <w:rPr>
          <w:lang w:val="en-US"/>
        </w:rPr>
        <w:t>Stop</w:t>
      </w:r>
      <w:r w:rsidRPr="00277077">
        <w:rPr>
          <w:rPrChange w:id="634" w:author="User" w:date="2026-09-21T15:39:00Z">
            <w:rPr>
              <w:lang w:val="en-US"/>
            </w:rPr>
          </w:rPrChange>
        </w:rPr>
        <w:t xml:space="preserve">, проверку закрытия файлов, закрытие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635" w:author="User" w:date="2026-09-21T15:39:00Z">
            <w:rPr>
              <w:lang w:val="en-US"/>
            </w:rPr>
          </w:rPrChange>
        </w:rPr>
        <w:t xml:space="preserve"> оператором и лишь затем — при необходимости — выключение ОС.</w:t>
      </w:r>
    </w:p>
    <w:p w14:paraId="656F295B" w14:textId="77777777" w:rsidR="00CF7F83" w:rsidRPr="00341429" w:rsidRDefault="006C27AD" w:rsidP="006C27AD">
      <w:pPr>
        <w:pStyle w:val="af3"/>
        <w:outlineLvl w:val="1"/>
      </w:pPr>
      <w:bookmarkStart w:id="636" w:name="_Toc240898830"/>
      <w:r>
        <w:t>4.4 Соответствие функций СПО требованиям ТЗ</w:t>
      </w:r>
      <w:bookmarkEnd w:id="636"/>
    </w:p>
    <w:p w14:paraId="74928543" w14:textId="77777777" w:rsidR="001F269F" w:rsidRDefault="00071D62" w:rsidP="00D6743C">
      <w:r w:rsidRPr="00277077">
        <w:rPr>
          <w:rPrChange w:id="637" w:author="User" w:date="2026-09-21T15:39:00Z">
            <w:rPr>
              <w:lang w:val="en-US"/>
            </w:rPr>
          </w:rPrChange>
        </w:rPr>
        <w:t xml:space="preserve">Исходные выжимки ТЗ не содержат сквозных идентификаторов требований. </w:t>
      </w:r>
      <w:r>
        <w:rPr>
          <w:lang w:val="en-US"/>
        </w:rPr>
        <w:t xml:space="preserve">В </w:t>
      </w:r>
      <w:proofErr w:type="spellStart"/>
      <w:r>
        <w:rPr>
          <w:lang w:val="en-US"/>
        </w:rPr>
        <w:t>таблице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приведена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функциональная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трассировка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тематическим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блокам</w:t>
      </w:r>
      <w:proofErr w:type="spellEnd"/>
      <w:r>
        <w:rPr>
          <w:lang w:val="en-US"/>
        </w:rPr>
        <w:t xml:space="preserve"> ТЗ.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638" w:author="User" w:date="2026-09-21T16:24:00Z">
          <w:tblPr>
            <w:tblW w:w="977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3141"/>
        <w:gridCol w:w="2666"/>
        <w:gridCol w:w="3969"/>
        <w:tblGridChange w:id="639">
          <w:tblGrid>
            <w:gridCol w:w="3141"/>
            <w:gridCol w:w="2666"/>
            <w:gridCol w:w="3969"/>
          </w:tblGrid>
        </w:tblGridChange>
      </w:tblGrid>
      <w:tr w:rsidR="00CF7F83" w:rsidRPr="003411A0" w14:paraId="0613AF6C" w14:textId="77777777" w:rsidTr="00350530">
        <w:trPr>
          <w:trHeight w:val="562"/>
          <w:trPrChange w:id="640" w:author="User" w:date="2026-09-21T16:24:00Z">
            <w:trPr>
              <w:trHeight w:val="562"/>
            </w:trPr>
          </w:trPrChange>
        </w:trPr>
        <w:tc>
          <w:tcPr>
            <w:tcW w:w="3141" w:type="dxa"/>
            <w:tcBorders>
              <w:bottom w:val="double" w:sz="4" w:space="0" w:color="auto"/>
            </w:tcBorders>
            <w:vAlign w:val="center"/>
            <w:tcPrChange w:id="641" w:author="User" w:date="2026-09-21T16:24:00Z">
              <w:tcPr>
                <w:tcW w:w="3141" w:type="dxa"/>
                <w:tcBorders>
                  <w:bottom w:val="double" w:sz="4" w:space="0" w:color="auto"/>
                </w:tcBorders>
                <w:vAlign w:val="center"/>
              </w:tcPr>
            </w:tcPrChange>
          </w:tcPr>
          <w:p w14:paraId="340F4930" w14:textId="77777777" w:rsidR="001F269F" w:rsidRDefault="00071D62">
            <w:pPr>
              <w:ind w:firstLine="0"/>
              <w:pPrChange w:id="642" w:author="User" w:date="2026-09-21T15:41:00Z">
                <w:pPr/>
              </w:pPrChange>
            </w:pPr>
            <w:proofErr w:type="spellStart"/>
            <w:r>
              <w:rPr>
                <w:lang w:val="en-US"/>
              </w:rPr>
              <w:t>Требование</w:t>
            </w:r>
            <w:proofErr w:type="spellEnd"/>
            <w:r>
              <w:rPr>
                <w:lang w:val="en-US"/>
              </w:rPr>
              <w:t xml:space="preserve"> ТЗ</w:t>
            </w:r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  <w:tcPrChange w:id="643" w:author="User" w:date="2026-09-21T16:24:00Z">
              <w:tcPr>
                <w:tcW w:w="2666" w:type="dxa"/>
                <w:tcBorders>
                  <w:bottom w:val="double" w:sz="4" w:space="0" w:color="auto"/>
                </w:tcBorders>
                <w:vAlign w:val="center"/>
              </w:tcPr>
            </w:tcPrChange>
          </w:tcPr>
          <w:p w14:paraId="49777501" w14:textId="77777777" w:rsidR="001F269F" w:rsidRDefault="00071D62">
            <w:pPr>
              <w:ind w:firstLine="0"/>
              <w:pPrChange w:id="644" w:author="User" w:date="2026-09-21T15:41:00Z">
                <w:pPr/>
              </w:pPrChange>
            </w:pPr>
            <w:proofErr w:type="spellStart"/>
            <w:r>
              <w:rPr>
                <w:lang w:val="en-US"/>
              </w:rPr>
              <w:t>Реализующий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модуль</w:t>
            </w:r>
            <w:proofErr w:type="spellEnd"/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  <w:tcPrChange w:id="645" w:author="User" w:date="2026-09-21T16:24:00Z">
              <w:tcPr>
                <w:tcW w:w="3969" w:type="dxa"/>
                <w:tcBorders>
                  <w:bottom w:val="double" w:sz="4" w:space="0" w:color="auto"/>
                </w:tcBorders>
                <w:vAlign w:val="center"/>
              </w:tcPr>
            </w:tcPrChange>
          </w:tcPr>
          <w:p w14:paraId="06D0748B" w14:textId="77777777" w:rsidR="001F269F" w:rsidRDefault="00071D62">
            <w:pPr>
              <w:ind w:firstLine="0"/>
              <w:pPrChange w:id="646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Отражение</w:t>
            </w:r>
            <w:proofErr w:type="spellEnd"/>
            <w:r>
              <w:rPr>
                <w:lang w:val="en-US"/>
              </w:rPr>
              <w:t xml:space="preserve"> в СПО</w:t>
            </w:r>
          </w:p>
        </w:tc>
      </w:tr>
      <w:tr w:rsidR="00CF7F83" w:rsidRPr="003411A0" w14:paraId="051B96F6" w14:textId="77777777" w:rsidTr="00350530">
        <w:trPr>
          <w:trHeight w:val="961"/>
          <w:trPrChange w:id="647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648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3C3D7B2E" w14:textId="77777777" w:rsidR="001F269F" w:rsidRDefault="00071D62">
            <w:pPr>
              <w:ind w:firstLine="0"/>
              <w:pPrChange w:id="649" w:author="User" w:date="2026-09-21T15:41:00Z">
                <w:pPr/>
              </w:pPrChange>
            </w:pPr>
            <w:r w:rsidRPr="00277077">
              <w:rPr>
                <w:rPrChange w:id="650" w:author="User" w:date="2026-09-21T15:39:00Z">
                  <w:rPr>
                    <w:lang w:val="en-US"/>
                  </w:rPr>
                </w:rPrChange>
              </w:rPr>
              <w:t>Сбор, отображение, запись и архив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651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1DAB6F5A" w14:textId="77777777" w:rsidR="001F269F" w:rsidRDefault="00071D62">
            <w:pPr>
              <w:ind w:firstLine="0"/>
              <w:pPrChange w:id="652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653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54DB88CA" w14:textId="77777777" w:rsidR="001F269F" w:rsidRDefault="00071D62">
            <w:pPr>
              <w:ind w:firstLine="0"/>
              <w:jc w:val="left"/>
              <w:pPrChange w:id="654" w:author="User" w:date="2026-09-21T15:42:00Z">
                <w:pPr/>
              </w:pPrChange>
            </w:pPr>
            <w:r w:rsidRPr="00277077">
              <w:rPr>
                <w:rPrChange w:id="655" w:author="User" w:date="2026-09-21T15:39:00Z">
                  <w:rPr>
                    <w:lang w:val="en-US"/>
                  </w:rPr>
                </w:rPrChange>
              </w:rPr>
              <w:t xml:space="preserve">Источники, теги, </w:t>
            </w:r>
            <w:r>
              <w:rPr>
                <w:lang w:val="en-US"/>
              </w:rPr>
              <w:t>Preview</w:t>
            </w:r>
            <w:r w:rsidRPr="00277077">
              <w:rPr>
                <w:rPrChange w:id="656" w:author="User" w:date="2026-09-21T15:39:00Z">
                  <w:rPr>
                    <w:lang w:val="en-US"/>
                  </w:rPr>
                </w:rPrChange>
              </w:rPr>
              <w:t>/</w:t>
            </w:r>
            <w:r>
              <w:rPr>
                <w:lang w:val="en-US"/>
              </w:rPr>
              <w:t>Record</w:t>
            </w:r>
            <w:r w:rsidRPr="00277077">
              <w:rPr>
                <w:rPrChange w:id="657" w:author="User" w:date="2026-09-21T15:39:00Z">
                  <w:rPr>
                    <w:lang w:val="en-US"/>
                  </w:rPr>
                </w:rPrChange>
              </w:rPr>
              <w:t>/</w:t>
            </w:r>
            <w:r>
              <w:rPr>
                <w:lang w:val="en-US"/>
              </w:rPr>
              <w:t>Stop</w:t>
            </w:r>
            <w:r w:rsidRPr="00277077">
              <w:rPr>
                <w:rPrChange w:id="658" w:author="User" w:date="2026-09-21T15:39:00Z">
                  <w:rPr>
                    <w:lang w:val="en-US"/>
                  </w:rPr>
                </w:rPrChange>
              </w:rPr>
              <w:t xml:space="preserve">, файловые сеансы и </w:t>
            </w:r>
            <w:r>
              <w:rPr>
                <w:lang w:val="en-US"/>
              </w:rPr>
              <w:t>SQL</w:t>
            </w:r>
            <w:r w:rsidRPr="00277077">
              <w:rPr>
                <w:rPrChange w:id="659" w:author="User" w:date="2026-09-21T15:39:00Z">
                  <w:rPr>
                    <w:lang w:val="en-US"/>
                  </w:rPr>
                </w:rPrChange>
              </w:rPr>
              <w:t xml:space="preserve"> БД.</w:t>
            </w:r>
          </w:p>
        </w:tc>
      </w:tr>
      <w:tr w:rsidR="00CF7F83" w:rsidRPr="003411A0" w14:paraId="2AC64EB9" w14:textId="77777777" w:rsidTr="00350530">
        <w:trPr>
          <w:trHeight w:val="961"/>
          <w:trPrChange w:id="660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661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0E7B0C39" w14:textId="77777777" w:rsidR="001F269F" w:rsidRDefault="00071D62">
            <w:pPr>
              <w:ind w:firstLine="0"/>
              <w:pPrChange w:id="662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Централизованное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управление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663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2190AAAB" w14:textId="77777777" w:rsidR="001F269F" w:rsidRDefault="00071D62">
            <w:pPr>
              <w:ind w:firstLine="0"/>
              <w:pPrChange w:id="664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RCPanel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665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45F0324B" w14:textId="77777777" w:rsidR="001F269F" w:rsidRDefault="00071D62">
            <w:pPr>
              <w:ind w:firstLine="0"/>
              <w:jc w:val="left"/>
              <w:pPrChange w:id="666" w:author="User" w:date="2026-09-21T15:42:00Z">
                <w:pPr/>
              </w:pPrChange>
            </w:pPr>
            <w:r w:rsidRPr="00277077">
              <w:rPr>
                <w:rPrChange w:id="667" w:author="User" w:date="2026-09-21T15:39:00Z">
                  <w:rPr>
                    <w:lang w:val="en-US"/>
                  </w:rPr>
                </w:rPrChange>
              </w:rPr>
              <w:t xml:space="preserve">Статусы, </w:t>
            </w:r>
            <w:r>
              <w:rPr>
                <w:lang w:val="en-US"/>
              </w:rPr>
              <w:t>heartbeat</w:t>
            </w:r>
            <w:r w:rsidRPr="00277077">
              <w:rPr>
                <w:rPrChange w:id="668" w:author="User" w:date="2026-09-21T15:39:00Z">
                  <w:rPr>
                    <w:lang w:val="en-US"/>
                  </w:rPr>
                </w:rPrChange>
              </w:rPr>
              <w:t xml:space="preserve">, групповые </w:t>
            </w:r>
            <w:r>
              <w:rPr>
                <w:lang w:val="en-US"/>
              </w:rPr>
              <w:t>Preview</w:t>
            </w:r>
            <w:r w:rsidRPr="00277077">
              <w:rPr>
                <w:rPrChange w:id="669" w:author="User" w:date="2026-09-21T15:39:00Z">
                  <w:rPr>
                    <w:lang w:val="en-US"/>
                  </w:rPr>
                </w:rPrChange>
              </w:rPr>
              <w:t>/</w:t>
            </w:r>
            <w:r>
              <w:rPr>
                <w:lang w:val="en-US"/>
              </w:rPr>
              <w:t>Record</w:t>
            </w:r>
            <w:r w:rsidRPr="00277077">
              <w:rPr>
                <w:rPrChange w:id="670" w:author="User" w:date="2026-09-21T15:39:00Z">
                  <w:rPr>
                    <w:lang w:val="en-US"/>
                  </w:rPr>
                </w:rPrChange>
              </w:rPr>
              <w:t>/</w:t>
            </w:r>
            <w:r>
              <w:rPr>
                <w:lang w:val="en-US"/>
              </w:rPr>
              <w:t>Stop</w:t>
            </w:r>
            <w:r w:rsidRPr="00277077">
              <w:rPr>
                <w:rPrChange w:id="671" w:author="User" w:date="2026-09-21T15:39:00Z">
                  <w:rPr>
                    <w:lang w:val="en-US"/>
                  </w:rPr>
                </w:rPrChange>
              </w:rPr>
              <w:t>, события записи.</w:t>
            </w:r>
          </w:p>
        </w:tc>
      </w:tr>
      <w:tr w:rsidR="00CF7F83" w:rsidRPr="003411A0" w14:paraId="447868D1" w14:textId="77777777" w:rsidTr="00350530">
        <w:trPr>
          <w:trHeight w:val="961"/>
          <w:trPrChange w:id="672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673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14C6E321" w14:textId="77777777" w:rsidR="001F269F" w:rsidRDefault="00071D62">
            <w:pPr>
              <w:ind w:firstLine="0"/>
              <w:pPrChange w:id="674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Автозапуск</w:t>
            </w:r>
            <w:proofErr w:type="spellEnd"/>
            <w:r>
              <w:rPr>
                <w:lang w:val="en-US"/>
              </w:rPr>
              <w:t xml:space="preserve"> и </w:t>
            </w:r>
            <w:proofErr w:type="spellStart"/>
            <w:r>
              <w:rPr>
                <w:lang w:val="en-US"/>
              </w:rPr>
              <w:t>восстановление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работы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675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2D042D40" w14:textId="77777777" w:rsidR="001F269F" w:rsidRDefault="00071D62">
            <w:pPr>
              <w:ind w:firstLine="0"/>
              <w:pPrChange w:id="676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HostAgent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RCPanel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677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1448B5F0" w14:textId="77777777" w:rsidR="001F269F" w:rsidRDefault="00071D62">
            <w:pPr>
              <w:ind w:firstLine="0"/>
              <w:jc w:val="left"/>
              <w:pPrChange w:id="678" w:author="User" w:date="2026-09-21T15:42:00Z">
                <w:pPr/>
              </w:pPrChange>
            </w:pPr>
            <w:r w:rsidRPr="00277077">
              <w:rPr>
                <w:rPrChange w:id="679" w:author="User" w:date="2026-09-21T15:39:00Z">
                  <w:rPr>
                    <w:lang w:val="en-US"/>
                  </w:rPr>
                </w:rPrChange>
              </w:rPr>
              <w:t xml:space="preserve">Автозапуск агента, удалённый запуск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680" w:author="User" w:date="2026-09-21T15:39:00Z">
                  <w:rPr>
                    <w:lang w:val="en-US"/>
                  </w:rPr>
                </w:rPrChange>
              </w:rPr>
              <w:t>, контроль статуса. Норма 5 мин подтверждается приёмочным испытанием конкретной конфигурации.</w:t>
            </w:r>
          </w:p>
        </w:tc>
      </w:tr>
      <w:tr w:rsidR="00CF7F83" w:rsidRPr="003411A0" w14:paraId="3855A277" w14:textId="77777777" w:rsidTr="00350530">
        <w:trPr>
          <w:trHeight w:val="961"/>
          <w:trPrChange w:id="681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682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5A59EF58" w14:textId="77777777" w:rsidR="001F269F" w:rsidRDefault="00071D62">
            <w:pPr>
              <w:ind w:firstLine="0"/>
              <w:pPrChange w:id="683" w:author="User" w:date="2026-09-21T15:42:00Z">
                <w:pPr/>
              </w:pPrChange>
            </w:pPr>
            <w:r w:rsidRPr="00277077">
              <w:rPr>
                <w:rPrChange w:id="684" w:author="User" w:date="2026-09-21T15:39:00Z">
                  <w:rPr>
                    <w:lang w:val="en-US"/>
                  </w:rPr>
                </w:rPrChange>
              </w:rPr>
              <w:t xml:space="preserve">Русскоязычный интерфейс и </w:t>
            </w:r>
            <w:r>
              <w:rPr>
                <w:lang w:val="en-US"/>
              </w:rPr>
              <w:t>Astra</w:t>
            </w:r>
            <w:r w:rsidRPr="00277077">
              <w:rPr>
                <w:rPrChange w:id="685" w:author="User" w:date="2026-09-21T15:39:00Z">
                  <w:rPr>
                    <w:lang w:val="en-US"/>
                  </w:rPr>
                </w:rPrChange>
              </w:rPr>
              <w:t xml:space="preserve"> </w:t>
            </w:r>
            <w:r>
              <w:rPr>
                <w:lang w:val="en-US"/>
              </w:rPr>
              <w:t>Linux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686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473FDF81" w14:textId="77777777" w:rsidR="001F269F" w:rsidRDefault="00071D62">
            <w:pPr>
              <w:ind w:firstLine="0"/>
              <w:pPrChange w:id="687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Все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модули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688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786E3E36" w14:textId="77777777" w:rsidR="001F269F" w:rsidRDefault="00071D62">
            <w:pPr>
              <w:ind w:firstLine="0"/>
              <w:jc w:val="left"/>
              <w:pPrChange w:id="689" w:author="User" w:date="2026-09-21T15:42:00Z">
                <w:pPr/>
              </w:pPrChange>
            </w:pPr>
            <w:r w:rsidRPr="00277077">
              <w:rPr>
                <w:rPrChange w:id="690" w:author="User" w:date="2026-09-21T15:39:00Z">
                  <w:rPr>
                    <w:lang w:val="en-US"/>
                  </w:rPr>
                </w:rPrChange>
              </w:rPr>
              <w:t xml:space="preserve">Русские интерфейсы; штатные </w:t>
            </w:r>
            <w:r>
              <w:rPr>
                <w:lang w:val="en-US"/>
              </w:rPr>
              <w:t>Linux</w:t>
            </w:r>
            <w:r w:rsidRPr="00277077">
              <w:rPr>
                <w:rPrChange w:id="691" w:author="User" w:date="2026-09-21T15:39:00Z">
                  <w:rPr>
                    <w:lang w:val="en-US"/>
                  </w:rPr>
                </w:rPrChange>
              </w:rPr>
              <w:t xml:space="preserve">-дистрибутивы и </w:t>
            </w:r>
            <w:r>
              <w:rPr>
                <w:lang w:val="en-US"/>
              </w:rPr>
              <w:t>user</w:t>
            </w:r>
            <w:r w:rsidRPr="00277077">
              <w:rPr>
                <w:rPrChange w:id="692" w:author="User" w:date="2026-09-21T15:39:00Z">
                  <w:rPr>
                    <w:lang w:val="en-US"/>
                  </w:rPr>
                </w:rPrChange>
              </w:rPr>
              <w:t>-</w:t>
            </w:r>
            <w:proofErr w:type="spellStart"/>
            <w:r>
              <w:rPr>
                <w:lang w:val="en-US"/>
              </w:rPr>
              <w:t>systemd</w:t>
            </w:r>
            <w:proofErr w:type="spellEnd"/>
            <w:r w:rsidRPr="00277077">
              <w:rPr>
                <w:rPrChange w:id="693" w:author="User" w:date="2026-09-21T15:39:00Z">
                  <w:rPr>
                    <w:lang w:val="en-US"/>
                  </w:rPr>
                </w:rPrChange>
              </w:rPr>
              <w:t xml:space="preserve"> для </w:t>
            </w:r>
            <w:proofErr w:type="spellStart"/>
            <w:r>
              <w:rPr>
                <w:lang w:val="en-US"/>
              </w:rPr>
              <w:t>HostAgent</w:t>
            </w:r>
            <w:proofErr w:type="spellEnd"/>
            <w:r w:rsidRPr="00277077">
              <w:rPr>
                <w:rPrChange w:id="694" w:author="User" w:date="2026-09-21T15:39:00Z">
                  <w:rPr>
                    <w:lang w:val="en-US"/>
                  </w:rPr>
                </w:rPrChange>
              </w:rPr>
              <w:t>.</w:t>
            </w:r>
          </w:p>
        </w:tc>
      </w:tr>
      <w:tr w:rsidR="00CF7F83" w:rsidRPr="003411A0" w14:paraId="023A1E3A" w14:textId="77777777" w:rsidTr="00350530">
        <w:trPr>
          <w:trHeight w:val="961"/>
          <w:trPrChange w:id="695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696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48468B04" w14:textId="77777777" w:rsidR="001F269F" w:rsidRDefault="00071D62">
            <w:pPr>
              <w:ind w:firstLine="0"/>
              <w:pPrChange w:id="697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Целостность</w:t>
            </w:r>
            <w:proofErr w:type="spellEnd"/>
            <w:r>
              <w:rPr>
                <w:lang w:val="en-US"/>
              </w:rPr>
              <w:t xml:space="preserve"> и </w:t>
            </w:r>
            <w:proofErr w:type="spellStart"/>
            <w:r>
              <w:rPr>
                <w:lang w:val="en-US"/>
              </w:rPr>
              <w:t>однократный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ввод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698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555005D9" w14:textId="77777777" w:rsidR="001F269F" w:rsidRDefault="00071D62">
            <w:pPr>
              <w:ind w:firstLine="0"/>
              <w:pPrChange w:id="699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700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79FD3729" w14:textId="77777777" w:rsidR="001F269F" w:rsidRDefault="00071D62">
            <w:pPr>
              <w:ind w:firstLine="0"/>
              <w:jc w:val="left"/>
              <w:pPrChange w:id="701" w:author="User" w:date="2026-09-21T15:42:00Z">
                <w:pPr/>
              </w:pPrChange>
            </w:pPr>
            <w:r w:rsidRPr="00277077">
              <w:rPr>
                <w:rPrChange w:id="702" w:author="User" w:date="2026-09-21T15:39:00Z">
                  <w:rPr>
                    <w:lang w:val="en-US"/>
                  </w:rPr>
                </w:rPrChange>
              </w:rPr>
              <w:t>Проект хранит состав каналов, ГХ, расчёты, уставки и формы для повторного использования.</w:t>
            </w:r>
          </w:p>
        </w:tc>
      </w:tr>
      <w:tr w:rsidR="00CF7F83" w:rsidRPr="003411A0" w14:paraId="20A8469D" w14:textId="77777777" w:rsidTr="00350530">
        <w:trPr>
          <w:trHeight w:val="961"/>
          <w:trPrChange w:id="703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704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0AA65424" w14:textId="77777777" w:rsidR="001F269F" w:rsidRDefault="00071D62">
            <w:pPr>
              <w:ind w:firstLine="0"/>
              <w:pPrChange w:id="705" w:author="User" w:date="2026-09-21T15:42:00Z">
                <w:pPr/>
              </w:pPrChange>
            </w:pPr>
            <w:r w:rsidRPr="00277077">
              <w:rPr>
                <w:rPrChange w:id="706" w:author="User" w:date="2026-09-21T15:39:00Z">
                  <w:rPr>
                    <w:lang w:val="en-US"/>
                  </w:rPr>
                </w:rPrChange>
              </w:rPr>
              <w:t>СТТ: деформации, температуры, НДС, мнемосхемы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707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29F69DFB" w14:textId="77777777" w:rsidR="001F269F" w:rsidRDefault="00071D62">
            <w:pPr>
              <w:ind w:firstLine="0"/>
              <w:pPrChange w:id="708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709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751779CB" w14:textId="77777777" w:rsidR="001F269F" w:rsidRDefault="00071D62">
            <w:pPr>
              <w:ind w:firstLine="0"/>
              <w:jc w:val="left"/>
              <w:pPrChange w:id="710" w:author="User" w:date="2026-09-21T15:42:00Z">
                <w:pPr/>
              </w:pPrChange>
            </w:pPr>
            <w:r w:rsidRPr="00277077">
              <w:rPr>
                <w:rPrChange w:id="711" w:author="User" w:date="2026-09-21T15:39:00Z">
                  <w:rPr>
                    <w:lang w:val="en-US"/>
                  </w:rPr>
                </w:rPrChange>
              </w:rPr>
              <w:t>Каналы и ГХ, расчётные теги, мнемосхемы, тренды, уставки и диагностика.</w:t>
            </w:r>
          </w:p>
        </w:tc>
      </w:tr>
      <w:tr w:rsidR="00CF7F83" w:rsidRPr="003411A0" w14:paraId="107BAC10" w14:textId="77777777" w:rsidTr="00350530">
        <w:trPr>
          <w:trHeight w:val="961"/>
          <w:trPrChange w:id="712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713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72A9B971" w14:textId="77777777" w:rsidR="001F269F" w:rsidRDefault="00071D62">
            <w:pPr>
              <w:ind w:firstLine="0"/>
              <w:pPrChange w:id="714" w:author="User" w:date="2026-09-21T15:42:00Z">
                <w:pPr/>
              </w:pPrChange>
            </w:pPr>
            <w:r w:rsidRPr="00277077">
              <w:rPr>
                <w:rPrChange w:id="715" w:author="User" w:date="2026-09-21T15:39:00Z">
                  <w:rPr>
                    <w:lang w:val="en-US"/>
                  </w:rPr>
                </w:rPrChange>
              </w:rPr>
              <w:t>ВКУ: фильтры, интегрирование, спектры и гармоники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716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743C1E08" w14:textId="77777777" w:rsidR="001F269F" w:rsidRDefault="00071D62">
            <w:pPr>
              <w:ind w:firstLine="0"/>
              <w:pPrChange w:id="717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718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41590E05" w14:textId="77777777" w:rsidR="001F269F" w:rsidRDefault="00071D62">
            <w:pPr>
              <w:ind w:firstLine="0"/>
              <w:jc w:val="left"/>
              <w:pPrChange w:id="719" w:author="User" w:date="2026-09-21T15:42:00Z">
                <w:pPr/>
              </w:pPrChange>
            </w:pPr>
            <w:r w:rsidRPr="00277077">
              <w:rPr>
                <w:rPrChange w:id="720" w:author="User" w:date="2026-09-21T15:39:00Z">
                  <w:rPr>
                    <w:lang w:val="en-US"/>
                  </w:rPr>
                </w:rPrChange>
              </w:rPr>
              <w:t>Цифровая запись, ФНЧ/ФВЧ/ПФ, одно-/двукратное интегрирование, БПФ, спектральные оценки и тренды.</w:t>
            </w:r>
          </w:p>
        </w:tc>
      </w:tr>
      <w:tr w:rsidR="00CF7F83" w:rsidRPr="003411A0" w14:paraId="23D5CD04" w14:textId="77777777" w:rsidTr="00350530">
        <w:trPr>
          <w:trHeight w:val="961"/>
          <w:trPrChange w:id="721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722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738497E8" w14:textId="77777777" w:rsidR="001F269F" w:rsidRDefault="00071D62" w:rsidP="00350530">
            <w:pPr>
              <w:ind w:firstLine="0"/>
              <w:jc w:val="left"/>
              <w:pPrChange w:id="723" w:author="User" w:date="2026-09-21T16:25:00Z">
                <w:pPr/>
              </w:pPrChange>
            </w:pPr>
            <w:proofErr w:type="spellStart"/>
            <w:r>
              <w:rPr>
                <w:lang w:val="en-US"/>
              </w:rPr>
              <w:lastRenderedPageBreak/>
              <w:t>Экспорт</w:t>
            </w:r>
            <w:proofErr w:type="spellEnd"/>
            <w:r>
              <w:rPr>
                <w:lang w:val="en-US"/>
              </w:rPr>
              <w:t xml:space="preserve"> и </w:t>
            </w:r>
            <w:proofErr w:type="spellStart"/>
            <w:r>
              <w:rPr>
                <w:lang w:val="en-US"/>
              </w:rPr>
              <w:t>внешние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носители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724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40C4A507" w14:textId="77777777" w:rsidR="001F269F" w:rsidRDefault="00071D62" w:rsidP="00350530">
            <w:pPr>
              <w:ind w:firstLine="0"/>
              <w:jc w:val="left"/>
              <w:pPrChange w:id="725" w:author="User" w:date="2026-09-21T16:25:00Z">
                <w:pPr/>
              </w:pPrChange>
            </w:pP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726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52FBE039" w14:textId="77777777" w:rsidR="001F269F" w:rsidRDefault="00071D62" w:rsidP="00350530">
            <w:pPr>
              <w:ind w:firstLine="0"/>
              <w:jc w:val="left"/>
              <w:pPrChange w:id="727" w:author="User" w:date="2026-09-21T16:25:00Z">
                <w:pPr/>
              </w:pPrChange>
            </w:pPr>
            <w:r w:rsidRPr="00277077">
              <w:rPr>
                <w:rPrChange w:id="728" w:author="User" w:date="2026-09-21T15:39:00Z">
                  <w:rPr>
                    <w:lang w:val="en-US"/>
                  </w:rPr>
                </w:rPrChange>
              </w:rPr>
              <w:t xml:space="preserve">Выборка данных и выгрузка в </w:t>
            </w:r>
            <w:r>
              <w:rPr>
                <w:lang w:val="en-US"/>
              </w:rPr>
              <w:t>TXT</w:t>
            </w:r>
            <w:r w:rsidRPr="00277077">
              <w:rPr>
                <w:rPrChange w:id="729" w:author="User" w:date="2026-09-21T15:39:00Z">
                  <w:rPr>
                    <w:lang w:val="en-US"/>
                  </w:rPr>
                </w:rPrChange>
              </w:rPr>
              <w:t>/</w:t>
            </w:r>
            <w:r>
              <w:rPr>
                <w:lang w:val="en-US"/>
              </w:rPr>
              <w:t>XLSX</w:t>
            </w:r>
            <w:r w:rsidRPr="00277077">
              <w:rPr>
                <w:rPrChange w:id="730" w:author="User" w:date="2026-09-21T15:39:00Z">
                  <w:rPr>
                    <w:lang w:val="en-US"/>
                  </w:rPr>
                </w:rPrChange>
              </w:rPr>
              <w:t xml:space="preserve"> в виде «время — физическая величина»; копирование штатными средствами ОС.</w:t>
            </w:r>
          </w:p>
        </w:tc>
      </w:tr>
      <w:tr w:rsidR="00CF7F83" w:rsidRPr="003411A0" w14:paraId="486D29B1" w14:textId="77777777" w:rsidTr="00350530">
        <w:trPr>
          <w:trHeight w:val="961"/>
          <w:trPrChange w:id="731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732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5C26D1EA" w14:textId="77777777" w:rsidR="001F269F" w:rsidRDefault="00071D62" w:rsidP="00350530">
            <w:pPr>
              <w:ind w:firstLine="0"/>
              <w:jc w:val="left"/>
              <w:pPrChange w:id="733" w:author="User" w:date="2026-09-21T16:25:00Z">
                <w:pPr/>
              </w:pPrChange>
            </w:pPr>
            <w:proofErr w:type="spellStart"/>
            <w:r>
              <w:rPr>
                <w:lang w:val="en-US"/>
              </w:rPr>
              <w:t>Санкционированный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доступ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734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584FF871" w14:textId="77777777" w:rsidR="001F269F" w:rsidRDefault="00071D62" w:rsidP="00350530">
            <w:pPr>
              <w:ind w:firstLine="0"/>
              <w:jc w:val="left"/>
              <w:pPrChange w:id="735" w:author="User" w:date="2026-09-21T16:25:00Z">
                <w:pPr/>
              </w:pPrChange>
            </w:pPr>
            <w:proofErr w:type="spellStart"/>
            <w:r>
              <w:rPr>
                <w:lang w:val="en-US"/>
              </w:rPr>
              <w:t>HostAgent</w:t>
            </w:r>
            <w:proofErr w:type="spellEnd"/>
            <w:r>
              <w:rPr>
                <w:lang w:val="en-US"/>
              </w:rPr>
              <w:t xml:space="preserve">, ОС, </w:t>
            </w: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736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0EFAD940" w14:textId="77777777" w:rsidR="001F269F" w:rsidRDefault="00071D62" w:rsidP="00350530">
            <w:pPr>
              <w:ind w:firstLine="0"/>
              <w:jc w:val="left"/>
              <w:pPrChange w:id="737" w:author="User" w:date="2026-09-21T16:25:00Z">
                <w:pPr/>
              </w:pPrChange>
            </w:pPr>
            <w:r>
              <w:rPr>
                <w:lang w:val="en-US"/>
              </w:rPr>
              <w:t>Bearer</w:t>
            </w:r>
            <w:r w:rsidRPr="00277077">
              <w:rPr>
                <w:rPrChange w:id="738" w:author="User" w:date="2026-09-21T15:39:00Z">
                  <w:rPr>
                    <w:lang w:val="en-US"/>
                  </w:rPr>
                </w:rPrChange>
              </w:rPr>
              <w:t xml:space="preserve">-токен </w:t>
            </w:r>
            <w:proofErr w:type="spellStart"/>
            <w:r>
              <w:rPr>
                <w:lang w:val="en-US"/>
              </w:rPr>
              <w:t>HostAgent</w:t>
            </w:r>
            <w:proofErr w:type="spellEnd"/>
            <w:r w:rsidRPr="00277077">
              <w:rPr>
                <w:rPrChange w:id="739" w:author="User" w:date="2026-09-21T15:39:00Z">
                  <w:rPr>
                    <w:lang w:val="en-US"/>
                  </w:rPr>
                </w:rPrChange>
              </w:rPr>
              <w:t>, права ОС и разделение ролей настраиваются для конкретного объекта.</w:t>
            </w:r>
          </w:p>
        </w:tc>
      </w:tr>
    </w:tbl>
    <w:p w14:paraId="745CFDEE" w14:textId="1DE175CB" w:rsidR="00124746" w:rsidRPr="00E02067" w:rsidRDefault="002F01BF" w:rsidP="007F0B39">
      <w:pPr>
        <w:keepNext/>
        <w:ind w:firstLine="0"/>
        <w:jc w:val="center"/>
        <w:rPr>
          <w:b/>
          <w:bCs/>
          <w:sz w:val="28"/>
          <w:szCs w:val="28"/>
          <w:lang w:val="en-US"/>
        </w:rPr>
      </w:pPr>
      <w:r w:rsidRPr="00062C1E">
        <w:rPr>
          <w:b/>
          <w:bCs/>
          <w:sz w:val="28"/>
          <w:szCs w:val="28"/>
        </w:rPr>
        <w:lastRenderedPageBreak/>
        <w:t>Лист регистрации изменений</w:t>
      </w:r>
    </w:p>
    <w:tbl>
      <w:tblPr>
        <w:tblW w:w="102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731"/>
        <w:gridCol w:w="711"/>
        <w:gridCol w:w="806"/>
        <w:gridCol w:w="1131"/>
        <w:gridCol w:w="1204"/>
        <w:gridCol w:w="1424"/>
        <w:gridCol w:w="1701"/>
        <w:gridCol w:w="868"/>
        <w:gridCol w:w="975"/>
      </w:tblGrid>
      <w:tr w:rsidR="00F04AB9" w:rsidRPr="00E2770C" w14:paraId="2EDDF093" w14:textId="77777777" w:rsidTr="00A96457">
        <w:trPr>
          <w:trHeight w:val="558"/>
        </w:trPr>
        <w:tc>
          <w:tcPr>
            <w:tcW w:w="656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5B06033F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Изм.</w:t>
            </w:r>
          </w:p>
        </w:tc>
        <w:tc>
          <w:tcPr>
            <w:tcW w:w="3379" w:type="dxa"/>
            <w:gridSpan w:val="4"/>
            <w:tcBorders>
              <w:bottom w:val="single" w:sz="4" w:space="0" w:color="auto"/>
            </w:tcBorders>
            <w:vAlign w:val="center"/>
            <w:hideMark/>
          </w:tcPr>
          <w:p w14:paraId="10B77F67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Номера листов (страниц)</w:t>
            </w:r>
          </w:p>
        </w:tc>
        <w:tc>
          <w:tcPr>
            <w:tcW w:w="1204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6A9F3B07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Всего листов (страниц) в документе</w:t>
            </w:r>
          </w:p>
        </w:tc>
        <w:tc>
          <w:tcPr>
            <w:tcW w:w="1424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79A8669D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Номер документа</w:t>
            </w:r>
          </w:p>
        </w:tc>
        <w:tc>
          <w:tcPr>
            <w:tcW w:w="1701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4C758487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Входящий номер сопроводительного документа и дата</w:t>
            </w:r>
          </w:p>
        </w:tc>
        <w:tc>
          <w:tcPr>
            <w:tcW w:w="868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536A13AC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Подпись</w:t>
            </w:r>
          </w:p>
        </w:tc>
        <w:tc>
          <w:tcPr>
            <w:tcW w:w="975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27818527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Дата</w:t>
            </w:r>
          </w:p>
        </w:tc>
      </w:tr>
      <w:tr w:rsidR="00F04AB9" w:rsidRPr="00E2770C" w14:paraId="0614A498" w14:textId="77777777" w:rsidTr="00A96457">
        <w:trPr>
          <w:trHeight w:val="815"/>
        </w:trPr>
        <w:tc>
          <w:tcPr>
            <w:tcW w:w="656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1363153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31" w:type="dxa"/>
            <w:tcBorders>
              <w:bottom w:val="double" w:sz="4" w:space="0" w:color="auto"/>
            </w:tcBorders>
            <w:vAlign w:val="center"/>
            <w:hideMark/>
          </w:tcPr>
          <w:p w14:paraId="5B31A257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proofErr w:type="gramStart"/>
            <w:r w:rsidRPr="00E2770C">
              <w:t>изме-</w:t>
            </w:r>
            <w:proofErr w:type="spellStart"/>
            <w:r w:rsidRPr="00E2770C">
              <w:t>нен</w:t>
            </w:r>
            <w:proofErr w:type="spellEnd"/>
            <w:r w:rsidRPr="00E2770C">
              <w:t>-</w:t>
            </w:r>
            <w:proofErr w:type="spellStart"/>
            <w:r w:rsidRPr="00E2770C">
              <w:t>ных</w:t>
            </w:r>
            <w:proofErr w:type="spellEnd"/>
            <w:proofErr w:type="gramEnd"/>
          </w:p>
        </w:tc>
        <w:tc>
          <w:tcPr>
            <w:tcW w:w="711" w:type="dxa"/>
            <w:tcBorders>
              <w:bottom w:val="double" w:sz="4" w:space="0" w:color="auto"/>
            </w:tcBorders>
            <w:vAlign w:val="center"/>
            <w:hideMark/>
          </w:tcPr>
          <w:p w14:paraId="1A2DC8C3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proofErr w:type="gramStart"/>
            <w:r w:rsidRPr="00E2770C">
              <w:t>заме-</w:t>
            </w:r>
            <w:proofErr w:type="spellStart"/>
            <w:r w:rsidRPr="00E2770C">
              <w:t>нен</w:t>
            </w:r>
            <w:proofErr w:type="spellEnd"/>
            <w:r w:rsidRPr="00E2770C">
              <w:t>-</w:t>
            </w:r>
            <w:proofErr w:type="spellStart"/>
            <w:r w:rsidRPr="00E2770C">
              <w:t>ных</w:t>
            </w:r>
            <w:proofErr w:type="spellEnd"/>
            <w:proofErr w:type="gramEnd"/>
          </w:p>
        </w:tc>
        <w:tc>
          <w:tcPr>
            <w:tcW w:w="806" w:type="dxa"/>
            <w:tcBorders>
              <w:bottom w:val="double" w:sz="4" w:space="0" w:color="auto"/>
            </w:tcBorders>
            <w:vAlign w:val="center"/>
            <w:hideMark/>
          </w:tcPr>
          <w:p w14:paraId="697B9C8E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новых</w:t>
            </w:r>
          </w:p>
        </w:tc>
        <w:tc>
          <w:tcPr>
            <w:tcW w:w="1131" w:type="dxa"/>
            <w:tcBorders>
              <w:bottom w:val="double" w:sz="4" w:space="0" w:color="auto"/>
            </w:tcBorders>
            <w:vAlign w:val="center"/>
            <w:hideMark/>
          </w:tcPr>
          <w:p w14:paraId="4631EADF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proofErr w:type="spellStart"/>
            <w:r w:rsidRPr="00E2770C">
              <w:t>аннули-рованных</w:t>
            </w:r>
            <w:proofErr w:type="spellEnd"/>
          </w:p>
        </w:tc>
        <w:tc>
          <w:tcPr>
            <w:tcW w:w="1204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040C4D73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6703DF7C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1AA1866B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41AE7FB4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5E65E525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5DFD1243" w14:textId="77777777" w:rsidTr="00A96457">
        <w:trPr>
          <w:trHeight w:val="495"/>
        </w:trPr>
        <w:tc>
          <w:tcPr>
            <w:tcW w:w="656" w:type="dxa"/>
            <w:tcBorders>
              <w:top w:val="double" w:sz="4" w:space="0" w:color="auto"/>
            </w:tcBorders>
            <w:vAlign w:val="center"/>
            <w:hideMark/>
          </w:tcPr>
          <w:p w14:paraId="60FB2120" w14:textId="06C6EB2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tcBorders>
              <w:top w:val="double" w:sz="4" w:space="0" w:color="auto"/>
            </w:tcBorders>
            <w:vAlign w:val="center"/>
            <w:hideMark/>
          </w:tcPr>
          <w:p w14:paraId="1D32B486" w14:textId="18379E7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tcBorders>
              <w:top w:val="double" w:sz="4" w:space="0" w:color="auto"/>
            </w:tcBorders>
            <w:vAlign w:val="center"/>
            <w:hideMark/>
          </w:tcPr>
          <w:p w14:paraId="3D4441BC" w14:textId="28C6312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tcBorders>
              <w:top w:val="double" w:sz="4" w:space="0" w:color="auto"/>
            </w:tcBorders>
            <w:vAlign w:val="center"/>
            <w:hideMark/>
          </w:tcPr>
          <w:p w14:paraId="7E9AA6F4" w14:textId="5657EE9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tcBorders>
              <w:top w:val="double" w:sz="4" w:space="0" w:color="auto"/>
            </w:tcBorders>
            <w:vAlign w:val="center"/>
            <w:hideMark/>
          </w:tcPr>
          <w:p w14:paraId="0E03E0CB" w14:textId="066A1A9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tcBorders>
              <w:top w:val="double" w:sz="4" w:space="0" w:color="auto"/>
            </w:tcBorders>
            <w:vAlign w:val="center"/>
            <w:hideMark/>
          </w:tcPr>
          <w:p w14:paraId="45D392DA" w14:textId="2F8BAC2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tcBorders>
              <w:top w:val="double" w:sz="4" w:space="0" w:color="auto"/>
            </w:tcBorders>
            <w:vAlign w:val="center"/>
            <w:hideMark/>
          </w:tcPr>
          <w:p w14:paraId="60B59D7E" w14:textId="1C578FE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tcBorders>
              <w:top w:val="double" w:sz="4" w:space="0" w:color="auto"/>
            </w:tcBorders>
            <w:vAlign w:val="center"/>
            <w:hideMark/>
          </w:tcPr>
          <w:p w14:paraId="3267E4FC" w14:textId="6638A54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tcBorders>
              <w:top w:val="double" w:sz="4" w:space="0" w:color="auto"/>
            </w:tcBorders>
            <w:vAlign w:val="center"/>
            <w:hideMark/>
          </w:tcPr>
          <w:p w14:paraId="56C854D6" w14:textId="2629612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tcBorders>
              <w:top w:val="double" w:sz="4" w:space="0" w:color="auto"/>
            </w:tcBorders>
            <w:vAlign w:val="center"/>
            <w:hideMark/>
          </w:tcPr>
          <w:p w14:paraId="5E6B85E9" w14:textId="1C80A5C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4B52D993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50B26D47" w14:textId="0E658FC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68172DEF" w14:textId="6948904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5C4A0E4D" w14:textId="1FD3608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20139011" w14:textId="0B2B4DD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298AABD4" w14:textId="17555A4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47EE9AB7" w14:textId="4074A88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27B228E3" w14:textId="567274B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78D74E19" w14:textId="7FF3C43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76DC19C7" w14:textId="45BADC2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74D5DB81" w14:textId="2C9D89B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5B62204D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4471C407" w14:textId="32B9AD8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5B7A2266" w14:textId="1843627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7786856F" w14:textId="6C257F8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7EB9E01E" w14:textId="759ACB3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3BD7D536" w14:textId="4E71EC9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621B4B43" w14:textId="038E5C5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4C233097" w14:textId="07781B6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7D0BF63B" w14:textId="25C08DB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4EF22C6B" w14:textId="670AA2D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3B9EEFCB" w14:textId="1E16E74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4639AB6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5E7E16D8" w14:textId="6FB282D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263F3363" w14:textId="2E51CD2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61A32B6A" w14:textId="1338AF7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4BC5622A" w14:textId="00B0D8C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E53CB3C" w14:textId="1B781A2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1FA89ECE" w14:textId="698F892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22E10ECB" w14:textId="428CA93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2F013FF0" w14:textId="29448CA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5DFEAAE2" w14:textId="45D3DAA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DEE91FF" w14:textId="6B78DEA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265A40C6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4C32FF00" w14:textId="1703D67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5B6D7665" w14:textId="0948371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1163E0E7" w14:textId="3275C08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3FB7BA16" w14:textId="6A68A33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066AB25E" w14:textId="4B4B0F9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4649617E" w14:textId="19A2B33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82DF219" w14:textId="11C1C27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65AD5BF5" w14:textId="514CEF6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46ADACA8" w14:textId="0F89C69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FC57D07" w14:textId="33939BB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4B8E8D3E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6F73AD7D" w14:textId="40C8A82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43D39224" w14:textId="6CE875C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269A4120" w14:textId="2CFB2C4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06C13E7F" w14:textId="3ADFA47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3E8747C2" w14:textId="30B489C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66D8AB1A" w14:textId="19163B0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2128E52E" w14:textId="04E3946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38ECDC4B" w14:textId="29C0D58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71CC0721" w14:textId="65CBCED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3B3A6DAE" w14:textId="56CBF10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525730A1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36CD65FB" w14:textId="68EAF70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00CE1B97" w14:textId="1913C50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7E051551" w14:textId="267B40B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240FBDBD" w14:textId="616E80C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0AEEBDAD" w14:textId="674F130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03EF4A4D" w14:textId="5F99F15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E022525" w14:textId="2FCCBC3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0357C6A0" w14:textId="5C5CB45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596B94DB" w14:textId="6B7F2FD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F3A8043" w14:textId="095B3AD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6D2B3384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75F1635B" w14:textId="0BEC83E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487D9637" w14:textId="0B8CE0D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14F89513" w14:textId="3699E96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1F7BAC42" w14:textId="499CCE3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68C15D9" w14:textId="1FA0091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272F16AD" w14:textId="5989B3E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5485B374" w14:textId="12C6E0F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2842435B" w14:textId="72B0FA8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111EC836" w14:textId="0A872F7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64F38466" w14:textId="7F347A6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9F2027E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2D642F76" w14:textId="1B49F9D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777D99E8" w14:textId="0002C7B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28864388" w14:textId="05B353D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41D981C3" w14:textId="4BA48C6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5053E902" w14:textId="02ABAB5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3E1EE365" w14:textId="0ED96B3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42066239" w14:textId="45F22C4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09F2F7F5" w14:textId="7699FC8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491F1DE9" w14:textId="0C79CB9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49CB5E6B" w14:textId="3784462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3CFFE5EB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74566A85" w14:textId="68835DD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32416CD9" w14:textId="12B4ED7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12F9967A" w14:textId="42076DB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0C0E9167" w14:textId="3209AE4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25ECD00C" w14:textId="386F794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08F6159C" w14:textId="278BE44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63A7AC74" w14:textId="3CC0F83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328FD37B" w14:textId="52003FC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52B0DA64" w14:textId="6E9CC78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65B71DD2" w14:textId="0F9EA1D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0AAF5FF7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4024400A" w14:textId="53B47AD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49B9870A" w14:textId="4DD8947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6D7E6871" w14:textId="08C492B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2579A0C7" w14:textId="783C54A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4619B128" w14:textId="3D87BDD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62AE3494" w14:textId="1B8BC09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502404EE" w14:textId="5B6863F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10DDFF46" w14:textId="4ED0691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2F96C79E" w14:textId="2C5BF66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4674D22A" w14:textId="5F0810C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07B082F4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05013DE2" w14:textId="5379645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1BAFAE97" w14:textId="730B053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3DC9A621" w14:textId="08D4F8B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7BF72091" w14:textId="6D571CA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52A9600C" w14:textId="41F278F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46D6927D" w14:textId="0E17C7B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30BE8EFE" w14:textId="4154A5F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198067FD" w14:textId="676FFEA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6E2213D9" w14:textId="4E89F5A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2C605BDA" w14:textId="1DA3155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7B301FC3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199C8C6E" w14:textId="147576A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25C41DDF" w14:textId="7954CCC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6FBAB98B" w14:textId="4541341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696CF8EA" w14:textId="7178B7A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149606BF" w14:textId="3F2AD60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5A8D89C7" w14:textId="6961289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2EB8092" w14:textId="4F5F6AE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1FB01C62" w14:textId="1A95A47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423DB00C" w14:textId="79D2728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5397A209" w14:textId="1981232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662BE22E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003F7CA5" w14:textId="0A2D5A5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1E9D82B6" w14:textId="08F0968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1BAC3F83" w14:textId="10CB6C5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3A0D39B7" w14:textId="67093C3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286BF301" w14:textId="68591E8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505638D1" w14:textId="3DF4A1C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16CE8065" w14:textId="6CEFBB8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0B206DB3" w14:textId="43FA925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761D18AE" w14:textId="7ECC30E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5548D54E" w14:textId="7A7DC5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330339C9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3C90FE8A" w14:textId="460D709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2181C954" w14:textId="0CA6707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0B156327" w14:textId="68360E0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4E897528" w14:textId="7CC4F93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0A605CE5" w14:textId="2B9A52B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2DD87D1B" w14:textId="5A63B06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65444C53" w14:textId="3D73910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0830EBFD" w14:textId="158E733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57DA0899" w14:textId="14E699A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6288BE8E" w14:textId="6DA1C75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203BDFD6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1DCC9296" w14:textId="7268C0A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4C2051AB" w14:textId="37B47AB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0EE9EA69" w14:textId="21D3F46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3ED27717" w14:textId="5B52EE6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2B2F88FF" w14:textId="1791A67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59A757BB" w14:textId="49ACC98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3DD8A83" w14:textId="04BCEC4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65177471" w14:textId="5EC159A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4FDAFD60" w14:textId="3A98364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1F371C0D" w14:textId="7C68066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6132F4D5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3406E8AA" w14:textId="3DC9B25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08188605" w14:textId="7DCBC49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2FDA3380" w14:textId="0D41C0E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60F68C7D" w14:textId="2E92351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D789330" w14:textId="3A0A63C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45B39B56" w14:textId="3BA3AA2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165B18AC" w14:textId="10C29B1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3FCE3D93" w14:textId="14C498C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661D07FE" w14:textId="5526A2F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2C88214" w14:textId="464714A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8F24957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7AE778BA" w14:textId="2FEF4D1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1D0F7740" w14:textId="0A6D34B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755E9981" w14:textId="1A8BFD4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4933E01A" w14:textId="0780CB3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6291132" w14:textId="72FFB8F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50859D81" w14:textId="5767D55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30F83EBF" w14:textId="45703CF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3E8BF9E8" w14:textId="7DDF280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1AFF0EED" w14:textId="750F175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45EC652D" w14:textId="5EFE4DA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2E7619ED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21F447DA" w14:textId="5CF4CCD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33754758" w14:textId="366231A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353EC9F2" w14:textId="7018020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44D60DA0" w14:textId="6412940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2D57C41" w14:textId="37C556C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330CAE3E" w14:textId="289E539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8855831" w14:textId="5CFA0FD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7E951734" w14:textId="003E7D3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38A82A11" w14:textId="7856F6E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2662918A" w14:textId="3B4AFE2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7AEF27BA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03CD54D2" w14:textId="4704ADD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773BA6D8" w14:textId="198D766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467CB344" w14:textId="630540B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38F608DA" w14:textId="5B8F7AE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51BE622B" w14:textId="2A6AB70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0FC8F6B2" w14:textId="5AFC497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2BACD3CC" w14:textId="1B9BC78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2045F761" w14:textId="424269B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372FF58B" w14:textId="08DDC1D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45EB9CE7" w14:textId="3E61DEF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9CFD2D7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43D3F44B" w14:textId="4BB4B59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354FC67A" w14:textId="6EA6B98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507DF901" w14:textId="0D28EDF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0BC68E88" w14:textId="763E599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5B56B1D9" w14:textId="510125B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27F1C5BF" w14:textId="3411C2F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13C0A28" w14:textId="2871488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775E44DE" w14:textId="1CF787B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7684FC85" w14:textId="5F1DF47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66D87A11" w14:textId="1B3908B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249AF84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54D854D3" w14:textId="760F71B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0A3B10E0" w14:textId="498AB6F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17031C45" w14:textId="699A568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6D605410" w14:textId="60F684B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2385D137" w14:textId="6C4E03C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5FB7F7EE" w14:textId="07F38B9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2FAF5435" w14:textId="253FC10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743E3A8F" w14:textId="19DC1B5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125980D4" w14:textId="2C1148C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EB008AE" w14:textId="2E22877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E2770C" w:rsidRPr="00E2770C" w14:paraId="767F2103" w14:textId="77777777" w:rsidTr="00A96457">
        <w:trPr>
          <w:trHeight w:val="495"/>
        </w:trPr>
        <w:tc>
          <w:tcPr>
            <w:tcW w:w="656" w:type="dxa"/>
            <w:vAlign w:val="center"/>
          </w:tcPr>
          <w:p w14:paraId="03D92A2B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</w:tcPr>
          <w:p w14:paraId="3D3376AF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</w:tcPr>
          <w:p w14:paraId="7A5CE0DA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</w:tcPr>
          <w:p w14:paraId="582AFDC2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</w:tcPr>
          <w:p w14:paraId="0455F158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</w:tcPr>
          <w:p w14:paraId="701865BA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</w:tcPr>
          <w:p w14:paraId="73038994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</w:tcPr>
          <w:p w14:paraId="69C1DA17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</w:tcPr>
          <w:p w14:paraId="4CD890C7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</w:tcPr>
          <w:p w14:paraId="2B36F5C4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5126148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2FDF0630" w14:textId="7DB2988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19FD31DC" w14:textId="479309E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216E9745" w14:textId="6EF0A5A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2AADFD72" w14:textId="210F1E3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FE0CDE9" w14:textId="5C068F8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1E485922" w14:textId="02BCF15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58903FFF" w14:textId="258301B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30F400E4" w14:textId="2DE5163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1BD2E9D8" w14:textId="4892BCF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561D418" w14:textId="4068EA6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362DAEF3" w14:textId="77777777" w:rsidTr="00A96457">
        <w:trPr>
          <w:trHeight w:val="495"/>
        </w:trPr>
        <w:tc>
          <w:tcPr>
            <w:tcW w:w="656" w:type="dxa"/>
            <w:vAlign w:val="center"/>
          </w:tcPr>
          <w:p w14:paraId="418FD08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31" w:type="dxa"/>
            <w:vAlign w:val="center"/>
          </w:tcPr>
          <w:p w14:paraId="45402396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</w:tcPr>
          <w:p w14:paraId="48A2091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</w:tcPr>
          <w:p w14:paraId="0B43516F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</w:tcPr>
          <w:p w14:paraId="3097CAE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</w:tcPr>
          <w:p w14:paraId="4A4F762D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</w:tcPr>
          <w:p w14:paraId="6575850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</w:tcPr>
          <w:p w14:paraId="687D078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</w:tcPr>
          <w:p w14:paraId="1F95AEE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</w:tcPr>
          <w:p w14:paraId="4C6412AF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</w:tbl>
    <w:p w14:paraId="0E374E04" w14:textId="5E50D903" w:rsidR="002F01BF" w:rsidRPr="002F01BF" w:rsidRDefault="002F01BF" w:rsidP="00391ED9"/>
    <w:sectPr w:rsidR="002F01BF" w:rsidRPr="002F01BF" w:rsidSect="005A443F">
      <w:headerReference w:type="default" r:id="rId14"/>
      <w:footerReference w:type="default" r:id="rId15"/>
      <w:pgSz w:w="11906" w:h="16838"/>
      <w:pgMar w:top="851" w:right="707" w:bottom="284" w:left="164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8312B" w14:textId="77777777" w:rsidR="00417502" w:rsidRDefault="00417502" w:rsidP="009A6156">
      <w:r>
        <w:separator/>
      </w:r>
    </w:p>
  </w:endnote>
  <w:endnote w:type="continuationSeparator" w:id="0">
    <w:p w14:paraId="56D091A1" w14:textId="77777777" w:rsidR="00417502" w:rsidRDefault="00417502" w:rsidP="009A6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ale Sans UI">
    <w:altName w:val="Times New Roman"/>
    <w:charset w:val="00"/>
    <w:family w:val="auto"/>
    <w:pitch w:val="variable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G Times (WR)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D5298" w14:textId="77777777" w:rsidR="000B5EFE" w:rsidRDefault="000B5EF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0"/>
      <w:tblW w:w="10346" w:type="dxa"/>
      <w:tblInd w:w="-454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1445"/>
      <w:gridCol w:w="1470"/>
      <w:gridCol w:w="2039"/>
      <w:gridCol w:w="1580"/>
      <w:gridCol w:w="1447"/>
      <w:gridCol w:w="2729"/>
      <w:gridCol w:w="473"/>
      <w:gridCol w:w="473"/>
      <w:gridCol w:w="474"/>
      <w:gridCol w:w="1470"/>
      <w:gridCol w:w="1723"/>
    </w:tblGrid>
    <w:tr w:rsidR="00557C6E" w:rsidRPr="004F18CD" w14:paraId="4F69C384" w14:textId="77777777" w:rsidTr="00557C6E">
      <w:trPr>
        <w:trHeight w:val="283"/>
      </w:trPr>
      <w:tc>
        <w:tcPr>
          <w:tcW w:w="508" w:type="dxa"/>
          <w:vAlign w:val="center"/>
        </w:tcPr>
        <w:p w14:paraId="796A7BAA" w14:textId="77777777" w:rsidR="00557C6E" w:rsidRPr="004F18CD" w:rsidRDefault="00557C6E" w:rsidP="009A6156"/>
      </w:tc>
      <w:tc>
        <w:tcPr>
          <w:tcW w:w="570" w:type="dxa"/>
          <w:vAlign w:val="center"/>
        </w:tcPr>
        <w:p w14:paraId="05171B07" w14:textId="77777777" w:rsidR="00557C6E" w:rsidRPr="004F18CD" w:rsidRDefault="00557C6E" w:rsidP="009A6156"/>
      </w:tc>
      <w:tc>
        <w:tcPr>
          <w:tcW w:w="1287" w:type="dxa"/>
          <w:vAlign w:val="center"/>
        </w:tcPr>
        <w:p w14:paraId="62748F2B" w14:textId="77777777" w:rsidR="00557C6E" w:rsidRPr="004F18CD" w:rsidRDefault="00557C6E" w:rsidP="009A6156"/>
      </w:tc>
      <w:tc>
        <w:tcPr>
          <w:tcW w:w="843" w:type="dxa"/>
          <w:vAlign w:val="center"/>
        </w:tcPr>
        <w:p w14:paraId="2CA5443B" w14:textId="77777777" w:rsidR="00557C6E" w:rsidRPr="004F18CD" w:rsidRDefault="00557C6E" w:rsidP="009A6156"/>
      </w:tc>
      <w:tc>
        <w:tcPr>
          <w:tcW w:w="597" w:type="dxa"/>
          <w:vAlign w:val="center"/>
        </w:tcPr>
        <w:p w14:paraId="5B375C94" w14:textId="77777777" w:rsidR="00557C6E" w:rsidRPr="004F18CD" w:rsidRDefault="00557C6E" w:rsidP="009A6156"/>
      </w:tc>
      <w:tc>
        <w:tcPr>
          <w:tcW w:w="6541" w:type="dxa"/>
          <w:gridSpan w:val="6"/>
          <w:vMerge w:val="restart"/>
          <w:vAlign w:val="center"/>
        </w:tcPr>
        <w:p w14:paraId="75E78F1A" w14:textId="6FF09A10" w:rsidR="00557C6E" w:rsidRPr="004F18CD" w:rsidRDefault="00557C6E" w:rsidP="009A6156">
          <w:bookmarkStart w:id="5" w:name="_Hlk171002927"/>
          <w:r w:rsidRPr="004F18CD">
            <w:t>БЛИЖ.401270.001.018</w:t>
          </w:r>
          <w:bookmarkEnd w:id="5"/>
          <w:r>
            <w:t>ФО</w:t>
          </w:r>
        </w:p>
      </w:tc>
    </w:tr>
    <w:tr w:rsidR="00557C6E" w:rsidRPr="004F18CD" w14:paraId="3C4A70DD" w14:textId="77777777" w:rsidTr="00557C6E">
      <w:trPr>
        <w:trHeight w:val="283"/>
      </w:trPr>
      <w:tc>
        <w:tcPr>
          <w:tcW w:w="508" w:type="dxa"/>
          <w:vAlign w:val="center"/>
        </w:tcPr>
        <w:p w14:paraId="277E8E86" w14:textId="77777777" w:rsidR="00557C6E" w:rsidRPr="004F18CD" w:rsidRDefault="00557C6E" w:rsidP="009A6156"/>
      </w:tc>
      <w:tc>
        <w:tcPr>
          <w:tcW w:w="570" w:type="dxa"/>
          <w:vAlign w:val="center"/>
        </w:tcPr>
        <w:p w14:paraId="3D2E6FEA" w14:textId="77777777" w:rsidR="00557C6E" w:rsidRPr="004F18CD" w:rsidRDefault="00557C6E" w:rsidP="009A6156"/>
      </w:tc>
      <w:tc>
        <w:tcPr>
          <w:tcW w:w="1287" w:type="dxa"/>
          <w:vAlign w:val="center"/>
        </w:tcPr>
        <w:p w14:paraId="3988378E" w14:textId="77777777" w:rsidR="00557C6E" w:rsidRPr="004F18CD" w:rsidRDefault="00557C6E" w:rsidP="009A6156"/>
      </w:tc>
      <w:tc>
        <w:tcPr>
          <w:tcW w:w="843" w:type="dxa"/>
          <w:vAlign w:val="center"/>
        </w:tcPr>
        <w:p w14:paraId="39C80A5E" w14:textId="77777777" w:rsidR="00557C6E" w:rsidRPr="004F18CD" w:rsidRDefault="00557C6E" w:rsidP="009A6156"/>
      </w:tc>
      <w:tc>
        <w:tcPr>
          <w:tcW w:w="597" w:type="dxa"/>
          <w:vAlign w:val="center"/>
        </w:tcPr>
        <w:p w14:paraId="4A429270" w14:textId="77777777" w:rsidR="00557C6E" w:rsidRPr="004F18CD" w:rsidRDefault="00557C6E" w:rsidP="009A6156"/>
      </w:tc>
      <w:tc>
        <w:tcPr>
          <w:tcW w:w="6541" w:type="dxa"/>
          <w:gridSpan w:val="6"/>
          <w:vMerge/>
        </w:tcPr>
        <w:p w14:paraId="76F8A7CE" w14:textId="77777777" w:rsidR="00557C6E" w:rsidRPr="004F18CD" w:rsidRDefault="00557C6E" w:rsidP="009A6156"/>
      </w:tc>
    </w:tr>
    <w:tr w:rsidR="00557C6E" w:rsidRPr="004F18CD" w14:paraId="62286037" w14:textId="77777777" w:rsidTr="00557C6E">
      <w:trPr>
        <w:trHeight w:val="283"/>
      </w:trPr>
      <w:tc>
        <w:tcPr>
          <w:tcW w:w="508" w:type="dxa"/>
          <w:vAlign w:val="center"/>
        </w:tcPr>
        <w:p w14:paraId="0ED89ED6" w14:textId="77777777" w:rsidR="00557C6E" w:rsidRPr="004F18CD" w:rsidRDefault="00557C6E" w:rsidP="009A6156">
          <w:r w:rsidRPr="004F18CD">
            <w:t>Изм.</w:t>
          </w:r>
        </w:p>
      </w:tc>
      <w:tc>
        <w:tcPr>
          <w:tcW w:w="570" w:type="dxa"/>
          <w:vAlign w:val="center"/>
        </w:tcPr>
        <w:p w14:paraId="27523556" w14:textId="77777777" w:rsidR="00557C6E" w:rsidRPr="004F18CD" w:rsidRDefault="00557C6E" w:rsidP="009A6156">
          <w:r w:rsidRPr="004F18CD">
            <w:t>Лист</w:t>
          </w:r>
        </w:p>
      </w:tc>
      <w:tc>
        <w:tcPr>
          <w:tcW w:w="1287" w:type="dxa"/>
          <w:vAlign w:val="center"/>
        </w:tcPr>
        <w:p w14:paraId="17D4E38F" w14:textId="77777777" w:rsidR="00557C6E" w:rsidRPr="004F18CD" w:rsidRDefault="00557C6E" w:rsidP="009A6156">
          <w:r w:rsidRPr="004F18CD">
            <w:t>№ докум.</w:t>
          </w:r>
        </w:p>
      </w:tc>
      <w:tc>
        <w:tcPr>
          <w:tcW w:w="843" w:type="dxa"/>
          <w:vAlign w:val="center"/>
        </w:tcPr>
        <w:p w14:paraId="5D2AAB15" w14:textId="77777777" w:rsidR="00557C6E" w:rsidRPr="004F18CD" w:rsidRDefault="00557C6E" w:rsidP="009A6156">
          <w:r w:rsidRPr="004F18CD">
            <w:t>Подп.</w:t>
          </w:r>
        </w:p>
      </w:tc>
      <w:tc>
        <w:tcPr>
          <w:tcW w:w="597" w:type="dxa"/>
          <w:vAlign w:val="center"/>
        </w:tcPr>
        <w:p w14:paraId="48F21F11" w14:textId="77777777" w:rsidR="00557C6E" w:rsidRPr="004F18CD" w:rsidRDefault="00557C6E" w:rsidP="009A6156">
          <w:r w:rsidRPr="004F18CD">
            <w:t>Дата</w:t>
          </w:r>
        </w:p>
      </w:tc>
      <w:tc>
        <w:tcPr>
          <w:tcW w:w="6541" w:type="dxa"/>
          <w:gridSpan w:val="6"/>
          <w:vMerge/>
        </w:tcPr>
        <w:p w14:paraId="0B9EB23C" w14:textId="77777777" w:rsidR="00557C6E" w:rsidRPr="004F18CD" w:rsidRDefault="00557C6E" w:rsidP="009A6156"/>
      </w:tc>
    </w:tr>
    <w:tr w:rsidR="00557C6E" w:rsidRPr="004F18CD" w14:paraId="7AC5EDCF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42001591" w14:textId="77777777" w:rsidR="00557C6E" w:rsidRPr="004F18CD" w:rsidRDefault="00557C6E" w:rsidP="009A6156">
          <w:proofErr w:type="spellStart"/>
          <w:r w:rsidRPr="004F18CD">
            <w:t>Разраб</w:t>
          </w:r>
          <w:proofErr w:type="spellEnd"/>
          <w:r w:rsidRPr="004F18CD">
            <w:t>.</w:t>
          </w:r>
        </w:p>
      </w:tc>
      <w:tc>
        <w:tcPr>
          <w:tcW w:w="1287" w:type="dxa"/>
          <w:vAlign w:val="center"/>
        </w:tcPr>
        <w:p w14:paraId="1848319F" w14:textId="77777777" w:rsidR="00557C6E" w:rsidRPr="004F18CD" w:rsidRDefault="00557C6E" w:rsidP="009A6156">
          <w:r w:rsidRPr="004F18CD">
            <w:t>Гончаров.</w:t>
          </w:r>
        </w:p>
      </w:tc>
      <w:tc>
        <w:tcPr>
          <w:tcW w:w="843" w:type="dxa"/>
          <w:vAlign w:val="center"/>
        </w:tcPr>
        <w:p w14:paraId="24A4615A" w14:textId="77777777" w:rsidR="00557C6E" w:rsidRPr="004F18CD" w:rsidRDefault="00557C6E" w:rsidP="009A6156"/>
      </w:tc>
      <w:tc>
        <w:tcPr>
          <w:tcW w:w="597" w:type="dxa"/>
          <w:vAlign w:val="center"/>
        </w:tcPr>
        <w:p w14:paraId="51378333" w14:textId="77777777" w:rsidR="00557C6E" w:rsidRPr="004F18CD" w:rsidRDefault="00557C6E" w:rsidP="009A6156"/>
      </w:tc>
      <w:tc>
        <w:tcPr>
          <w:tcW w:w="3734" w:type="dxa"/>
          <w:vMerge w:val="restart"/>
          <w:vAlign w:val="center"/>
        </w:tcPr>
        <w:p w14:paraId="59B11CA2" w14:textId="77777777" w:rsidR="00557C6E" w:rsidRPr="004F18CD" w:rsidRDefault="00557C6E" w:rsidP="009A6156">
          <w:r w:rsidRPr="004F18CD">
            <w:t>Приемная станция</w:t>
          </w:r>
        </w:p>
        <w:p w14:paraId="7AA45C46" w14:textId="77777777" w:rsidR="00557C6E" w:rsidRPr="004F18CD" w:rsidRDefault="00557C6E" w:rsidP="009A6156">
          <w:r w:rsidRPr="004F18CD">
            <w:t>информационно телеметрических данных с антенной системой.</w:t>
          </w:r>
        </w:p>
        <w:p w14:paraId="0E74D914" w14:textId="2B0A6E50" w:rsidR="00557C6E" w:rsidRPr="004F18CD" w:rsidRDefault="00557C6E" w:rsidP="009A6156">
          <w:r w:rsidRPr="004F18CD">
            <w:t xml:space="preserve">Программа обеспечения </w:t>
          </w:r>
          <w:r>
            <w:t xml:space="preserve">надежности </w:t>
          </w:r>
        </w:p>
      </w:tc>
      <w:tc>
        <w:tcPr>
          <w:tcW w:w="844" w:type="dxa"/>
          <w:gridSpan w:val="3"/>
          <w:vAlign w:val="center"/>
        </w:tcPr>
        <w:p w14:paraId="33B87A41" w14:textId="77777777" w:rsidR="00557C6E" w:rsidRPr="004F18CD" w:rsidRDefault="00557C6E" w:rsidP="009A6156">
          <w:r w:rsidRPr="004F18CD">
            <w:t>Лит.</w:t>
          </w:r>
        </w:p>
      </w:tc>
      <w:tc>
        <w:tcPr>
          <w:tcW w:w="844" w:type="dxa"/>
          <w:vAlign w:val="center"/>
        </w:tcPr>
        <w:p w14:paraId="4736ECF9" w14:textId="77777777" w:rsidR="00557C6E" w:rsidRPr="004F18CD" w:rsidRDefault="00557C6E" w:rsidP="009A6156">
          <w:r w:rsidRPr="004F18CD">
            <w:t>Лист</w:t>
          </w:r>
        </w:p>
      </w:tc>
      <w:tc>
        <w:tcPr>
          <w:tcW w:w="1119" w:type="dxa"/>
          <w:vAlign w:val="center"/>
        </w:tcPr>
        <w:p w14:paraId="212DF2BD" w14:textId="77777777" w:rsidR="00557C6E" w:rsidRPr="004F18CD" w:rsidRDefault="00557C6E" w:rsidP="009A6156">
          <w:r w:rsidRPr="004F18CD">
            <w:t>Листов</w:t>
          </w:r>
        </w:p>
      </w:tc>
    </w:tr>
    <w:tr w:rsidR="00557C6E" w:rsidRPr="004F18CD" w14:paraId="5F44250C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16412466" w14:textId="77777777" w:rsidR="00557C6E" w:rsidRPr="004F18CD" w:rsidRDefault="00557C6E" w:rsidP="009A6156">
          <w:proofErr w:type="spellStart"/>
          <w:r w:rsidRPr="004F18CD">
            <w:t>Провер</w:t>
          </w:r>
          <w:proofErr w:type="spellEnd"/>
          <w:r w:rsidRPr="004F18CD">
            <w:t>.</w:t>
          </w:r>
        </w:p>
      </w:tc>
      <w:tc>
        <w:tcPr>
          <w:tcW w:w="1287" w:type="dxa"/>
          <w:vAlign w:val="center"/>
        </w:tcPr>
        <w:p w14:paraId="5C1E1CD1" w14:textId="77777777" w:rsidR="00557C6E" w:rsidRPr="004F18CD" w:rsidRDefault="00557C6E" w:rsidP="009A6156">
          <w:pPr>
            <w:rPr>
              <w:spacing w:val="-24"/>
            </w:rPr>
          </w:pPr>
          <w:r w:rsidRPr="004F18CD">
            <w:t>Филатов</w:t>
          </w:r>
        </w:p>
      </w:tc>
      <w:tc>
        <w:tcPr>
          <w:tcW w:w="843" w:type="dxa"/>
          <w:vAlign w:val="center"/>
        </w:tcPr>
        <w:p w14:paraId="0A446DDF" w14:textId="77777777" w:rsidR="00557C6E" w:rsidRPr="004F18CD" w:rsidRDefault="00557C6E" w:rsidP="009A6156"/>
      </w:tc>
      <w:tc>
        <w:tcPr>
          <w:tcW w:w="597" w:type="dxa"/>
          <w:vAlign w:val="center"/>
        </w:tcPr>
        <w:p w14:paraId="7E37C5B8" w14:textId="77777777" w:rsidR="00557C6E" w:rsidRPr="004F18CD" w:rsidRDefault="00557C6E" w:rsidP="009A6156"/>
      </w:tc>
      <w:tc>
        <w:tcPr>
          <w:tcW w:w="3734" w:type="dxa"/>
          <w:vMerge/>
        </w:tcPr>
        <w:p w14:paraId="3CA92F83" w14:textId="77777777" w:rsidR="00557C6E" w:rsidRPr="004F18CD" w:rsidRDefault="00557C6E" w:rsidP="009A6156"/>
      </w:tc>
      <w:tc>
        <w:tcPr>
          <w:tcW w:w="281" w:type="dxa"/>
          <w:vAlign w:val="center"/>
        </w:tcPr>
        <w:p w14:paraId="41907E3F" w14:textId="77777777" w:rsidR="00557C6E" w:rsidRPr="004F18CD" w:rsidRDefault="00557C6E" w:rsidP="009A6156"/>
      </w:tc>
      <w:tc>
        <w:tcPr>
          <w:tcW w:w="281" w:type="dxa"/>
          <w:vAlign w:val="center"/>
        </w:tcPr>
        <w:p w14:paraId="5F47FF91" w14:textId="77777777" w:rsidR="00557C6E" w:rsidRPr="004F18CD" w:rsidRDefault="00557C6E" w:rsidP="009A6156"/>
      </w:tc>
      <w:tc>
        <w:tcPr>
          <w:tcW w:w="282" w:type="dxa"/>
          <w:vAlign w:val="center"/>
        </w:tcPr>
        <w:p w14:paraId="68243EDB" w14:textId="77777777" w:rsidR="00557C6E" w:rsidRPr="004F18CD" w:rsidRDefault="00557C6E" w:rsidP="009A6156"/>
      </w:tc>
      <w:tc>
        <w:tcPr>
          <w:tcW w:w="844" w:type="dxa"/>
          <w:vAlign w:val="center"/>
        </w:tcPr>
        <w:p w14:paraId="518C47F3" w14:textId="77777777" w:rsidR="00557C6E" w:rsidRPr="004F18CD" w:rsidRDefault="00557C6E" w:rsidP="009A6156">
          <w:r w:rsidRPr="004F18CD">
            <w:t>2</w:t>
          </w:r>
        </w:p>
      </w:tc>
      <w:tc>
        <w:tcPr>
          <w:tcW w:w="1119" w:type="dxa"/>
          <w:vAlign w:val="center"/>
        </w:tcPr>
        <w:p w14:paraId="0DB120CE" w14:textId="77777777" w:rsidR="00557C6E" w:rsidRPr="004F18CD" w:rsidRDefault="00557C6E" w:rsidP="009A6156">
          <w:r w:rsidRPr="004F18CD">
            <w:t>2</w:t>
          </w:r>
          <w:r>
            <w:t>2</w:t>
          </w:r>
        </w:p>
      </w:tc>
    </w:tr>
    <w:tr w:rsidR="00557C6E" w:rsidRPr="004F18CD" w14:paraId="48386E94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544E2FA0" w14:textId="77777777" w:rsidR="00557C6E" w:rsidRPr="004F18CD" w:rsidRDefault="00557C6E" w:rsidP="009A6156">
          <w:r w:rsidRPr="004F18CD">
            <w:t>Т. контр.</w:t>
          </w:r>
        </w:p>
      </w:tc>
      <w:tc>
        <w:tcPr>
          <w:tcW w:w="1287" w:type="dxa"/>
          <w:vAlign w:val="center"/>
        </w:tcPr>
        <w:p w14:paraId="5685E70A" w14:textId="77777777" w:rsidR="00557C6E" w:rsidRPr="004F18CD" w:rsidRDefault="00557C6E" w:rsidP="009A6156">
          <w:r w:rsidRPr="004F18CD">
            <w:t>Андрейко</w:t>
          </w:r>
        </w:p>
      </w:tc>
      <w:tc>
        <w:tcPr>
          <w:tcW w:w="843" w:type="dxa"/>
          <w:vAlign w:val="center"/>
        </w:tcPr>
        <w:p w14:paraId="69FD4345" w14:textId="77777777" w:rsidR="00557C6E" w:rsidRPr="004F18CD" w:rsidRDefault="00557C6E" w:rsidP="009A6156"/>
      </w:tc>
      <w:tc>
        <w:tcPr>
          <w:tcW w:w="597" w:type="dxa"/>
          <w:vAlign w:val="center"/>
        </w:tcPr>
        <w:p w14:paraId="340AA9B3" w14:textId="77777777" w:rsidR="00557C6E" w:rsidRPr="004F18CD" w:rsidRDefault="00557C6E" w:rsidP="009A6156"/>
      </w:tc>
      <w:tc>
        <w:tcPr>
          <w:tcW w:w="3734" w:type="dxa"/>
          <w:vMerge/>
        </w:tcPr>
        <w:p w14:paraId="181D06A1" w14:textId="77777777" w:rsidR="00557C6E" w:rsidRPr="004F18CD" w:rsidRDefault="00557C6E" w:rsidP="009A6156"/>
      </w:tc>
      <w:tc>
        <w:tcPr>
          <w:tcW w:w="2807" w:type="dxa"/>
          <w:gridSpan w:val="5"/>
          <w:vMerge w:val="restart"/>
          <w:vAlign w:val="center"/>
        </w:tcPr>
        <w:p w14:paraId="2C9416B8" w14:textId="77777777" w:rsidR="00557C6E" w:rsidRPr="004F18CD" w:rsidRDefault="00557C6E" w:rsidP="009A6156">
          <w:r w:rsidRPr="004F18CD">
            <w:t>АО «НПЦ «МЕРА»</w:t>
          </w:r>
        </w:p>
      </w:tc>
    </w:tr>
    <w:tr w:rsidR="00557C6E" w:rsidRPr="004F18CD" w14:paraId="4D2C0EC3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37F70686" w14:textId="77777777" w:rsidR="00557C6E" w:rsidRPr="004F18CD" w:rsidRDefault="00557C6E" w:rsidP="009A6156">
          <w:r w:rsidRPr="004F18CD">
            <w:t>Н. контр.</w:t>
          </w:r>
        </w:p>
      </w:tc>
      <w:tc>
        <w:tcPr>
          <w:tcW w:w="1287" w:type="dxa"/>
          <w:vAlign w:val="center"/>
        </w:tcPr>
        <w:p w14:paraId="1AC20598" w14:textId="77777777" w:rsidR="00557C6E" w:rsidRPr="004F18CD" w:rsidRDefault="00557C6E" w:rsidP="009A6156">
          <w:r>
            <w:t>Барсуков</w:t>
          </w:r>
        </w:p>
      </w:tc>
      <w:tc>
        <w:tcPr>
          <w:tcW w:w="843" w:type="dxa"/>
          <w:vAlign w:val="center"/>
        </w:tcPr>
        <w:p w14:paraId="205D5390" w14:textId="77777777" w:rsidR="00557C6E" w:rsidRPr="004F18CD" w:rsidRDefault="00557C6E" w:rsidP="009A6156"/>
      </w:tc>
      <w:tc>
        <w:tcPr>
          <w:tcW w:w="597" w:type="dxa"/>
          <w:vAlign w:val="center"/>
        </w:tcPr>
        <w:p w14:paraId="375B8FC2" w14:textId="77777777" w:rsidR="00557C6E" w:rsidRPr="004F18CD" w:rsidRDefault="00557C6E" w:rsidP="009A6156"/>
      </w:tc>
      <w:tc>
        <w:tcPr>
          <w:tcW w:w="3734" w:type="dxa"/>
          <w:vMerge/>
        </w:tcPr>
        <w:p w14:paraId="4EA6D427" w14:textId="77777777" w:rsidR="00557C6E" w:rsidRPr="004F18CD" w:rsidRDefault="00557C6E" w:rsidP="009A6156"/>
      </w:tc>
      <w:tc>
        <w:tcPr>
          <w:tcW w:w="2807" w:type="dxa"/>
          <w:gridSpan w:val="5"/>
          <w:vMerge/>
        </w:tcPr>
        <w:p w14:paraId="7125AB5D" w14:textId="77777777" w:rsidR="00557C6E" w:rsidRPr="004F18CD" w:rsidRDefault="00557C6E" w:rsidP="009A6156"/>
      </w:tc>
    </w:tr>
    <w:tr w:rsidR="00557C6E" w:rsidRPr="004F18CD" w14:paraId="697E7463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2E3F31F9" w14:textId="77777777" w:rsidR="00557C6E" w:rsidRPr="004F18CD" w:rsidRDefault="00557C6E" w:rsidP="009A6156">
          <w:r w:rsidRPr="004F18CD">
            <w:t>Утв.</w:t>
          </w:r>
        </w:p>
      </w:tc>
      <w:tc>
        <w:tcPr>
          <w:tcW w:w="1287" w:type="dxa"/>
          <w:vAlign w:val="center"/>
        </w:tcPr>
        <w:p w14:paraId="496CDCD9" w14:textId="77777777" w:rsidR="00557C6E" w:rsidRPr="004F18CD" w:rsidRDefault="00557C6E" w:rsidP="009A6156">
          <w:pPr>
            <w:rPr>
              <w:spacing w:val="-14"/>
            </w:rPr>
          </w:pPr>
          <w:r w:rsidRPr="004F18CD">
            <w:t>Загребин</w:t>
          </w:r>
        </w:p>
      </w:tc>
      <w:tc>
        <w:tcPr>
          <w:tcW w:w="843" w:type="dxa"/>
          <w:vAlign w:val="center"/>
        </w:tcPr>
        <w:p w14:paraId="70613DEE" w14:textId="77777777" w:rsidR="00557C6E" w:rsidRPr="004F18CD" w:rsidRDefault="00557C6E" w:rsidP="009A6156"/>
      </w:tc>
      <w:tc>
        <w:tcPr>
          <w:tcW w:w="597" w:type="dxa"/>
          <w:vAlign w:val="center"/>
        </w:tcPr>
        <w:p w14:paraId="5D91D024" w14:textId="77777777" w:rsidR="00557C6E" w:rsidRPr="004F18CD" w:rsidRDefault="00557C6E" w:rsidP="009A6156"/>
      </w:tc>
      <w:tc>
        <w:tcPr>
          <w:tcW w:w="3734" w:type="dxa"/>
          <w:vMerge/>
        </w:tcPr>
        <w:p w14:paraId="3DEAD882" w14:textId="77777777" w:rsidR="00557C6E" w:rsidRPr="004F18CD" w:rsidRDefault="00557C6E" w:rsidP="009A6156"/>
      </w:tc>
      <w:tc>
        <w:tcPr>
          <w:tcW w:w="2807" w:type="dxa"/>
          <w:gridSpan w:val="5"/>
          <w:vMerge/>
        </w:tcPr>
        <w:p w14:paraId="7580CE7C" w14:textId="77777777" w:rsidR="00557C6E" w:rsidRPr="004F18CD" w:rsidRDefault="00557C6E" w:rsidP="009A6156"/>
      </w:tc>
    </w:tr>
  </w:tbl>
  <w:p w14:paraId="3343F838" w14:textId="77777777" w:rsidR="00557C6E" w:rsidRDefault="00557C6E" w:rsidP="009A615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71"/>
      <w:tblpPr w:leftFromText="181" w:rightFromText="181" w:horzAnchor="page" w:tblpX="523" w:tblpY="7259"/>
      <w:tblW w:w="0" w:type="auto"/>
      <w:tblLayout w:type="fixed"/>
      <w:tblLook w:val="04A0" w:firstRow="1" w:lastRow="0" w:firstColumn="1" w:lastColumn="0" w:noHBand="0" w:noVBand="1"/>
    </w:tblPr>
    <w:tblGrid>
      <w:gridCol w:w="421"/>
      <w:gridCol w:w="397"/>
    </w:tblGrid>
    <w:tr w:rsidR="00557C6E" w:rsidRPr="00847E6E" w14:paraId="0B04F937" w14:textId="77777777" w:rsidTr="006801D4">
      <w:trPr>
        <w:trHeight w:val="1638"/>
      </w:trPr>
      <w:tc>
        <w:tcPr>
          <w:tcW w:w="421" w:type="dxa"/>
          <w:textDirection w:val="btLr"/>
          <w:vAlign w:val="center"/>
        </w:tcPr>
        <w:p w14:paraId="0FD3F67B" w14:textId="77777777" w:rsidR="00557C6E" w:rsidRPr="00847E6E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sz w:val="20"/>
              <w:szCs w:val="20"/>
            </w:rPr>
          </w:pPr>
          <w:r w:rsidRPr="00847E6E">
            <w:rPr>
              <w:rFonts w:ascii="GOST type B" w:hAnsi="GOST type B" w:cstheme="majorBidi"/>
              <w:i/>
              <w:iCs/>
              <w:sz w:val="20"/>
              <w:szCs w:val="20"/>
            </w:rPr>
            <w:t>Подп. дата</w:t>
          </w:r>
        </w:p>
      </w:tc>
      <w:tc>
        <w:tcPr>
          <w:tcW w:w="397" w:type="dxa"/>
          <w:textDirection w:val="btLr"/>
          <w:vAlign w:val="center"/>
        </w:tcPr>
        <w:p w14:paraId="51A3912B" w14:textId="77777777" w:rsidR="00557C6E" w:rsidRPr="00847E6E" w:rsidRDefault="00557C6E" w:rsidP="009A6156">
          <w:pPr>
            <w:pStyle w:val="ac"/>
            <w:rPr>
              <w:rFonts w:ascii="GOST type B" w:hAnsi="GOST type B" w:cstheme="majorBidi"/>
              <w:i/>
              <w:iCs/>
              <w:sz w:val="20"/>
              <w:szCs w:val="20"/>
            </w:rPr>
          </w:pPr>
        </w:p>
      </w:tc>
    </w:tr>
    <w:tr w:rsidR="00557C6E" w:rsidRPr="00847E6E" w14:paraId="619F67EE" w14:textId="77777777" w:rsidTr="006801D4">
      <w:trPr>
        <w:trHeight w:val="1638"/>
      </w:trPr>
      <w:tc>
        <w:tcPr>
          <w:tcW w:w="421" w:type="dxa"/>
          <w:textDirection w:val="btLr"/>
          <w:vAlign w:val="center"/>
        </w:tcPr>
        <w:p w14:paraId="58D9573F" w14:textId="77777777" w:rsidR="00557C6E" w:rsidRPr="00847E6E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sz w:val="20"/>
              <w:szCs w:val="20"/>
            </w:rPr>
          </w:pPr>
          <w:r w:rsidRPr="00847E6E">
            <w:rPr>
              <w:rFonts w:ascii="GOST type B" w:hAnsi="GOST type B" w:cstheme="majorBidi"/>
              <w:i/>
              <w:iCs/>
              <w:sz w:val="20"/>
              <w:szCs w:val="20"/>
            </w:rPr>
            <w:t>Инв. № </w:t>
          </w:r>
          <w:proofErr w:type="spellStart"/>
          <w:r w:rsidRPr="00847E6E">
            <w:rPr>
              <w:rFonts w:ascii="GOST type B" w:hAnsi="GOST type B" w:cstheme="majorBidi"/>
              <w:i/>
              <w:iCs/>
              <w:sz w:val="20"/>
              <w:szCs w:val="20"/>
            </w:rPr>
            <w:t>дубл</w:t>
          </w:r>
          <w:proofErr w:type="spellEnd"/>
          <w:r w:rsidRPr="00847E6E">
            <w:rPr>
              <w:rFonts w:ascii="GOST type B" w:hAnsi="GOST type B" w:cstheme="majorBidi"/>
              <w:i/>
              <w:iCs/>
              <w:sz w:val="20"/>
              <w:szCs w:val="20"/>
            </w:rPr>
            <w:t>.</w:t>
          </w:r>
        </w:p>
      </w:tc>
      <w:tc>
        <w:tcPr>
          <w:tcW w:w="397" w:type="dxa"/>
          <w:textDirection w:val="btLr"/>
          <w:vAlign w:val="center"/>
        </w:tcPr>
        <w:p w14:paraId="24F4E26E" w14:textId="77777777" w:rsidR="00557C6E" w:rsidRPr="00847E6E" w:rsidRDefault="00557C6E" w:rsidP="009A6156">
          <w:pPr>
            <w:pStyle w:val="ac"/>
            <w:rPr>
              <w:rFonts w:ascii="GOST type B" w:hAnsi="GOST type B" w:cstheme="majorBidi"/>
              <w:i/>
              <w:iCs/>
              <w:sz w:val="20"/>
              <w:szCs w:val="20"/>
            </w:rPr>
          </w:pPr>
        </w:p>
      </w:tc>
    </w:tr>
    <w:tr w:rsidR="00557C6E" w:rsidRPr="00847E6E" w14:paraId="354CAD51" w14:textId="77777777" w:rsidTr="006801D4">
      <w:trPr>
        <w:trHeight w:val="1638"/>
      </w:trPr>
      <w:tc>
        <w:tcPr>
          <w:tcW w:w="421" w:type="dxa"/>
          <w:textDirection w:val="btLr"/>
          <w:vAlign w:val="center"/>
        </w:tcPr>
        <w:p w14:paraId="3B630AB9" w14:textId="77777777" w:rsidR="00557C6E" w:rsidRPr="00D47FA8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proofErr w:type="spellStart"/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Взам</w:t>
          </w:r>
          <w:proofErr w:type="spellEnd"/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. инв. №</w:t>
          </w:r>
        </w:p>
      </w:tc>
      <w:tc>
        <w:tcPr>
          <w:tcW w:w="397" w:type="dxa"/>
          <w:textDirection w:val="btLr"/>
          <w:vAlign w:val="center"/>
        </w:tcPr>
        <w:p w14:paraId="619F3F4F" w14:textId="77777777" w:rsidR="00557C6E" w:rsidRPr="00D47FA8" w:rsidRDefault="00557C6E" w:rsidP="009A6156">
          <w:pPr>
            <w:pStyle w:val="ac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</w:p>
      </w:tc>
    </w:tr>
    <w:tr w:rsidR="00557C6E" w:rsidRPr="00847E6E" w14:paraId="3539B30C" w14:textId="77777777" w:rsidTr="006801D4">
      <w:trPr>
        <w:trHeight w:val="1638"/>
      </w:trPr>
      <w:tc>
        <w:tcPr>
          <w:tcW w:w="421" w:type="dxa"/>
          <w:textDirection w:val="btLr"/>
          <w:vAlign w:val="center"/>
        </w:tcPr>
        <w:p w14:paraId="59A1BA51" w14:textId="63A90454" w:rsidR="00557C6E" w:rsidRPr="00D47FA8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Подп. и дата</w:t>
          </w:r>
        </w:p>
      </w:tc>
      <w:tc>
        <w:tcPr>
          <w:tcW w:w="397" w:type="dxa"/>
          <w:textDirection w:val="btLr"/>
          <w:vAlign w:val="center"/>
        </w:tcPr>
        <w:p w14:paraId="2C75909D" w14:textId="0B3CE368" w:rsidR="00557C6E" w:rsidRPr="00D47FA8" w:rsidRDefault="00D47FA8" w:rsidP="009A6156">
          <w:pPr>
            <w:pStyle w:val="ac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28.11.</w:t>
          </w:r>
          <w:r w:rsidR="00557C6E"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2025</w:t>
          </w:r>
        </w:p>
      </w:tc>
    </w:tr>
    <w:tr w:rsidR="00557C6E" w:rsidRPr="00847E6E" w14:paraId="1AC1C5DC" w14:textId="77777777" w:rsidTr="007F26A3">
      <w:trPr>
        <w:trHeight w:val="1638"/>
      </w:trPr>
      <w:tc>
        <w:tcPr>
          <w:tcW w:w="421" w:type="dxa"/>
          <w:textDirection w:val="btLr"/>
          <w:vAlign w:val="center"/>
        </w:tcPr>
        <w:p w14:paraId="0196AF4D" w14:textId="77777777" w:rsidR="00557C6E" w:rsidRPr="00D47FA8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Инв. № подл.</w:t>
          </w:r>
        </w:p>
      </w:tc>
      <w:tc>
        <w:tcPr>
          <w:tcW w:w="397" w:type="dxa"/>
          <w:textDirection w:val="btLr"/>
          <w:vAlign w:val="center"/>
        </w:tcPr>
        <w:p w14:paraId="0CCFCB95" w14:textId="25F2F6AC" w:rsidR="00557C6E" w:rsidRPr="00D47FA8" w:rsidRDefault="00D47FA8" w:rsidP="00847E6E">
          <w:pPr>
            <w:pStyle w:val="ac"/>
            <w:ind w:left="113" w:firstLine="0"/>
            <w:jc w:val="center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25602</w:t>
          </w:r>
        </w:p>
      </w:tc>
    </w:tr>
  </w:tbl>
  <w:p w14:paraId="16D046C7" w14:textId="77777777" w:rsidR="00557C6E" w:rsidRDefault="00557C6E" w:rsidP="009A6156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0803028"/>
      <w:docPartObj>
        <w:docPartGallery w:val="Page Numbers (Bottom of Page)"/>
        <w:docPartUnique/>
      </w:docPartObj>
    </w:sdtPr>
    <w:sdtContent>
      <w:p w14:paraId="0B94D63F" w14:textId="6D9D6DC5" w:rsidR="00557C6E" w:rsidRDefault="00557C6E" w:rsidP="002A35EE">
        <w:pPr>
          <w:pStyle w:val="ae"/>
          <w:ind w:left="-284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73A4">
          <w:rPr>
            <w:noProof/>
          </w:rPr>
          <w:t>8</w:t>
        </w:r>
        <w:r>
          <w:fldChar w:fldCharType="end"/>
        </w:r>
      </w:p>
    </w:sdtContent>
  </w:sdt>
  <w:p w14:paraId="5A8BD080" w14:textId="77777777" w:rsidR="00557C6E" w:rsidRDefault="00557C6E" w:rsidP="009A61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2A71E" w14:textId="77777777" w:rsidR="00417502" w:rsidRDefault="00417502" w:rsidP="009A6156">
      <w:r>
        <w:separator/>
      </w:r>
    </w:p>
  </w:footnote>
  <w:footnote w:type="continuationSeparator" w:id="0">
    <w:p w14:paraId="12713E70" w14:textId="77777777" w:rsidR="00417502" w:rsidRDefault="00417502" w:rsidP="009A61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6ACA" w14:textId="77777777" w:rsidR="000B5EFE" w:rsidRDefault="000B5EF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0"/>
      <w:tblpPr w:leftFromText="181" w:rightFromText="181" w:vertAnchor="page" w:horzAnchor="page" w:tblpX="523" w:tblpY="330"/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"/>
      <w:gridCol w:w="397"/>
    </w:tblGrid>
    <w:tr w:rsidR="00557C6E" w14:paraId="4DB09F71" w14:textId="77777777" w:rsidTr="00557C6E">
      <w:trPr>
        <w:cantSplit/>
        <w:trHeight w:val="3402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1305D272" w14:textId="77777777" w:rsidR="00557C6E" w:rsidRPr="000910A7" w:rsidRDefault="00557C6E" w:rsidP="009A6156">
          <w:pPr>
            <w:pStyle w:val="ac"/>
          </w:pPr>
          <w:proofErr w:type="spellStart"/>
          <w:r>
            <w:t>Перв</w:t>
          </w:r>
          <w:proofErr w:type="spellEnd"/>
          <w:r>
            <w:t>. </w:t>
          </w:r>
          <w:proofErr w:type="spellStart"/>
          <w:r>
            <w:t>примен</w:t>
          </w:r>
          <w:proofErr w:type="spellEnd"/>
          <w:r>
            <w:t>.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61672984" w14:textId="77777777" w:rsidR="00557C6E" w:rsidRPr="00065848" w:rsidRDefault="00557C6E" w:rsidP="009A6156">
          <w:pPr>
            <w:pStyle w:val="ac"/>
          </w:pPr>
          <w:r w:rsidRPr="00065848">
            <w:t>БЛИЖ.401270.001.018</w:t>
          </w:r>
        </w:p>
      </w:tc>
    </w:tr>
    <w:tr w:rsidR="00557C6E" w14:paraId="1E528847" w14:textId="77777777" w:rsidTr="00557C6E">
      <w:trPr>
        <w:cantSplit/>
        <w:trHeight w:val="3402"/>
      </w:trPr>
      <w:tc>
        <w:tcPr>
          <w:tcW w:w="283" w:type="dxa"/>
          <w:tcBorders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0BE1A0E0" w14:textId="77777777" w:rsidR="00557C6E" w:rsidRPr="000910A7" w:rsidRDefault="00557C6E" w:rsidP="009A6156">
          <w:pPr>
            <w:pStyle w:val="ac"/>
          </w:pPr>
          <w:r>
            <w:t>Справ. №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69E55749" w14:textId="77777777" w:rsidR="00557C6E" w:rsidRPr="000910A7" w:rsidRDefault="00557C6E" w:rsidP="009A6156">
          <w:pPr>
            <w:pStyle w:val="ac"/>
          </w:pPr>
        </w:p>
      </w:tc>
    </w:tr>
    <w:tr w:rsidR="00557C6E" w14:paraId="28B714E3" w14:textId="77777777" w:rsidTr="00557C6E">
      <w:trPr>
        <w:cantSplit/>
        <w:trHeight w:val="805"/>
      </w:trPr>
      <w:tc>
        <w:tcPr>
          <w:tcW w:w="283" w:type="dxa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textDirection w:val="btLr"/>
          <w:vAlign w:val="center"/>
        </w:tcPr>
        <w:p w14:paraId="5F42CFD4" w14:textId="77777777" w:rsidR="00557C6E" w:rsidRPr="000910A7" w:rsidRDefault="00557C6E" w:rsidP="009A6156">
          <w:pPr>
            <w:pStyle w:val="ac"/>
          </w:pPr>
        </w:p>
      </w:tc>
      <w:tc>
        <w:tcPr>
          <w:tcW w:w="397" w:type="dxa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textDirection w:val="btLr"/>
          <w:vAlign w:val="center"/>
        </w:tcPr>
        <w:p w14:paraId="212BCF29" w14:textId="77777777" w:rsidR="00557C6E" w:rsidRPr="000910A7" w:rsidRDefault="00557C6E" w:rsidP="009A6156">
          <w:pPr>
            <w:pStyle w:val="ac"/>
          </w:pPr>
        </w:p>
      </w:tc>
    </w:tr>
    <w:tr w:rsidR="00557C6E" w14:paraId="18CB7636" w14:textId="77777777" w:rsidTr="00557C6E">
      <w:trPr>
        <w:cantSplit/>
        <w:trHeight w:val="1984"/>
      </w:trPr>
      <w:tc>
        <w:tcPr>
          <w:tcW w:w="283" w:type="dxa"/>
          <w:tcBorders>
            <w:top w:val="single" w:sz="12" w:space="0" w:color="auto"/>
            <w:right w:val="single" w:sz="12" w:space="0" w:color="auto"/>
          </w:tcBorders>
          <w:textDirection w:val="btLr"/>
          <w:vAlign w:val="center"/>
        </w:tcPr>
        <w:p w14:paraId="12A91CC3" w14:textId="77777777" w:rsidR="00557C6E" w:rsidRPr="000910A7" w:rsidRDefault="00557C6E" w:rsidP="009A6156">
          <w:pPr>
            <w:pStyle w:val="ac"/>
          </w:pPr>
          <w:r>
            <w:t>Подп. дата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7CC12593" w14:textId="77777777" w:rsidR="00557C6E" w:rsidRPr="000910A7" w:rsidRDefault="00557C6E" w:rsidP="009A6156">
          <w:pPr>
            <w:pStyle w:val="ac"/>
          </w:pPr>
        </w:p>
      </w:tc>
    </w:tr>
    <w:tr w:rsidR="00557C6E" w14:paraId="78DD1207" w14:textId="77777777" w:rsidTr="00557C6E">
      <w:trPr>
        <w:cantSplit/>
        <w:trHeight w:val="1417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5082A831" w14:textId="77777777" w:rsidR="00557C6E" w:rsidRPr="000910A7" w:rsidRDefault="00557C6E" w:rsidP="009A6156">
          <w:pPr>
            <w:pStyle w:val="ac"/>
          </w:pPr>
          <w:r>
            <w:t>Инв. № </w:t>
          </w:r>
          <w:proofErr w:type="spellStart"/>
          <w:r>
            <w:t>дубл</w:t>
          </w:r>
          <w:proofErr w:type="spellEnd"/>
          <w:r>
            <w:t>.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3F7B50F1" w14:textId="77777777" w:rsidR="00557C6E" w:rsidRPr="000910A7" w:rsidRDefault="00557C6E" w:rsidP="009A6156">
          <w:pPr>
            <w:pStyle w:val="ac"/>
          </w:pPr>
        </w:p>
      </w:tc>
    </w:tr>
    <w:tr w:rsidR="00557C6E" w14:paraId="7C04FD58" w14:textId="77777777" w:rsidTr="00557C6E">
      <w:trPr>
        <w:cantSplit/>
        <w:trHeight w:val="1417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540986A3" w14:textId="77777777" w:rsidR="00557C6E" w:rsidRPr="000910A7" w:rsidRDefault="00557C6E" w:rsidP="009A6156">
          <w:pPr>
            <w:pStyle w:val="ac"/>
          </w:pPr>
          <w:proofErr w:type="spellStart"/>
          <w:r>
            <w:t>Взам</w:t>
          </w:r>
          <w:proofErr w:type="spellEnd"/>
          <w:r>
            <w:t>. инв. №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0C7EEADE" w14:textId="77777777" w:rsidR="00557C6E" w:rsidRPr="000910A7" w:rsidRDefault="00557C6E" w:rsidP="009A6156">
          <w:pPr>
            <w:pStyle w:val="ac"/>
          </w:pPr>
        </w:p>
      </w:tc>
    </w:tr>
    <w:tr w:rsidR="00557C6E" w14:paraId="5BE376D0" w14:textId="77777777" w:rsidTr="00557C6E">
      <w:trPr>
        <w:cantSplit/>
        <w:trHeight w:val="1984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667809BC" w14:textId="77777777" w:rsidR="00557C6E" w:rsidRPr="000910A7" w:rsidRDefault="00557C6E" w:rsidP="009A6156">
          <w:pPr>
            <w:pStyle w:val="ac"/>
          </w:pPr>
          <w:r>
            <w:rPr>
              <w:lang w:val="en-US"/>
            </w:rPr>
            <w:t xml:space="preserve">    </w:t>
          </w:r>
          <w:r>
            <w:t>Подп. и дата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261A5960" w14:textId="77777777" w:rsidR="00557C6E" w:rsidRPr="00572710" w:rsidRDefault="00557C6E" w:rsidP="009A6156">
          <w:pPr>
            <w:pStyle w:val="ac"/>
          </w:pPr>
          <w:r>
            <w:t>27.06.2024</w:t>
          </w:r>
        </w:p>
      </w:tc>
    </w:tr>
    <w:tr w:rsidR="00557C6E" w14:paraId="79469361" w14:textId="77777777" w:rsidTr="00557C6E">
      <w:trPr>
        <w:cantSplit/>
        <w:trHeight w:val="1531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4051F995" w14:textId="77777777" w:rsidR="00557C6E" w:rsidRPr="000910A7" w:rsidRDefault="00557C6E" w:rsidP="009A6156">
          <w:pPr>
            <w:pStyle w:val="ac"/>
          </w:pPr>
          <w:r>
            <w:t>Инв. № подл.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23E091D0" w14:textId="77777777" w:rsidR="00557C6E" w:rsidRPr="00572710" w:rsidRDefault="00557C6E" w:rsidP="009A6156">
          <w:pPr>
            <w:pStyle w:val="ac"/>
          </w:pPr>
          <w:r>
            <w:t>23977</w:t>
          </w:r>
        </w:p>
      </w:tc>
    </w:tr>
  </w:tbl>
  <w:p w14:paraId="2390E0A2" w14:textId="77777777" w:rsidR="00557C6E" w:rsidRDefault="00557C6E" w:rsidP="009A6156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9B21E" w14:textId="77777777" w:rsidR="000B5EFE" w:rsidRDefault="000B5EFE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E5147" w14:textId="77777777" w:rsidR="00557C6E" w:rsidRDefault="00557C6E" w:rsidP="00E03E8B">
    <w:pPr>
      <w:ind w:left="-426" w:firstLine="0"/>
      <w:jc w:val="center"/>
    </w:pPr>
  </w:p>
  <w:p w14:paraId="40434330" w14:textId="108F832F" w:rsidR="00557C6E" w:rsidRPr="00BC62B4" w:rsidRDefault="008120DA" w:rsidP="00881995">
    <w:pPr>
      <w:ind w:left="-284" w:right="-85" w:firstLine="0"/>
      <w:jc w:val="center"/>
      <w:rPr>
        <w:lang w:val="en-US"/>
      </w:rPr>
    </w:pPr>
    <w:bookmarkStart w:id="740" w:name="_Hlk215491346"/>
    <w:r w:rsidRPr="008120DA">
      <w:t>БЛИЖ.409801.100.23</w:t>
    </w:r>
    <w:r w:rsidR="00881995">
      <w:t>6</w:t>
    </w:r>
    <w:r w:rsidRPr="008120DA">
      <w:t>-01</w:t>
    </w:r>
    <w:bookmarkEnd w:id="740"/>
    <w:r w:rsidRPr="008120DA">
      <w:t xml:space="preserve"> 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ADE74D6"/>
    <w:lvl w:ilvl="0">
      <w:start w:val="1"/>
      <w:numFmt w:val="bullet"/>
      <w:pStyle w:val="2"/>
      <w:lvlText w:val="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00BA0820"/>
    <w:multiLevelType w:val="multilevel"/>
    <w:tmpl w:val="B7C8E3A8"/>
    <w:lvl w:ilvl="0">
      <w:start w:val="1"/>
      <w:numFmt w:val="decimal"/>
      <w:pStyle w:val="a"/>
      <w:lvlText w:val="%1"/>
      <w:lvlJc w:val="left"/>
      <w:pPr>
        <w:tabs>
          <w:tab w:val="num" w:pos="0"/>
        </w:tabs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97" w:hanging="397"/>
      </w:pPr>
      <w:rPr>
        <w:rFonts w:hint="default"/>
        <w:b w:val="0"/>
        <w:i w:val="0"/>
        <w:sz w:val="28"/>
        <w:szCs w:val="28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numFmt w:val="none"/>
      <w:lvlText w:val=""/>
      <w:lvlJc w:val="left"/>
      <w:pPr>
        <w:tabs>
          <w:tab w:val="num" w:pos="76"/>
        </w:tabs>
        <w:ind w:left="-284" w:firstLine="0"/>
      </w:pPr>
      <w:rPr>
        <w:rFonts w:hint="default"/>
      </w:rPr>
    </w:lvl>
    <w:lvl w:ilvl="6">
      <w:numFmt w:val="none"/>
      <w:lvlText w:val=""/>
      <w:lvlJc w:val="left"/>
      <w:pPr>
        <w:tabs>
          <w:tab w:val="num" w:pos="76"/>
        </w:tabs>
        <w:ind w:left="-284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76"/>
        </w:tabs>
        <w:ind w:left="-284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76"/>
        </w:tabs>
        <w:ind w:left="-284" w:firstLine="0"/>
      </w:pPr>
      <w:rPr>
        <w:rFonts w:hint="default"/>
      </w:rPr>
    </w:lvl>
  </w:abstractNum>
  <w:abstractNum w:abstractNumId="2" w15:restartNumberingAfterBreak="0">
    <w:nsid w:val="0EC25F5F"/>
    <w:multiLevelType w:val="hybridMultilevel"/>
    <w:tmpl w:val="CFE077F8"/>
    <w:lvl w:ilvl="0" w:tplc="DDFA6E92">
      <w:start w:val="1"/>
      <w:numFmt w:val="decimal"/>
      <w:pStyle w:val="a0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E4C96"/>
    <w:multiLevelType w:val="hybridMultilevel"/>
    <w:tmpl w:val="84B0CCFA"/>
    <w:lvl w:ilvl="0" w:tplc="0A6C326A">
      <w:start w:val="1"/>
      <w:numFmt w:val="decimal"/>
      <w:pStyle w:val="4"/>
      <w:lvlText w:val="3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4" w15:restartNumberingAfterBreak="0">
    <w:nsid w:val="170845F1"/>
    <w:multiLevelType w:val="hybridMultilevel"/>
    <w:tmpl w:val="7AD2669E"/>
    <w:lvl w:ilvl="0" w:tplc="4EF0D89A">
      <w:start w:val="1"/>
      <w:numFmt w:val="decimal"/>
      <w:pStyle w:val="3"/>
      <w:lvlText w:val="2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5" w15:restartNumberingAfterBreak="0">
    <w:nsid w:val="1CB9202F"/>
    <w:multiLevelType w:val="multilevel"/>
    <w:tmpl w:val="8BB42146"/>
    <w:lvl w:ilvl="0">
      <w:start w:val="5"/>
      <w:numFmt w:val="decimal"/>
      <w:lvlText w:val="%1"/>
      <w:lvlJc w:val="left"/>
      <w:pPr>
        <w:tabs>
          <w:tab w:val="num" w:pos="1417"/>
        </w:tabs>
        <w:ind w:left="567" w:firstLine="283"/>
      </w:pPr>
      <w:rPr>
        <w:rFonts w:hint="default"/>
      </w:rPr>
    </w:lvl>
    <w:lvl w:ilvl="1">
      <w:start w:val="1"/>
      <w:numFmt w:val="decimal"/>
      <w:lvlRestart w:val="0"/>
      <w:pStyle w:val="14pt"/>
      <w:suff w:val="space"/>
      <w:lvlText w:val="5.%2"/>
      <w:lvlJc w:val="left"/>
      <w:pPr>
        <w:ind w:left="284" w:firstLine="283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84" w:firstLine="283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3">
      <w:start w:val="1"/>
      <w:numFmt w:val="decimal"/>
      <w:lvlText w:val="3.1.2.%4"/>
      <w:lvlJc w:val="left"/>
      <w:pPr>
        <w:tabs>
          <w:tab w:val="num" w:pos="1814"/>
        </w:tabs>
        <w:ind w:left="567" w:firstLine="283"/>
      </w:pPr>
      <w:rPr>
        <w:rFonts w:hint="default"/>
      </w:rPr>
    </w:lvl>
    <w:lvl w:ilvl="4">
      <w:start w:val="1"/>
      <w:numFmt w:val="decimal"/>
      <w:suff w:val="space"/>
      <w:lvlText w:val="%1.%2.%3.%5"/>
      <w:lvlJc w:val="left"/>
      <w:pPr>
        <w:ind w:left="567" w:firstLine="283"/>
      </w:pPr>
      <w:rPr>
        <w:rFonts w:hint="default"/>
        <w:b w:val="0"/>
        <w:bCs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3163"/>
        </w:tabs>
        <w:ind w:left="301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83"/>
        </w:tabs>
        <w:ind w:left="352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43"/>
        </w:tabs>
        <w:ind w:left="402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63"/>
        </w:tabs>
        <w:ind w:left="4603" w:hanging="1440"/>
      </w:pPr>
      <w:rPr>
        <w:rFonts w:hint="default"/>
      </w:rPr>
    </w:lvl>
  </w:abstractNum>
  <w:abstractNum w:abstractNumId="6" w15:restartNumberingAfterBreak="0">
    <w:nsid w:val="2590342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26623C25"/>
    <w:multiLevelType w:val="hybridMultilevel"/>
    <w:tmpl w:val="F44CC086"/>
    <w:lvl w:ilvl="0" w:tplc="8D207D1C">
      <w:start w:val="1"/>
      <w:numFmt w:val="bullet"/>
      <w:pStyle w:val="20"/>
      <w:lvlText w:val="·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63680"/>
    <w:multiLevelType w:val="multilevel"/>
    <w:tmpl w:val="6F521562"/>
    <w:styleLink w:val="1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u w:val="none"/>
        <w:vertAlign w:val="baseline"/>
        <w:em w:val="none"/>
      </w:rPr>
    </w:lvl>
    <w:lvl w:ilvl="1">
      <w:start w:val="1"/>
      <w:numFmt w:val="decimal"/>
      <w:lvlText w:val="%2)"/>
      <w:lvlJc w:val="left"/>
      <w:pPr>
        <w:tabs>
          <w:tab w:val="num" w:pos="737"/>
        </w:tabs>
        <w:ind w:left="851" w:hanging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szCs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284" w:firstLine="283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1.1.1.%4"/>
      <w:lvlJc w:val="left"/>
      <w:pPr>
        <w:ind w:left="284" w:firstLine="283"/>
      </w:pPr>
      <w:rPr>
        <w:rFonts w:hint="default"/>
        <w:b w:val="0"/>
        <w:bCs w:val="0"/>
        <w:sz w:val="28"/>
        <w:szCs w:val="28"/>
      </w:rPr>
    </w:lvl>
    <w:lvl w:ilvl="4">
      <w:start w:val="1"/>
      <w:numFmt w:val="decimal"/>
      <w:suff w:val="space"/>
      <w:lvlText w:val="%1.%2.%3.%5"/>
      <w:lvlJc w:val="left"/>
      <w:pPr>
        <w:ind w:left="284" w:firstLine="283"/>
      </w:pPr>
      <w:rPr>
        <w:rFonts w:hint="default"/>
        <w:b w:val="0"/>
        <w:bCs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316414A4"/>
    <w:multiLevelType w:val="hybridMultilevel"/>
    <w:tmpl w:val="BDBEC87A"/>
    <w:lvl w:ilvl="0" w:tplc="8BBE74B2">
      <w:start w:val="1"/>
      <w:numFmt w:val="decimal"/>
      <w:pStyle w:val="a1"/>
      <w:lvlText w:val="6.1.%1"/>
      <w:lvlJc w:val="left"/>
      <w:pPr>
        <w:ind w:left="157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364C4A67"/>
    <w:multiLevelType w:val="hybridMultilevel"/>
    <w:tmpl w:val="14AC5570"/>
    <w:lvl w:ilvl="0" w:tplc="1694A27C">
      <w:start w:val="1"/>
      <w:numFmt w:val="decimal"/>
      <w:pStyle w:val="1121"/>
      <w:lvlText w:val="1.2.1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1" w15:restartNumberingAfterBreak="0">
    <w:nsid w:val="37E174AF"/>
    <w:multiLevelType w:val="hybridMultilevel"/>
    <w:tmpl w:val="F7BA6356"/>
    <w:lvl w:ilvl="0" w:tplc="6762BB86">
      <w:numFmt w:val="bullet"/>
      <w:pStyle w:val="-"/>
      <w:lvlText w:val="-"/>
      <w:lvlJc w:val="left"/>
      <w:pPr>
        <w:ind w:left="1571" w:hanging="360"/>
      </w:pPr>
    </w:lvl>
    <w:lvl w:ilvl="1" w:tplc="04190019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00703EF"/>
    <w:multiLevelType w:val="hybridMultilevel"/>
    <w:tmpl w:val="D1400F66"/>
    <w:lvl w:ilvl="0" w:tplc="2C5E6E18">
      <w:start w:val="1"/>
      <w:numFmt w:val="decimal"/>
      <w:pStyle w:val="30"/>
      <w:lvlText w:val="6.2.%1"/>
      <w:lvlJc w:val="left"/>
      <w:pPr>
        <w:ind w:left="157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43DB62F7"/>
    <w:multiLevelType w:val="hybridMultilevel"/>
    <w:tmpl w:val="E63406BC"/>
    <w:lvl w:ilvl="0" w:tplc="C89A535E">
      <w:start w:val="1"/>
      <w:numFmt w:val="bullet"/>
      <w:pStyle w:val="a2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5547C07"/>
    <w:multiLevelType w:val="hybridMultilevel"/>
    <w:tmpl w:val="E6668E5C"/>
    <w:lvl w:ilvl="0" w:tplc="29920B4C">
      <w:start w:val="1"/>
      <w:numFmt w:val="decimal"/>
      <w:lvlText w:val="6.3.%1"/>
      <w:lvlJc w:val="left"/>
      <w:pPr>
        <w:ind w:left="1571" w:hanging="360"/>
      </w:pPr>
      <w:rPr>
        <w:rFonts w:hint="default"/>
      </w:rPr>
    </w:lvl>
    <w:lvl w:ilvl="1" w:tplc="CACA4FA6">
      <w:start w:val="1"/>
      <w:numFmt w:val="decimal"/>
      <w:pStyle w:val="40"/>
      <w:lvlText w:val="6.4.%2"/>
      <w:lvlJc w:val="left"/>
      <w:pPr>
        <w:ind w:left="144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1B08B8"/>
    <w:multiLevelType w:val="hybridMultilevel"/>
    <w:tmpl w:val="4224DD1A"/>
    <w:lvl w:ilvl="0" w:tplc="81622DDC">
      <w:start w:val="1"/>
      <w:numFmt w:val="decimal"/>
      <w:pStyle w:val="1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B735AF"/>
    <w:multiLevelType w:val="hybridMultilevel"/>
    <w:tmpl w:val="E702D25A"/>
    <w:lvl w:ilvl="0" w:tplc="6F4082B2">
      <w:start w:val="1"/>
      <w:numFmt w:val="decimal"/>
      <w:pStyle w:val="5"/>
      <w:lvlText w:val="4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 w15:restartNumberingAfterBreak="0">
    <w:nsid w:val="583A6FEE"/>
    <w:multiLevelType w:val="hybridMultilevel"/>
    <w:tmpl w:val="99CE139C"/>
    <w:lvl w:ilvl="0" w:tplc="24A07430">
      <w:start w:val="1"/>
      <w:numFmt w:val="bullet"/>
      <w:pStyle w:val="a3"/>
      <w:lvlText w:val="˗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46903"/>
    <w:multiLevelType w:val="hybridMultilevel"/>
    <w:tmpl w:val="74F445DC"/>
    <w:lvl w:ilvl="0" w:tplc="92B6BBAC">
      <w:start w:val="1"/>
      <w:numFmt w:val="decimal"/>
      <w:pStyle w:val="21"/>
      <w:lvlText w:val="1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9" w15:restartNumberingAfterBreak="0">
    <w:nsid w:val="700C5BC6"/>
    <w:multiLevelType w:val="multilevel"/>
    <w:tmpl w:val="7CCAD6F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0" w15:restartNumberingAfterBreak="0">
    <w:nsid w:val="775A08D9"/>
    <w:multiLevelType w:val="multilevel"/>
    <w:tmpl w:val="4EB27A1E"/>
    <w:lvl w:ilvl="0">
      <w:start w:val="1"/>
      <w:numFmt w:val="bullet"/>
      <w:pStyle w:val="a5"/>
      <w:lvlText w:val=""/>
      <w:lvlJc w:val="left"/>
      <w:pPr>
        <w:tabs>
          <w:tab w:val="num" w:pos="991"/>
        </w:tabs>
        <w:ind w:left="991" w:hanging="283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lvlText w:val="o"/>
      <w:lvlJc w:val="left"/>
      <w:pPr>
        <w:tabs>
          <w:tab w:val="num" w:pos="1351"/>
        </w:tabs>
        <w:ind w:left="1351" w:hanging="360"/>
      </w:pPr>
      <w:rPr>
        <w:rFonts w:ascii="Courier New" w:hAnsi="Courier New" w:hint="default"/>
        <w:sz w:val="18"/>
      </w:rPr>
    </w:lvl>
    <w:lvl w:ilvl="2">
      <w:start w:val="1"/>
      <w:numFmt w:val="bullet"/>
      <w:lvlText w:val=""/>
      <w:lvlJc w:val="left"/>
      <w:pPr>
        <w:tabs>
          <w:tab w:val="num" w:pos="1557"/>
        </w:tabs>
        <w:ind w:left="1557" w:hanging="283"/>
      </w:pPr>
      <w:rPr>
        <w:rFonts w:ascii="Symbol" w:hAnsi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40"/>
        </w:tabs>
        <w:ind w:left="1840" w:hanging="283"/>
      </w:pPr>
      <w:rPr>
        <w:rFonts w:ascii="Symbol" w:hAnsi="Symbol" w:cs="StarSymbol" w:hint="default"/>
        <w:sz w:val="18"/>
        <w:szCs w:val="18"/>
      </w:rPr>
    </w:lvl>
    <w:lvl w:ilvl="4">
      <w:start w:val="1"/>
      <w:numFmt w:val="bullet"/>
      <w:lvlText w:val="·"/>
      <w:lvlJc w:val="left"/>
      <w:pPr>
        <w:tabs>
          <w:tab w:val="num" w:pos="2123"/>
        </w:tabs>
        <w:ind w:left="2123" w:hanging="283"/>
      </w:pPr>
      <w:rPr>
        <w:rFonts w:ascii="Symbol" w:hAnsi="Symbol" w:hint="default"/>
        <w:sz w:val="18"/>
      </w:rPr>
    </w:lvl>
    <w:lvl w:ilvl="5">
      <w:start w:val="1"/>
      <w:numFmt w:val="bullet"/>
      <w:lvlText w:val=""/>
      <w:lvlJc w:val="left"/>
      <w:pPr>
        <w:tabs>
          <w:tab w:val="num" w:pos="2406"/>
        </w:tabs>
        <w:ind w:left="2406" w:hanging="283"/>
      </w:pPr>
      <w:rPr>
        <w:rFonts w:ascii="Symbol" w:hAnsi="Symbol" w:hint="default"/>
        <w:sz w:val="18"/>
        <w:szCs w:val="18"/>
      </w:rPr>
    </w:lvl>
    <w:lvl w:ilvl="6">
      <w:start w:val="1"/>
      <w:numFmt w:val="bullet"/>
      <w:lvlText w:val="o"/>
      <w:lvlJc w:val="left"/>
      <w:pPr>
        <w:tabs>
          <w:tab w:val="num" w:pos="2689"/>
        </w:tabs>
        <w:ind w:left="2689" w:hanging="283"/>
      </w:pPr>
      <w:rPr>
        <w:rFonts w:ascii="Courier New" w:hAnsi="Courier New" w:hint="default"/>
        <w:sz w:val="18"/>
      </w:rPr>
    </w:lvl>
    <w:lvl w:ilvl="7">
      <w:start w:val="1"/>
      <w:numFmt w:val="bullet"/>
      <w:lvlText w:val=""/>
      <w:lvlJc w:val="left"/>
      <w:pPr>
        <w:tabs>
          <w:tab w:val="num" w:pos="2972"/>
        </w:tabs>
        <w:ind w:left="2972" w:hanging="283"/>
      </w:pPr>
      <w:rPr>
        <w:rFonts w:ascii="Symbol" w:hAnsi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255"/>
        </w:tabs>
        <w:ind w:left="3255" w:hanging="283"/>
      </w:pPr>
      <w:rPr>
        <w:rFonts w:ascii="Symbol" w:hAnsi="Symbol" w:hint="default"/>
        <w:sz w:val="18"/>
        <w:szCs w:val="18"/>
      </w:rPr>
    </w:lvl>
  </w:abstractNum>
  <w:num w:numId="1" w16cid:durableId="60447289">
    <w:abstractNumId w:val="13"/>
  </w:num>
  <w:num w:numId="2" w16cid:durableId="1522622744">
    <w:abstractNumId w:val="9"/>
  </w:num>
  <w:num w:numId="3" w16cid:durableId="1698657219">
    <w:abstractNumId w:val="12"/>
  </w:num>
  <w:num w:numId="4" w16cid:durableId="189151313">
    <w:abstractNumId w:val="14"/>
  </w:num>
  <w:num w:numId="5" w16cid:durableId="1922566710">
    <w:abstractNumId w:val="17"/>
  </w:num>
  <w:num w:numId="6" w16cid:durableId="483425982">
    <w:abstractNumId w:val="18"/>
  </w:num>
  <w:num w:numId="7" w16cid:durableId="753013071">
    <w:abstractNumId w:val="10"/>
  </w:num>
  <w:num w:numId="8" w16cid:durableId="2055885950">
    <w:abstractNumId w:val="4"/>
  </w:num>
  <w:num w:numId="9" w16cid:durableId="512575539">
    <w:abstractNumId w:val="3"/>
  </w:num>
  <w:num w:numId="10" w16cid:durableId="806775394">
    <w:abstractNumId w:val="16"/>
  </w:num>
  <w:num w:numId="11" w16cid:durableId="349260749">
    <w:abstractNumId w:val="7"/>
  </w:num>
  <w:num w:numId="12" w16cid:durableId="1805417955">
    <w:abstractNumId w:val="19"/>
  </w:num>
  <w:num w:numId="13" w16cid:durableId="541985332">
    <w:abstractNumId w:val="0"/>
  </w:num>
  <w:num w:numId="14" w16cid:durableId="1489812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/>
    <w:lvlOverride w:ilvl="8"/>
  </w:num>
  <w:num w:numId="15" w16cid:durableId="1543588332">
    <w:abstractNumId w:val="11"/>
  </w:num>
  <w:num w:numId="16" w16cid:durableId="933443444">
    <w:abstractNumId w:val="2"/>
    <w:lvlOverride w:ilvl="0">
      <w:startOverride w:val="1"/>
    </w:lvlOverride>
  </w:num>
  <w:num w:numId="17" w16cid:durableId="1087383205">
    <w:abstractNumId w:val="20"/>
  </w:num>
  <w:num w:numId="18" w16cid:durableId="1085034881">
    <w:abstractNumId w:val="6"/>
  </w:num>
  <w:num w:numId="19" w16cid:durableId="170411305">
    <w:abstractNumId w:val="15"/>
  </w:num>
  <w:num w:numId="20" w16cid:durableId="532963068">
    <w:abstractNumId w:val="5"/>
  </w:num>
  <w:num w:numId="21" w16cid:durableId="29260618">
    <w:abstractNumId w:val="8"/>
  </w:num>
  <w:numIdMacAtCleanup w:val="2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  <w15:person w15:author="SkripnikAA">
    <w15:presenceInfo w15:providerId="None" w15:userId="Skripnik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gutterAtTop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trackRevisions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F87"/>
    <w:rsid w:val="000006D0"/>
    <w:rsid w:val="000013EE"/>
    <w:rsid w:val="00001E33"/>
    <w:rsid w:val="0000207F"/>
    <w:rsid w:val="00004803"/>
    <w:rsid w:val="000049B3"/>
    <w:rsid w:val="00005C23"/>
    <w:rsid w:val="0000636D"/>
    <w:rsid w:val="000065E0"/>
    <w:rsid w:val="0000713E"/>
    <w:rsid w:val="0000741C"/>
    <w:rsid w:val="00007514"/>
    <w:rsid w:val="000116A9"/>
    <w:rsid w:val="00011DA0"/>
    <w:rsid w:val="00011EA6"/>
    <w:rsid w:val="00011EEE"/>
    <w:rsid w:val="00012CE6"/>
    <w:rsid w:val="0001350F"/>
    <w:rsid w:val="00013AB9"/>
    <w:rsid w:val="00013E4A"/>
    <w:rsid w:val="00013F51"/>
    <w:rsid w:val="0001470B"/>
    <w:rsid w:val="000151AD"/>
    <w:rsid w:val="00015608"/>
    <w:rsid w:val="00016462"/>
    <w:rsid w:val="00020569"/>
    <w:rsid w:val="00021348"/>
    <w:rsid w:val="00022146"/>
    <w:rsid w:val="00022884"/>
    <w:rsid w:val="00022EEC"/>
    <w:rsid w:val="000231CF"/>
    <w:rsid w:val="00023522"/>
    <w:rsid w:val="00023C34"/>
    <w:rsid w:val="00023DC5"/>
    <w:rsid w:val="0002520E"/>
    <w:rsid w:val="0002539A"/>
    <w:rsid w:val="00025561"/>
    <w:rsid w:val="00025589"/>
    <w:rsid w:val="00025912"/>
    <w:rsid w:val="00025F04"/>
    <w:rsid w:val="0002621B"/>
    <w:rsid w:val="000263A3"/>
    <w:rsid w:val="00026451"/>
    <w:rsid w:val="000267B0"/>
    <w:rsid w:val="00026DEF"/>
    <w:rsid w:val="00031441"/>
    <w:rsid w:val="000314B3"/>
    <w:rsid w:val="0003169A"/>
    <w:rsid w:val="00031A80"/>
    <w:rsid w:val="000323FA"/>
    <w:rsid w:val="00032889"/>
    <w:rsid w:val="00032B75"/>
    <w:rsid w:val="00034339"/>
    <w:rsid w:val="00034A5D"/>
    <w:rsid w:val="00034D00"/>
    <w:rsid w:val="00034EAD"/>
    <w:rsid w:val="00035320"/>
    <w:rsid w:val="00035E70"/>
    <w:rsid w:val="000360B9"/>
    <w:rsid w:val="000365EF"/>
    <w:rsid w:val="0003690D"/>
    <w:rsid w:val="00036C7B"/>
    <w:rsid w:val="000416E6"/>
    <w:rsid w:val="00041979"/>
    <w:rsid w:val="00041DFA"/>
    <w:rsid w:val="00042373"/>
    <w:rsid w:val="000429CC"/>
    <w:rsid w:val="00043042"/>
    <w:rsid w:val="00043659"/>
    <w:rsid w:val="00044013"/>
    <w:rsid w:val="000441B4"/>
    <w:rsid w:val="0004450A"/>
    <w:rsid w:val="00044729"/>
    <w:rsid w:val="0004474A"/>
    <w:rsid w:val="0004587B"/>
    <w:rsid w:val="000458C3"/>
    <w:rsid w:val="00045DC6"/>
    <w:rsid w:val="00046D0C"/>
    <w:rsid w:val="00050083"/>
    <w:rsid w:val="000500DC"/>
    <w:rsid w:val="000500E3"/>
    <w:rsid w:val="000510F8"/>
    <w:rsid w:val="00051179"/>
    <w:rsid w:val="00052A6F"/>
    <w:rsid w:val="00052A78"/>
    <w:rsid w:val="00053AD7"/>
    <w:rsid w:val="000543F1"/>
    <w:rsid w:val="00054926"/>
    <w:rsid w:val="000549FD"/>
    <w:rsid w:val="00055145"/>
    <w:rsid w:val="000553D0"/>
    <w:rsid w:val="000555A0"/>
    <w:rsid w:val="0005588A"/>
    <w:rsid w:val="00055904"/>
    <w:rsid w:val="0005722A"/>
    <w:rsid w:val="000575A5"/>
    <w:rsid w:val="00060313"/>
    <w:rsid w:val="000607DD"/>
    <w:rsid w:val="00060DD6"/>
    <w:rsid w:val="00061178"/>
    <w:rsid w:val="00061416"/>
    <w:rsid w:val="00061A80"/>
    <w:rsid w:val="00061CA2"/>
    <w:rsid w:val="00062C1E"/>
    <w:rsid w:val="00062DA4"/>
    <w:rsid w:val="00063046"/>
    <w:rsid w:val="00063876"/>
    <w:rsid w:val="000645E0"/>
    <w:rsid w:val="00064B81"/>
    <w:rsid w:val="00066ACA"/>
    <w:rsid w:val="00066EBB"/>
    <w:rsid w:val="00066F99"/>
    <w:rsid w:val="0006770B"/>
    <w:rsid w:val="000677BB"/>
    <w:rsid w:val="00067CDD"/>
    <w:rsid w:val="00070666"/>
    <w:rsid w:val="00070898"/>
    <w:rsid w:val="000709EA"/>
    <w:rsid w:val="00071B94"/>
    <w:rsid w:val="00071D62"/>
    <w:rsid w:val="00071D6B"/>
    <w:rsid w:val="000722F2"/>
    <w:rsid w:val="00072431"/>
    <w:rsid w:val="00073057"/>
    <w:rsid w:val="000736A8"/>
    <w:rsid w:val="00073C19"/>
    <w:rsid w:val="000740DF"/>
    <w:rsid w:val="00074222"/>
    <w:rsid w:val="00074243"/>
    <w:rsid w:val="00074442"/>
    <w:rsid w:val="00074757"/>
    <w:rsid w:val="00075F4A"/>
    <w:rsid w:val="000761A5"/>
    <w:rsid w:val="00076789"/>
    <w:rsid w:val="000771E9"/>
    <w:rsid w:val="000772AE"/>
    <w:rsid w:val="00077702"/>
    <w:rsid w:val="00080210"/>
    <w:rsid w:val="000807D4"/>
    <w:rsid w:val="00080E47"/>
    <w:rsid w:val="00081B01"/>
    <w:rsid w:val="00081FD3"/>
    <w:rsid w:val="000821E0"/>
    <w:rsid w:val="00082367"/>
    <w:rsid w:val="00082AB3"/>
    <w:rsid w:val="00082BF1"/>
    <w:rsid w:val="000835D4"/>
    <w:rsid w:val="00083A5B"/>
    <w:rsid w:val="00083E6D"/>
    <w:rsid w:val="00084165"/>
    <w:rsid w:val="00084612"/>
    <w:rsid w:val="00084EC3"/>
    <w:rsid w:val="00086157"/>
    <w:rsid w:val="00086F49"/>
    <w:rsid w:val="0009020E"/>
    <w:rsid w:val="0009078D"/>
    <w:rsid w:val="000910A7"/>
    <w:rsid w:val="00091739"/>
    <w:rsid w:val="00091845"/>
    <w:rsid w:val="00091E9D"/>
    <w:rsid w:val="00093AF0"/>
    <w:rsid w:val="000941D0"/>
    <w:rsid w:val="000946B1"/>
    <w:rsid w:val="0009531C"/>
    <w:rsid w:val="00096440"/>
    <w:rsid w:val="000964A7"/>
    <w:rsid w:val="000975CB"/>
    <w:rsid w:val="00097DDA"/>
    <w:rsid w:val="00097E34"/>
    <w:rsid w:val="000A0091"/>
    <w:rsid w:val="000A075A"/>
    <w:rsid w:val="000A0838"/>
    <w:rsid w:val="000A19C5"/>
    <w:rsid w:val="000A220B"/>
    <w:rsid w:val="000A23DD"/>
    <w:rsid w:val="000A275C"/>
    <w:rsid w:val="000A2FC9"/>
    <w:rsid w:val="000A3817"/>
    <w:rsid w:val="000A3AA4"/>
    <w:rsid w:val="000A3CC1"/>
    <w:rsid w:val="000A3E03"/>
    <w:rsid w:val="000A40EA"/>
    <w:rsid w:val="000A5913"/>
    <w:rsid w:val="000A61BD"/>
    <w:rsid w:val="000A7EA7"/>
    <w:rsid w:val="000B00C6"/>
    <w:rsid w:val="000B018C"/>
    <w:rsid w:val="000B1692"/>
    <w:rsid w:val="000B19C9"/>
    <w:rsid w:val="000B274F"/>
    <w:rsid w:val="000B27B0"/>
    <w:rsid w:val="000B2860"/>
    <w:rsid w:val="000B2EF7"/>
    <w:rsid w:val="000B390C"/>
    <w:rsid w:val="000B3AF5"/>
    <w:rsid w:val="000B3C96"/>
    <w:rsid w:val="000B42C2"/>
    <w:rsid w:val="000B46A8"/>
    <w:rsid w:val="000B5863"/>
    <w:rsid w:val="000B5915"/>
    <w:rsid w:val="000B5EFE"/>
    <w:rsid w:val="000B5F6E"/>
    <w:rsid w:val="000B6591"/>
    <w:rsid w:val="000B7447"/>
    <w:rsid w:val="000B7D51"/>
    <w:rsid w:val="000C0609"/>
    <w:rsid w:val="000C060C"/>
    <w:rsid w:val="000C0BAD"/>
    <w:rsid w:val="000C0DB5"/>
    <w:rsid w:val="000C13EF"/>
    <w:rsid w:val="000C24F3"/>
    <w:rsid w:val="000C2798"/>
    <w:rsid w:val="000C27D4"/>
    <w:rsid w:val="000C2979"/>
    <w:rsid w:val="000C29C4"/>
    <w:rsid w:val="000C2B52"/>
    <w:rsid w:val="000C30FE"/>
    <w:rsid w:val="000C3858"/>
    <w:rsid w:val="000C4F9F"/>
    <w:rsid w:val="000C5329"/>
    <w:rsid w:val="000C53CA"/>
    <w:rsid w:val="000C5809"/>
    <w:rsid w:val="000C587D"/>
    <w:rsid w:val="000C5C36"/>
    <w:rsid w:val="000C5CF6"/>
    <w:rsid w:val="000C5D22"/>
    <w:rsid w:val="000C611C"/>
    <w:rsid w:val="000C625F"/>
    <w:rsid w:val="000C6719"/>
    <w:rsid w:val="000C6BE5"/>
    <w:rsid w:val="000C6C15"/>
    <w:rsid w:val="000C74C1"/>
    <w:rsid w:val="000C79C6"/>
    <w:rsid w:val="000C7A3B"/>
    <w:rsid w:val="000D03AB"/>
    <w:rsid w:val="000D1AD5"/>
    <w:rsid w:val="000D1EFC"/>
    <w:rsid w:val="000D1F5F"/>
    <w:rsid w:val="000D2166"/>
    <w:rsid w:val="000D232D"/>
    <w:rsid w:val="000D3283"/>
    <w:rsid w:val="000D364D"/>
    <w:rsid w:val="000D3B54"/>
    <w:rsid w:val="000D3E1D"/>
    <w:rsid w:val="000D45F4"/>
    <w:rsid w:val="000D4A3C"/>
    <w:rsid w:val="000D578F"/>
    <w:rsid w:val="000D5B1D"/>
    <w:rsid w:val="000D6107"/>
    <w:rsid w:val="000D6312"/>
    <w:rsid w:val="000D63E3"/>
    <w:rsid w:val="000D659F"/>
    <w:rsid w:val="000D720B"/>
    <w:rsid w:val="000D7301"/>
    <w:rsid w:val="000D7342"/>
    <w:rsid w:val="000E0469"/>
    <w:rsid w:val="000E0AC0"/>
    <w:rsid w:val="000E0BE5"/>
    <w:rsid w:val="000E0E60"/>
    <w:rsid w:val="000E0EE8"/>
    <w:rsid w:val="000E2210"/>
    <w:rsid w:val="000E2810"/>
    <w:rsid w:val="000E2FAF"/>
    <w:rsid w:val="000E38F9"/>
    <w:rsid w:val="000E3F06"/>
    <w:rsid w:val="000E45F2"/>
    <w:rsid w:val="000E4C22"/>
    <w:rsid w:val="000E5201"/>
    <w:rsid w:val="000E5351"/>
    <w:rsid w:val="000E5CB8"/>
    <w:rsid w:val="000E7362"/>
    <w:rsid w:val="000E76A1"/>
    <w:rsid w:val="000E76D3"/>
    <w:rsid w:val="000F02F5"/>
    <w:rsid w:val="000F0A7A"/>
    <w:rsid w:val="000F0D7B"/>
    <w:rsid w:val="000F22D2"/>
    <w:rsid w:val="000F2347"/>
    <w:rsid w:val="000F249E"/>
    <w:rsid w:val="000F25A0"/>
    <w:rsid w:val="000F267F"/>
    <w:rsid w:val="000F2781"/>
    <w:rsid w:val="000F3E4C"/>
    <w:rsid w:val="000F416D"/>
    <w:rsid w:val="000F422A"/>
    <w:rsid w:val="000F5317"/>
    <w:rsid w:val="000F538C"/>
    <w:rsid w:val="000F5DA3"/>
    <w:rsid w:val="000F60D2"/>
    <w:rsid w:val="000F62FE"/>
    <w:rsid w:val="000F6545"/>
    <w:rsid w:val="000F729A"/>
    <w:rsid w:val="000F72A9"/>
    <w:rsid w:val="000F7F70"/>
    <w:rsid w:val="00100505"/>
    <w:rsid w:val="00100ABA"/>
    <w:rsid w:val="001014C0"/>
    <w:rsid w:val="00102516"/>
    <w:rsid w:val="0010265C"/>
    <w:rsid w:val="00102ABD"/>
    <w:rsid w:val="00102FCE"/>
    <w:rsid w:val="00103215"/>
    <w:rsid w:val="00103AE7"/>
    <w:rsid w:val="0010456D"/>
    <w:rsid w:val="001047DE"/>
    <w:rsid w:val="001049A4"/>
    <w:rsid w:val="00104A90"/>
    <w:rsid w:val="00104F15"/>
    <w:rsid w:val="001050E5"/>
    <w:rsid w:val="00105394"/>
    <w:rsid w:val="00105766"/>
    <w:rsid w:val="001058F9"/>
    <w:rsid w:val="00105942"/>
    <w:rsid w:val="00105D96"/>
    <w:rsid w:val="001069CC"/>
    <w:rsid w:val="00106E62"/>
    <w:rsid w:val="00110CC9"/>
    <w:rsid w:val="00110E0F"/>
    <w:rsid w:val="00110F0C"/>
    <w:rsid w:val="00111140"/>
    <w:rsid w:val="001111B2"/>
    <w:rsid w:val="0011143A"/>
    <w:rsid w:val="00111891"/>
    <w:rsid w:val="00111D22"/>
    <w:rsid w:val="00111F8A"/>
    <w:rsid w:val="0011239C"/>
    <w:rsid w:val="0011298B"/>
    <w:rsid w:val="00112B1D"/>
    <w:rsid w:val="00112EA4"/>
    <w:rsid w:val="00113206"/>
    <w:rsid w:val="00113BF7"/>
    <w:rsid w:val="00113EE9"/>
    <w:rsid w:val="0011401F"/>
    <w:rsid w:val="00114472"/>
    <w:rsid w:val="00114F38"/>
    <w:rsid w:val="00114FD8"/>
    <w:rsid w:val="00115610"/>
    <w:rsid w:val="00115BB7"/>
    <w:rsid w:val="00117B56"/>
    <w:rsid w:val="001216B1"/>
    <w:rsid w:val="00121DC8"/>
    <w:rsid w:val="001225BE"/>
    <w:rsid w:val="001227AF"/>
    <w:rsid w:val="00123563"/>
    <w:rsid w:val="00123FEF"/>
    <w:rsid w:val="001240D2"/>
    <w:rsid w:val="001241E2"/>
    <w:rsid w:val="00124746"/>
    <w:rsid w:val="00125225"/>
    <w:rsid w:val="00125880"/>
    <w:rsid w:val="001259A9"/>
    <w:rsid w:val="00125D0A"/>
    <w:rsid w:val="00125D79"/>
    <w:rsid w:val="00126E78"/>
    <w:rsid w:val="001278CC"/>
    <w:rsid w:val="00130AB5"/>
    <w:rsid w:val="00130E27"/>
    <w:rsid w:val="00131A9E"/>
    <w:rsid w:val="00132271"/>
    <w:rsid w:val="001328F7"/>
    <w:rsid w:val="001336CA"/>
    <w:rsid w:val="00133A0C"/>
    <w:rsid w:val="00133B50"/>
    <w:rsid w:val="00133DBF"/>
    <w:rsid w:val="0013444C"/>
    <w:rsid w:val="00134D5E"/>
    <w:rsid w:val="00134E45"/>
    <w:rsid w:val="001350F8"/>
    <w:rsid w:val="0013666B"/>
    <w:rsid w:val="001373A4"/>
    <w:rsid w:val="001373F2"/>
    <w:rsid w:val="00137E04"/>
    <w:rsid w:val="001401D2"/>
    <w:rsid w:val="0014047C"/>
    <w:rsid w:val="001412AA"/>
    <w:rsid w:val="0014159D"/>
    <w:rsid w:val="00141A09"/>
    <w:rsid w:val="0014222D"/>
    <w:rsid w:val="0014368A"/>
    <w:rsid w:val="00143818"/>
    <w:rsid w:val="001448DA"/>
    <w:rsid w:val="0014499B"/>
    <w:rsid w:val="0014605E"/>
    <w:rsid w:val="0014633E"/>
    <w:rsid w:val="00147ADD"/>
    <w:rsid w:val="00147AE1"/>
    <w:rsid w:val="001503D7"/>
    <w:rsid w:val="00150852"/>
    <w:rsid w:val="00150D47"/>
    <w:rsid w:val="00151B90"/>
    <w:rsid w:val="001526E9"/>
    <w:rsid w:val="00152747"/>
    <w:rsid w:val="001527FB"/>
    <w:rsid w:val="00152AB6"/>
    <w:rsid w:val="00152C75"/>
    <w:rsid w:val="00153CA1"/>
    <w:rsid w:val="00154025"/>
    <w:rsid w:val="0015488A"/>
    <w:rsid w:val="00154A68"/>
    <w:rsid w:val="00154F49"/>
    <w:rsid w:val="00155A76"/>
    <w:rsid w:val="0015612C"/>
    <w:rsid w:val="00156757"/>
    <w:rsid w:val="00156AA5"/>
    <w:rsid w:val="001601A0"/>
    <w:rsid w:val="0016110A"/>
    <w:rsid w:val="00163590"/>
    <w:rsid w:val="00163A0B"/>
    <w:rsid w:val="00163A36"/>
    <w:rsid w:val="001646F5"/>
    <w:rsid w:val="001652D5"/>
    <w:rsid w:val="001658C7"/>
    <w:rsid w:val="00165BFB"/>
    <w:rsid w:val="00165DAF"/>
    <w:rsid w:val="00165DBB"/>
    <w:rsid w:val="00167641"/>
    <w:rsid w:val="00167848"/>
    <w:rsid w:val="00167AEF"/>
    <w:rsid w:val="0017019E"/>
    <w:rsid w:val="00171025"/>
    <w:rsid w:val="001719D7"/>
    <w:rsid w:val="0017212C"/>
    <w:rsid w:val="001729A2"/>
    <w:rsid w:val="001733AD"/>
    <w:rsid w:val="0017365A"/>
    <w:rsid w:val="00174BAB"/>
    <w:rsid w:val="00175692"/>
    <w:rsid w:val="00175A17"/>
    <w:rsid w:val="001760C6"/>
    <w:rsid w:val="00176F0F"/>
    <w:rsid w:val="00177313"/>
    <w:rsid w:val="001773CF"/>
    <w:rsid w:val="00177B79"/>
    <w:rsid w:val="001800F7"/>
    <w:rsid w:val="00180134"/>
    <w:rsid w:val="001802A8"/>
    <w:rsid w:val="001804A9"/>
    <w:rsid w:val="0018077A"/>
    <w:rsid w:val="0018179F"/>
    <w:rsid w:val="0018186B"/>
    <w:rsid w:val="001819EE"/>
    <w:rsid w:val="00181CC9"/>
    <w:rsid w:val="001822F5"/>
    <w:rsid w:val="001825B9"/>
    <w:rsid w:val="0018278F"/>
    <w:rsid w:val="00182EDE"/>
    <w:rsid w:val="001831C1"/>
    <w:rsid w:val="001836C4"/>
    <w:rsid w:val="00183744"/>
    <w:rsid w:val="001838B2"/>
    <w:rsid w:val="00183C8D"/>
    <w:rsid w:val="00184446"/>
    <w:rsid w:val="00185DC3"/>
    <w:rsid w:val="001861B7"/>
    <w:rsid w:val="001868B1"/>
    <w:rsid w:val="00187573"/>
    <w:rsid w:val="0018786E"/>
    <w:rsid w:val="00187DDC"/>
    <w:rsid w:val="001901B7"/>
    <w:rsid w:val="001909A5"/>
    <w:rsid w:val="00190F6E"/>
    <w:rsid w:val="001915FA"/>
    <w:rsid w:val="00191B68"/>
    <w:rsid w:val="001933F6"/>
    <w:rsid w:val="00194071"/>
    <w:rsid w:val="001941E8"/>
    <w:rsid w:val="00194305"/>
    <w:rsid w:val="001947EC"/>
    <w:rsid w:val="00194DA6"/>
    <w:rsid w:val="001951E0"/>
    <w:rsid w:val="0019539D"/>
    <w:rsid w:val="00195724"/>
    <w:rsid w:val="0019608B"/>
    <w:rsid w:val="00197924"/>
    <w:rsid w:val="00197B3D"/>
    <w:rsid w:val="001A0519"/>
    <w:rsid w:val="001A0D41"/>
    <w:rsid w:val="001A0DAF"/>
    <w:rsid w:val="001A1AEA"/>
    <w:rsid w:val="001A1AF6"/>
    <w:rsid w:val="001A1F24"/>
    <w:rsid w:val="001A230B"/>
    <w:rsid w:val="001A2455"/>
    <w:rsid w:val="001A25E0"/>
    <w:rsid w:val="001A2EDE"/>
    <w:rsid w:val="001A3C0A"/>
    <w:rsid w:val="001A461B"/>
    <w:rsid w:val="001A48C5"/>
    <w:rsid w:val="001A574E"/>
    <w:rsid w:val="001A5A1C"/>
    <w:rsid w:val="001A61FF"/>
    <w:rsid w:val="001A7047"/>
    <w:rsid w:val="001A7676"/>
    <w:rsid w:val="001A7806"/>
    <w:rsid w:val="001A78A1"/>
    <w:rsid w:val="001A79CC"/>
    <w:rsid w:val="001A7D28"/>
    <w:rsid w:val="001B1A04"/>
    <w:rsid w:val="001B1E3D"/>
    <w:rsid w:val="001B28EB"/>
    <w:rsid w:val="001B29FA"/>
    <w:rsid w:val="001B2B05"/>
    <w:rsid w:val="001B378C"/>
    <w:rsid w:val="001B4156"/>
    <w:rsid w:val="001B4BE1"/>
    <w:rsid w:val="001B54F5"/>
    <w:rsid w:val="001B5656"/>
    <w:rsid w:val="001B5A23"/>
    <w:rsid w:val="001B7121"/>
    <w:rsid w:val="001B7580"/>
    <w:rsid w:val="001B7D83"/>
    <w:rsid w:val="001C054B"/>
    <w:rsid w:val="001C0E2B"/>
    <w:rsid w:val="001C0E5A"/>
    <w:rsid w:val="001C15B7"/>
    <w:rsid w:val="001C175F"/>
    <w:rsid w:val="001C18F1"/>
    <w:rsid w:val="001C2A03"/>
    <w:rsid w:val="001C2E29"/>
    <w:rsid w:val="001C388F"/>
    <w:rsid w:val="001C4D24"/>
    <w:rsid w:val="001C6770"/>
    <w:rsid w:val="001C7623"/>
    <w:rsid w:val="001C7940"/>
    <w:rsid w:val="001D066E"/>
    <w:rsid w:val="001D1029"/>
    <w:rsid w:val="001D14A3"/>
    <w:rsid w:val="001D15A3"/>
    <w:rsid w:val="001D2C5D"/>
    <w:rsid w:val="001D309A"/>
    <w:rsid w:val="001D347E"/>
    <w:rsid w:val="001D3785"/>
    <w:rsid w:val="001D3E67"/>
    <w:rsid w:val="001D3F6E"/>
    <w:rsid w:val="001D4206"/>
    <w:rsid w:val="001D4FEF"/>
    <w:rsid w:val="001D5595"/>
    <w:rsid w:val="001D5812"/>
    <w:rsid w:val="001D5875"/>
    <w:rsid w:val="001D5A74"/>
    <w:rsid w:val="001D5DE3"/>
    <w:rsid w:val="001D603C"/>
    <w:rsid w:val="001D68A4"/>
    <w:rsid w:val="001D73D8"/>
    <w:rsid w:val="001D7C70"/>
    <w:rsid w:val="001D7C95"/>
    <w:rsid w:val="001E02E2"/>
    <w:rsid w:val="001E0826"/>
    <w:rsid w:val="001E112D"/>
    <w:rsid w:val="001E1A58"/>
    <w:rsid w:val="001E1AE0"/>
    <w:rsid w:val="001E28C8"/>
    <w:rsid w:val="001E2CA0"/>
    <w:rsid w:val="001E3827"/>
    <w:rsid w:val="001E3D32"/>
    <w:rsid w:val="001E4740"/>
    <w:rsid w:val="001E4B21"/>
    <w:rsid w:val="001E4F52"/>
    <w:rsid w:val="001E568C"/>
    <w:rsid w:val="001E66D3"/>
    <w:rsid w:val="001E7AB3"/>
    <w:rsid w:val="001E7B5D"/>
    <w:rsid w:val="001F0347"/>
    <w:rsid w:val="001F0F63"/>
    <w:rsid w:val="001F1CB3"/>
    <w:rsid w:val="001F21A8"/>
    <w:rsid w:val="001F269F"/>
    <w:rsid w:val="001F2705"/>
    <w:rsid w:val="001F32E3"/>
    <w:rsid w:val="001F3A3E"/>
    <w:rsid w:val="001F3E43"/>
    <w:rsid w:val="001F3E8B"/>
    <w:rsid w:val="001F41F5"/>
    <w:rsid w:val="001F603A"/>
    <w:rsid w:val="001F653F"/>
    <w:rsid w:val="001F68CA"/>
    <w:rsid w:val="001F694F"/>
    <w:rsid w:val="001F6E55"/>
    <w:rsid w:val="001F6EF9"/>
    <w:rsid w:val="001F7137"/>
    <w:rsid w:val="001F7733"/>
    <w:rsid w:val="001F7C72"/>
    <w:rsid w:val="00200152"/>
    <w:rsid w:val="00200396"/>
    <w:rsid w:val="00200792"/>
    <w:rsid w:val="00200EC2"/>
    <w:rsid w:val="00200F4A"/>
    <w:rsid w:val="00201151"/>
    <w:rsid w:val="0020122F"/>
    <w:rsid w:val="0020188E"/>
    <w:rsid w:val="0020239D"/>
    <w:rsid w:val="0020240B"/>
    <w:rsid w:val="00203312"/>
    <w:rsid w:val="00203A63"/>
    <w:rsid w:val="00203BB6"/>
    <w:rsid w:val="002040F6"/>
    <w:rsid w:val="00204BA7"/>
    <w:rsid w:val="00205654"/>
    <w:rsid w:val="002060DE"/>
    <w:rsid w:val="00206225"/>
    <w:rsid w:val="002065CB"/>
    <w:rsid w:val="0020685B"/>
    <w:rsid w:val="0020689D"/>
    <w:rsid w:val="00206A10"/>
    <w:rsid w:val="00207654"/>
    <w:rsid w:val="0021045C"/>
    <w:rsid w:val="0021066E"/>
    <w:rsid w:val="00210EE7"/>
    <w:rsid w:val="00211579"/>
    <w:rsid w:val="00211BEC"/>
    <w:rsid w:val="00211E14"/>
    <w:rsid w:val="002129F9"/>
    <w:rsid w:val="00212CC3"/>
    <w:rsid w:val="0021331F"/>
    <w:rsid w:val="002139E0"/>
    <w:rsid w:val="00213F97"/>
    <w:rsid w:val="00214438"/>
    <w:rsid w:val="00214442"/>
    <w:rsid w:val="0021459E"/>
    <w:rsid w:val="002146AD"/>
    <w:rsid w:val="00214A23"/>
    <w:rsid w:val="00214CDA"/>
    <w:rsid w:val="00215164"/>
    <w:rsid w:val="002151E1"/>
    <w:rsid w:val="00215482"/>
    <w:rsid w:val="00216980"/>
    <w:rsid w:val="00217D0D"/>
    <w:rsid w:val="00220464"/>
    <w:rsid w:val="00220685"/>
    <w:rsid w:val="002208BA"/>
    <w:rsid w:val="0022213E"/>
    <w:rsid w:val="00222BB6"/>
    <w:rsid w:val="00222BEC"/>
    <w:rsid w:val="0022321D"/>
    <w:rsid w:val="0022361B"/>
    <w:rsid w:val="00223BD6"/>
    <w:rsid w:val="00224525"/>
    <w:rsid w:val="00224814"/>
    <w:rsid w:val="00224D57"/>
    <w:rsid w:val="00224F47"/>
    <w:rsid w:val="00225399"/>
    <w:rsid w:val="002258E5"/>
    <w:rsid w:val="00225927"/>
    <w:rsid w:val="00225D81"/>
    <w:rsid w:val="002275CE"/>
    <w:rsid w:val="002276AF"/>
    <w:rsid w:val="002304EA"/>
    <w:rsid w:val="0023376F"/>
    <w:rsid w:val="00234345"/>
    <w:rsid w:val="00234E59"/>
    <w:rsid w:val="0023594B"/>
    <w:rsid w:val="00235A33"/>
    <w:rsid w:val="002362D1"/>
    <w:rsid w:val="002365F6"/>
    <w:rsid w:val="0023738E"/>
    <w:rsid w:val="00237D6C"/>
    <w:rsid w:val="00237F16"/>
    <w:rsid w:val="00237FCD"/>
    <w:rsid w:val="0024042C"/>
    <w:rsid w:val="00240628"/>
    <w:rsid w:val="00241408"/>
    <w:rsid w:val="00242316"/>
    <w:rsid w:val="00242FA9"/>
    <w:rsid w:val="00243B93"/>
    <w:rsid w:val="00244039"/>
    <w:rsid w:val="0024415C"/>
    <w:rsid w:val="00244B4E"/>
    <w:rsid w:val="00244E1B"/>
    <w:rsid w:val="00245126"/>
    <w:rsid w:val="002451BD"/>
    <w:rsid w:val="00245C9A"/>
    <w:rsid w:val="00245F82"/>
    <w:rsid w:val="00246164"/>
    <w:rsid w:val="0024635C"/>
    <w:rsid w:val="00246839"/>
    <w:rsid w:val="0025077C"/>
    <w:rsid w:val="00250B5A"/>
    <w:rsid w:val="00252D0A"/>
    <w:rsid w:val="00252E48"/>
    <w:rsid w:val="00255037"/>
    <w:rsid w:val="002558E1"/>
    <w:rsid w:val="00255BCC"/>
    <w:rsid w:val="002560EE"/>
    <w:rsid w:val="0025705B"/>
    <w:rsid w:val="002574DA"/>
    <w:rsid w:val="002576D0"/>
    <w:rsid w:val="0025780B"/>
    <w:rsid w:val="0025787D"/>
    <w:rsid w:val="00257C92"/>
    <w:rsid w:val="002602FA"/>
    <w:rsid w:val="00260BB4"/>
    <w:rsid w:val="002616A3"/>
    <w:rsid w:val="002616CC"/>
    <w:rsid w:val="00261ED1"/>
    <w:rsid w:val="002626F1"/>
    <w:rsid w:val="0026295A"/>
    <w:rsid w:val="00262B88"/>
    <w:rsid w:val="00264654"/>
    <w:rsid w:val="00265C6C"/>
    <w:rsid w:val="00266022"/>
    <w:rsid w:val="0026605C"/>
    <w:rsid w:val="0026681F"/>
    <w:rsid w:val="00266CE8"/>
    <w:rsid w:val="002670AB"/>
    <w:rsid w:val="002675A6"/>
    <w:rsid w:val="00267936"/>
    <w:rsid w:val="00267FD9"/>
    <w:rsid w:val="002705A1"/>
    <w:rsid w:val="002708CD"/>
    <w:rsid w:val="00270904"/>
    <w:rsid w:val="002709E8"/>
    <w:rsid w:val="00270B4C"/>
    <w:rsid w:val="00270E76"/>
    <w:rsid w:val="00271076"/>
    <w:rsid w:val="002718DA"/>
    <w:rsid w:val="00271BFD"/>
    <w:rsid w:val="00272834"/>
    <w:rsid w:val="00272D36"/>
    <w:rsid w:val="0027313A"/>
    <w:rsid w:val="002733D7"/>
    <w:rsid w:val="002735E4"/>
    <w:rsid w:val="00274D1B"/>
    <w:rsid w:val="002754A7"/>
    <w:rsid w:val="00275B35"/>
    <w:rsid w:val="00275D05"/>
    <w:rsid w:val="00275E59"/>
    <w:rsid w:val="0027622A"/>
    <w:rsid w:val="00276978"/>
    <w:rsid w:val="00276FDE"/>
    <w:rsid w:val="00277077"/>
    <w:rsid w:val="00277EEC"/>
    <w:rsid w:val="0028003E"/>
    <w:rsid w:val="00280B13"/>
    <w:rsid w:val="00282165"/>
    <w:rsid w:val="00282260"/>
    <w:rsid w:val="00282368"/>
    <w:rsid w:val="002828CB"/>
    <w:rsid w:val="00283224"/>
    <w:rsid w:val="002833A3"/>
    <w:rsid w:val="00283657"/>
    <w:rsid w:val="002839AA"/>
    <w:rsid w:val="002839E9"/>
    <w:rsid w:val="002840B8"/>
    <w:rsid w:val="002844F5"/>
    <w:rsid w:val="0028565D"/>
    <w:rsid w:val="00285EB3"/>
    <w:rsid w:val="00286765"/>
    <w:rsid w:val="00286A71"/>
    <w:rsid w:val="00286BBA"/>
    <w:rsid w:val="00286C4E"/>
    <w:rsid w:val="002874A9"/>
    <w:rsid w:val="00287760"/>
    <w:rsid w:val="00287AA0"/>
    <w:rsid w:val="00287EA0"/>
    <w:rsid w:val="00290D89"/>
    <w:rsid w:val="00291681"/>
    <w:rsid w:val="00292791"/>
    <w:rsid w:val="00293276"/>
    <w:rsid w:val="00293519"/>
    <w:rsid w:val="002939C3"/>
    <w:rsid w:val="00294A4D"/>
    <w:rsid w:val="00295859"/>
    <w:rsid w:val="002958ED"/>
    <w:rsid w:val="00295E25"/>
    <w:rsid w:val="00295EA2"/>
    <w:rsid w:val="00296493"/>
    <w:rsid w:val="0029667D"/>
    <w:rsid w:val="00296713"/>
    <w:rsid w:val="002976B2"/>
    <w:rsid w:val="002A019E"/>
    <w:rsid w:val="002A05A8"/>
    <w:rsid w:val="002A11F4"/>
    <w:rsid w:val="002A171D"/>
    <w:rsid w:val="002A252B"/>
    <w:rsid w:val="002A2589"/>
    <w:rsid w:val="002A2B57"/>
    <w:rsid w:val="002A2DF7"/>
    <w:rsid w:val="002A2E3B"/>
    <w:rsid w:val="002A2FC1"/>
    <w:rsid w:val="002A35EE"/>
    <w:rsid w:val="002A3AD0"/>
    <w:rsid w:val="002A3C13"/>
    <w:rsid w:val="002A432D"/>
    <w:rsid w:val="002A505A"/>
    <w:rsid w:val="002A52C9"/>
    <w:rsid w:val="002A597C"/>
    <w:rsid w:val="002A5DA6"/>
    <w:rsid w:val="002A5EB8"/>
    <w:rsid w:val="002A6059"/>
    <w:rsid w:val="002A60F2"/>
    <w:rsid w:val="002A6555"/>
    <w:rsid w:val="002A6A38"/>
    <w:rsid w:val="002A6E16"/>
    <w:rsid w:val="002A7A6D"/>
    <w:rsid w:val="002B0431"/>
    <w:rsid w:val="002B0486"/>
    <w:rsid w:val="002B0723"/>
    <w:rsid w:val="002B0D78"/>
    <w:rsid w:val="002B1168"/>
    <w:rsid w:val="002B131B"/>
    <w:rsid w:val="002B1D03"/>
    <w:rsid w:val="002B1F89"/>
    <w:rsid w:val="002B3592"/>
    <w:rsid w:val="002B3599"/>
    <w:rsid w:val="002B3796"/>
    <w:rsid w:val="002B3A48"/>
    <w:rsid w:val="002B470E"/>
    <w:rsid w:val="002B4C87"/>
    <w:rsid w:val="002B5403"/>
    <w:rsid w:val="002B5859"/>
    <w:rsid w:val="002B5D80"/>
    <w:rsid w:val="002B61A3"/>
    <w:rsid w:val="002B6314"/>
    <w:rsid w:val="002B6358"/>
    <w:rsid w:val="002B6850"/>
    <w:rsid w:val="002B6B2B"/>
    <w:rsid w:val="002B6CA9"/>
    <w:rsid w:val="002B75CC"/>
    <w:rsid w:val="002B7789"/>
    <w:rsid w:val="002B7DF2"/>
    <w:rsid w:val="002B7E1A"/>
    <w:rsid w:val="002C02CE"/>
    <w:rsid w:val="002C0924"/>
    <w:rsid w:val="002C0C01"/>
    <w:rsid w:val="002C10D4"/>
    <w:rsid w:val="002C1CE8"/>
    <w:rsid w:val="002C2CF9"/>
    <w:rsid w:val="002C2E4A"/>
    <w:rsid w:val="002C5289"/>
    <w:rsid w:val="002C598A"/>
    <w:rsid w:val="002C6298"/>
    <w:rsid w:val="002C6954"/>
    <w:rsid w:val="002C6A95"/>
    <w:rsid w:val="002C6DD4"/>
    <w:rsid w:val="002C6EDD"/>
    <w:rsid w:val="002C737F"/>
    <w:rsid w:val="002C751C"/>
    <w:rsid w:val="002C79F3"/>
    <w:rsid w:val="002D008C"/>
    <w:rsid w:val="002D0CE2"/>
    <w:rsid w:val="002D0E20"/>
    <w:rsid w:val="002D12E6"/>
    <w:rsid w:val="002D18DB"/>
    <w:rsid w:val="002D19C1"/>
    <w:rsid w:val="002D1A0F"/>
    <w:rsid w:val="002D1CE9"/>
    <w:rsid w:val="002D1E6D"/>
    <w:rsid w:val="002D23EB"/>
    <w:rsid w:val="002D2711"/>
    <w:rsid w:val="002D377F"/>
    <w:rsid w:val="002D45F2"/>
    <w:rsid w:val="002D4764"/>
    <w:rsid w:val="002D4B28"/>
    <w:rsid w:val="002D4CB9"/>
    <w:rsid w:val="002D59CC"/>
    <w:rsid w:val="002D5BBE"/>
    <w:rsid w:val="002D60DA"/>
    <w:rsid w:val="002D63F1"/>
    <w:rsid w:val="002D65ED"/>
    <w:rsid w:val="002D68A2"/>
    <w:rsid w:val="002D6F26"/>
    <w:rsid w:val="002D74D9"/>
    <w:rsid w:val="002E0AE2"/>
    <w:rsid w:val="002E16B2"/>
    <w:rsid w:val="002E1912"/>
    <w:rsid w:val="002E1EBC"/>
    <w:rsid w:val="002E1FA7"/>
    <w:rsid w:val="002E2C73"/>
    <w:rsid w:val="002E2C8E"/>
    <w:rsid w:val="002E3099"/>
    <w:rsid w:val="002E3149"/>
    <w:rsid w:val="002E321E"/>
    <w:rsid w:val="002E419A"/>
    <w:rsid w:val="002E4FDB"/>
    <w:rsid w:val="002E6071"/>
    <w:rsid w:val="002E68E1"/>
    <w:rsid w:val="002E7667"/>
    <w:rsid w:val="002E793E"/>
    <w:rsid w:val="002E7BA2"/>
    <w:rsid w:val="002E7D89"/>
    <w:rsid w:val="002E7FB8"/>
    <w:rsid w:val="002F01BF"/>
    <w:rsid w:val="002F0482"/>
    <w:rsid w:val="002F04EE"/>
    <w:rsid w:val="002F1751"/>
    <w:rsid w:val="002F1799"/>
    <w:rsid w:val="002F1998"/>
    <w:rsid w:val="002F27E2"/>
    <w:rsid w:val="002F27F8"/>
    <w:rsid w:val="002F2A38"/>
    <w:rsid w:val="002F363E"/>
    <w:rsid w:val="002F46C4"/>
    <w:rsid w:val="002F4941"/>
    <w:rsid w:val="002F4FCE"/>
    <w:rsid w:val="002F513E"/>
    <w:rsid w:val="002F6423"/>
    <w:rsid w:val="002F6A30"/>
    <w:rsid w:val="002F7BED"/>
    <w:rsid w:val="002F7CD2"/>
    <w:rsid w:val="002F7D18"/>
    <w:rsid w:val="002F7D39"/>
    <w:rsid w:val="0030053D"/>
    <w:rsid w:val="00300721"/>
    <w:rsid w:val="003014F7"/>
    <w:rsid w:val="0030197F"/>
    <w:rsid w:val="00302DFD"/>
    <w:rsid w:val="00303160"/>
    <w:rsid w:val="003032D9"/>
    <w:rsid w:val="0030379D"/>
    <w:rsid w:val="003038F5"/>
    <w:rsid w:val="00303AA6"/>
    <w:rsid w:val="00303BAA"/>
    <w:rsid w:val="00304261"/>
    <w:rsid w:val="003050E1"/>
    <w:rsid w:val="00305598"/>
    <w:rsid w:val="003058CF"/>
    <w:rsid w:val="003067F7"/>
    <w:rsid w:val="0030686C"/>
    <w:rsid w:val="0030688F"/>
    <w:rsid w:val="00306CB9"/>
    <w:rsid w:val="003074C9"/>
    <w:rsid w:val="00307F0E"/>
    <w:rsid w:val="0031002C"/>
    <w:rsid w:val="0031020E"/>
    <w:rsid w:val="00310A8D"/>
    <w:rsid w:val="00311008"/>
    <w:rsid w:val="003113B4"/>
    <w:rsid w:val="00311519"/>
    <w:rsid w:val="00311EA6"/>
    <w:rsid w:val="003124B0"/>
    <w:rsid w:val="00312681"/>
    <w:rsid w:val="00314026"/>
    <w:rsid w:val="0031431D"/>
    <w:rsid w:val="003153DC"/>
    <w:rsid w:val="003161C2"/>
    <w:rsid w:val="00316851"/>
    <w:rsid w:val="0031699D"/>
    <w:rsid w:val="00316A25"/>
    <w:rsid w:val="00317793"/>
    <w:rsid w:val="003204AD"/>
    <w:rsid w:val="00321189"/>
    <w:rsid w:val="0032150A"/>
    <w:rsid w:val="003219ED"/>
    <w:rsid w:val="00321CEF"/>
    <w:rsid w:val="00323D02"/>
    <w:rsid w:val="003245E6"/>
    <w:rsid w:val="00325A5E"/>
    <w:rsid w:val="00325B32"/>
    <w:rsid w:val="003261A3"/>
    <w:rsid w:val="00327075"/>
    <w:rsid w:val="0032734D"/>
    <w:rsid w:val="00327469"/>
    <w:rsid w:val="0032748F"/>
    <w:rsid w:val="00327D16"/>
    <w:rsid w:val="00331794"/>
    <w:rsid w:val="00331F61"/>
    <w:rsid w:val="00332DA3"/>
    <w:rsid w:val="00333742"/>
    <w:rsid w:val="00333798"/>
    <w:rsid w:val="00333ABC"/>
    <w:rsid w:val="00334EC5"/>
    <w:rsid w:val="00335D55"/>
    <w:rsid w:val="00335E3E"/>
    <w:rsid w:val="00335F7A"/>
    <w:rsid w:val="003369DD"/>
    <w:rsid w:val="00336F74"/>
    <w:rsid w:val="003373FF"/>
    <w:rsid w:val="003400A0"/>
    <w:rsid w:val="0034103B"/>
    <w:rsid w:val="003411A0"/>
    <w:rsid w:val="00342663"/>
    <w:rsid w:val="00343019"/>
    <w:rsid w:val="0034302D"/>
    <w:rsid w:val="00343340"/>
    <w:rsid w:val="00343753"/>
    <w:rsid w:val="00343B68"/>
    <w:rsid w:val="00344338"/>
    <w:rsid w:val="00344990"/>
    <w:rsid w:val="003452DF"/>
    <w:rsid w:val="00347081"/>
    <w:rsid w:val="0034745B"/>
    <w:rsid w:val="003475F4"/>
    <w:rsid w:val="00350530"/>
    <w:rsid w:val="00350EE2"/>
    <w:rsid w:val="00351514"/>
    <w:rsid w:val="00351680"/>
    <w:rsid w:val="003516B3"/>
    <w:rsid w:val="00351880"/>
    <w:rsid w:val="00352DCB"/>
    <w:rsid w:val="00352E2C"/>
    <w:rsid w:val="003534FF"/>
    <w:rsid w:val="003536AF"/>
    <w:rsid w:val="003536D9"/>
    <w:rsid w:val="00353CCF"/>
    <w:rsid w:val="0035401A"/>
    <w:rsid w:val="0035423E"/>
    <w:rsid w:val="00354392"/>
    <w:rsid w:val="003545BD"/>
    <w:rsid w:val="003556DF"/>
    <w:rsid w:val="00355F65"/>
    <w:rsid w:val="00356670"/>
    <w:rsid w:val="003566FB"/>
    <w:rsid w:val="00356794"/>
    <w:rsid w:val="00356D20"/>
    <w:rsid w:val="00357DAF"/>
    <w:rsid w:val="003600A6"/>
    <w:rsid w:val="00360259"/>
    <w:rsid w:val="00361983"/>
    <w:rsid w:val="00361D46"/>
    <w:rsid w:val="0036208D"/>
    <w:rsid w:val="00362B16"/>
    <w:rsid w:val="00363016"/>
    <w:rsid w:val="0036322D"/>
    <w:rsid w:val="00364220"/>
    <w:rsid w:val="00364544"/>
    <w:rsid w:val="003649B0"/>
    <w:rsid w:val="00364E70"/>
    <w:rsid w:val="00365B1E"/>
    <w:rsid w:val="00366C4F"/>
    <w:rsid w:val="00366E2B"/>
    <w:rsid w:val="00366ED9"/>
    <w:rsid w:val="00370395"/>
    <w:rsid w:val="0037075C"/>
    <w:rsid w:val="003707EB"/>
    <w:rsid w:val="003714CE"/>
    <w:rsid w:val="00371B65"/>
    <w:rsid w:val="00372C77"/>
    <w:rsid w:val="00372DE6"/>
    <w:rsid w:val="003730F6"/>
    <w:rsid w:val="00373535"/>
    <w:rsid w:val="00373A7D"/>
    <w:rsid w:val="00373B48"/>
    <w:rsid w:val="003749CC"/>
    <w:rsid w:val="00374CD0"/>
    <w:rsid w:val="00374D9F"/>
    <w:rsid w:val="00374F90"/>
    <w:rsid w:val="0037557D"/>
    <w:rsid w:val="00375E43"/>
    <w:rsid w:val="003764DF"/>
    <w:rsid w:val="00376DB0"/>
    <w:rsid w:val="00377D99"/>
    <w:rsid w:val="00380865"/>
    <w:rsid w:val="00380BCE"/>
    <w:rsid w:val="0038103A"/>
    <w:rsid w:val="003821F8"/>
    <w:rsid w:val="00382A35"/>
    <w:rsid w:val="003834D4"/>
    <w:rsid w:val="0038582A"/>
    <w:rsid w:val="00385F2B"/>
    <w:rsid w:val="0038646A"/>
    <w:rsid w:val="00386BB2"/>
    <w:rsid w:val="00387198"/>
    <w:rsid w:val="00387752"/>
    <w:rsid w:val="00387DAE"/>
    <w:rsid w:val="00387E3E"/>
    <w:rsid w:val="003900F8"/>
    <w:rsid w:val="0039038B"/>
    <w:rsid w:val="003906D2"/>
    <w:rsid w:val="00390A2C"/>
    <w:rsid w:val="00391407"/>
    <w:rsid w:val="00391ED9"/>
    <w:rsid w:val="00392507"/>
    <w:rsid w:val="003925FB"/>
    <w:rsid w:val="003928EB"/>
    <w:rsid w:val="00392A63"/>
    <w:rsid w:val="00392BEC"/>
    <w:rsid w:val="0039302C"/>
    <w:rsid w:val="00393E85"/>
    <w:rsid w:val="003942FA"/>
    <w:rsid w:val="003949A2"/>
    <w:rsid w:val="00395E46"/>
    <w:rsid w:val="00396FE6"/>
    <w:rsid w:val="0039737B"/>
    <w:rsid w:val="00397976"/>
    <w:rsid w:val="003A008B"/>
    <w:rsid w:val="003A0C26"/>
    <w:rsid w:val="003A109E"/>
    <w:rsid w:val="003A1494"/>
    <w:rsid w:val="003A1634"/>
    <w:rsid w:val="003A1E1C"/>
    <w:rsid w:val="003A2354"/>
    <w:rsid w:val="003A33C2"/>
    <w:rsid w:val="003A3AF5"/>
    <w:rsid w:val="003A3C78"/>
    <w:rsid w:val="003A4B49"/>
    <w:rsid w:val="003A5930"/>
    <w:rsid w:val="003A5A5F"/>
    <w:rsid w:val="003A604D"/>
    <w:rsid w:val="003A6202"/>
    <w:rsid w:val="003A64B7"/>
    <w:rsid w:val="003A64C2"/>
    <w:rsid w:val="003A687D"/>
    <w:rsid w:val="003A6CA4"/>
    <w:rsid w:val="003A7540"/>
    <w:rsid w:val="003A77E5"/>
    <w:rsid w:val="003B05DB"/>
    <w:rsid w:val="003B0C0C"/>
    <w:rsid w:val="003B0FC8"/>
    <w:rsid w:val="003B2039"/>
    <w:rsid w:val="003B298F"/>
    <w:rsid w:val="003B2CE4"/>
    <w:rsid w:val="003B4C44"/>
    <w:rsid w:val="003B4D38"/>
    <w:rsid w:val="003B55D8"/>
    <w:rsid w:val="003B57EE"/>
    <w:rsid w:val="003B5D05"/>
    <w:rsid w:val="003B6133"/>
    <w:rsid w:val="003B668C"/>
    <w:rsid w:val="003B6B40"/>
    <w:rsid w:val="003B6F68"/>
    <w:rsid w:val="003B6FA6"/>
    <w:rsid w:val="003B715A"/>
    <w:rsid w:val="003B718D"/>
    <w:rsid w:val="003B7AEB"/>
    <w:rsid w:val="003C0398"/>
    <w:rsid w:val="003C09CF"/>
    <w:rsid w:val="003C0FB2"/>
    <w:rsid w:val="003C166D"/>
    <w:rsid w:val="003C2E42"/>
    <w:rsid w:val="003C2EC7"/>
    <w:rsid w:val="003C3F42"/>
    <w:rsid w:val="003C450E"/>
    <w:rsid w:val="003C45F0"/>
    <w:rsid w:val="003C60B0"/>
    <w:rsid w:val="003C7123"/>
    <w:rsid w:val="003D03D4"/>
    <w:rsid w:val="003D042A"/>
    <w:rsid w:val="003D168B"/>
    <w:rsid w:val="003D174F"/>
    <w:rsid w:val="003D2570"/>
    <w:rsid w:val="003D3483"/>
    <w:rsid w:val="003D3FAB"/>
    <w:rsid w:val="003D4C9F"/>
    <w:rsid w:val="003D5CF0"/>
    <w:rsid w:val="003D6118"/>
    <w:rsid w:val="003D61FF"/>
    <w:rsid w:val="003D685B"/>
    <w:rsid w:val="003E0013"/>
    <w:rsid w:val="003E020A"/>
    <w:rsid w:val="003E05DD"/>
    <w:rsid w:val="003E05F6"/>
    <w:rsid w:val="003E0CF3"/>
    <w:rsid w:val="003E1024"/>
    <w:rsid w:val="003E1160"/>
    <w:rsid w:val="003E123A"/>
    <w:rsid w:val="003E1645"/>
    <w:rsid w:val="003E23B1"/>
    <w:rsid w:val="003E3431"/>
    <w:rsid w:val="003E3B3F"/>
    <w:rsid w:val="003E3E61"/>
    <w:rsid w:val="003E3E76"/>
    <w:rsid w:val="003E40A5"/>
    <w:rsid w:val="003E473E"/>
    <w:rsid w:val="003E4900"/>
    <w:rsid w:val="003E53BB"/>
    <w:rsid w:val="003E5513"/>
    <w:rsid w:val="003E5B8D"/>
    <w:rsid w:val="003E5C7E"/>
    <w:rsid w:val="003E5D5A"/>
    <w:rsid w:val="003E5E44"/>
    <w:rsid w:val="003E61F7"/>
    <w:rsid w:val="003E66FE"/>
    <w:rsid w:val="003E6BAA"/>
    <w:rsid w:val="003E6E61"/>
    <w:rsid w:val="003E73B4"/>
    <w:rsid w:val="003E7462"/>
    <w:rsid w:val="003F07D3"/>
    <w:rsid w:val="003F1B57"/>
    <w:rsid w:val="003F20E0"/>
    <w:rsid w:val="003F3302"/>
    <w:rsid w:val="003F3316"/>
    <w:rsid w:val="003F522A"/>
    <w:rsid w:val="003F588B"/>
    <w:rsid w:val="003F637D"/>
    <w:rsid w:val="003F71EA"/>
    <w:rsid w:val="003F7C5B"/>
    <w:rsid w:val="004000F1"/>
    <w:rsid w:val="00401476"/>
    <w:rsid w:val="004025B5"/>
    <w:rsid w:val="00402B73"/>
    <w:rsid w:val="00402E0A"/>
    <w:rsid w:val="00403548"/>
    <w:rsid w:val="00403B87"/>
    <w:rsid w:val="00403BCC"/>
    <w:rsid w:val="004040C6"/>
    <w:rsid w:val="0040424C"/>
    <w:rsid w:val="004049ED"/>
    <w:rsid w:val="0040533D"/>
    <w:rsid w:val="00405996"/>
    <w:rsid w:val="004068DB"/>
    <w:rsid w:val="004069A2"/>
    <w:rsid w:val="00407D35"/>
    <w:rsid w:val="0041015D"/>
    <w:rsid w:val="0041021D"/>
    <w:rsid w:val="0041075D"/>
    <w:rsid w:val="00410B48"/>
    <w:rsid w:val="00410C72"/>
    <w:rsid w:val="00410D73"/>
    <w:rsid w:val="00411634"/>
    <w:rsid w:val="00412E45"/>
    <w:rsid w:val="0041307D"/>
    <w:rsid w:val="00414398"/>
    <w:rsid w:val="00414F0F"/>
    <w:rsid w:val="00415486"/>
    <w:rsid w:val="004165B4"/>
    <w:rsid w:val="00416EA1"/>
    <w:rsid w:val="00417502"/>
    <w:rsid w:val="004206FD"/>
    <w:rsid w:val="0042096C"/>
    <w:rsid w:val="00420AEF"/>
    <w:rsid w:val="004219D6"/>
    <w:rsid w:val="00421F2D"/>
    <w:rsid w:val="0042343D"/>
    <w:rsid w:val="0042372C"/>
    <w:rsid w:val="00423951"/>
    <w:rsid w:val="00423A1A"/>
    <w:rsid w:val="004242CE"/>
    <w:rsid w:val="004243DE"/>
    <w:rsid w:val="004244D4"/>
    <w:rsid w:val="00424535"/>
    <w:rsid w:val="00424959"/>
    <w:rsid w:val="00424F75"/>
    <w:rsid w:val="0042502B"/>
    <w:rsid w:val="00425DAA"/>
    <w:rsid w:val="00426AF7"/>
    <w:rsid w:val="004273D9"/>
    <w:rsid w:val="00427A24"/>
    <w:rsid w:val="00430037"/>
    <w:rsid w:val="004302A6"/>
    <w:rsid w:val="00430853"/>
    <w:rsid w:val="00431142"/>
    <w:rsid w:val="004315CC"/>
    <w:rsid w:val="00431A3D"/>
    <w:rsid w:val="00431B04"/>
    <w:rsid w:val="00431E20"/>
    <w:rsid w:val="00431FB8"/>
    <w:rsid w:val="00432513"/>
    <w:rsid w:val="00432528"/>
    <w:rsid w:val="00432656"/>
    <w:rsid w:val="004327C5"/>
    <w:rsid w:val="00432801"/>
    <w:rsid w:val="004328D3"/>
    <w:rsid w:val="004329F7"/>
    <w:rsid w:val="004330EB"/>
    <w:rsid w:val="0043354E"/>
    <w:rsid w:val="004348CC"/>
    <w:rsid w:val="00434A0C"/>
    <w:rsid w:val="00434DE1"/>
    <w:rsid w:val="00435198"/>
    <w:rsid w:val="00436FFC"/>
    <w:rsid w:val="00440024"/>
    <w:rsid w:val="004403C8"/>
    <w:rsid w:val="004409EB"/>
    <w:rsid w:val="00440ABB"/>
    <w:rsid w:val="00440C97"/>
    <w:rsid w:val="00440E82"/>
    <w:rsid w:val="004414CD"/>
    <w:rsid w:val="00441CC5"/>
    <w:rsid w:val="00442559"/>
    <w:rsid w:val="00443042"/>
    <w:rsid w:val="00445580"/>
    <w:rsid w:val="0044579C"/>
    <w:rsid w:val="0044591E"/>
    <w:rsid w:val="0044594B"/>
    <w:rsid w:val="00446743"/>
    <w:rsid w:val="0044677C"/>
    <w:rsid w:val="004467C4"/>
    <w:rsid w:val="00446C69"/>
    <w:rsid w:val="00447A8B"/>
    <w:rsid w:val="00447C1C"/>
    <w:rsid w:val="00447D58"/>
    <w:rsid w:val="00451D33"/>
    <w:rsid w:val="00451FC2"/>
    <w:rsid w:val="00452D82"/>
    <w:rsid w:val="00452EBC"/>
    <w:rsid w:val="004531EC"/>
    <w:rsid w:val="00454275"/>
    <w:rsid w:val="00454305"/>
    <w:rsid w:val="0045434E"/>
    <w:rsid w:val="004543A7"/>
    <w:rsid w:val="00454671"/>
    <w:rsid w:val="00454C8E"/>
    <w:rsid w:val="00455C90"/>
    <w:rsid w:val="00455E6A"/>
    <w:rsid w:val="004566E5"/>
    <w:rsid w:val="00456772"/>
    <w:rsid w:val="00456F83"/>
    <w:rsid w:val="00457CDC"/>
    <w:rsid w:val="00460888"/>
    <w:rsid w:val="00461E00"/>
    <w:rsid w:val="004625D3"/>
    <w:rsid w:val="00462A26"/>
    <w:rsid w:val="00463DE1"/>
    <w:rsid w:val="00463F14"/>
    <w:rsid w:val="0046424E"/>
    <w:rsid w:val="00464A39"/>
    <w:rsid w:val="00465058"/>
    <w:rsid w:val="00465124"/>
    <w:rsid w:val="004652D6"/>
    <w:rsid w:val="004656DD"/>
    <w:rsid w:val="00466006"/>
    <w:rsid w:val="0046604C"/>
    <w:rsid w:val="004660A6"/>
    <w:rsid w:val="0046684A"/>
    <w:rsid w:val="00466A84"/>
    <w:rsid w:val="00466FEC"/>
    <w:rsid w:val="0046713E"/>
    <w:rsid w:val="0047032F"/>
    <w:rsid w:val="00470EB3"/>
    <w:rsid w:val="00471C24"/>
    <w:rsid w:val="004726B3"/>
    <w:rsid w:val="00473143"/>
    <w:rsid w:val="00474BB2"/>
    <w:rsid w:val="00475721"/>
    <w:rsid w:val="00476245"/>
    <w:rsid w:val="004766C2"/>
    <w:rsid w:val="00480446"/>
    <w:rsid w:val="00480461"/>
    <w:rsid w:val="0048157E"/>
    <w:rsid w:val="00481B2D"/>
    <w:rsid w:val="00482505"/>
    <w:rsid w:val="00482B45"/>
    <w:rsid w:val="0048347B"/>
    <w:rsid w:val="00483DD8"/>
    <w:rsid w:val="00483FE7"/>
    <w:rsid w:val="0048429F"/>
    <w:rsid w:val="00484707"/>
    <w:rsid w:val="00484830"/>
    <w:rsid w:val="00485078"/>
    <w:rsid w:val="00486019"/>
    <w:rsid w:val="00486914"/>
    <w:rsid w:val="0048760F"/>
    <w:rsid w:val="00490293"/>
    <w:rsid w:val="00490E8D"/>
    <w:rsid w:val="004919B8"/>
    <w:rsid w:val="004927D4"/>
    <w:rsid w:val="0049281A"/>
    <w:rsid w:val="0049290B"/>
    <w:rsid w:val="00492D45"/>
    <w:rsid w:val="00492D54"/>
    <w:rsid w:val="0049304B"/>
    <w:rsid w:val="00493664"/>
    <w:rsid w:val="00493CD1"/>
    <w:rsid w:val="004944DA"/>
    <w:rsid w:val="00495296"/>
    <w:rsid w:val="004953EF"/>
    <w:rsid w:val="00495DBC"/>
    <w:rsid w:val="00496C40"/>
    <w:rsid w:val="00496CD5"/>
    <w:rsid w:val="00496D41"/>
    <w:rsid w:val="00496EDB"/>
    <w:rsid w:val="00497154"/>
    <w:rsid w:val="00497576"/>
    <w:rsid w:val="0049798A"/>
    <w:rsid w:val="004A0688"/>
    <w:rsid w:val="004A2036"/>
    <w:rsid w:val="004A20F9"/>
    <w:rsid w:val="004A2646"/>
    <w:rsid w:val="004A2975"/>
    <w:rsid w:val="004A30E1"/>
    <w:rsid w:val="004A316B"/>
    <w:rsid w:val="004A36FB"/>
    <w:rsid w:val="004A4531"/>
    <w:rsid w:val="004A4ED1"/>
    <w:rsid w:val="004A58CD"/>
    <w:rsid w:val="004A5AA2"/>
    <w:rsid w:val="004A5C9D"/>
    <w:rsid w:val="004A5DF8"/>
    <w:rsid w:val="004A6F26"/>
    <w:rsid w:val="004A75AE"/>
    <w:rsid w:val="004A7920"/>
    <w:rsid w:val="004A798B"/>
    <w:rsid w:val="004B0A5B"/>
    <w:rsid w:val="004B0C6F"/>
    <w:rsid w:val="004B1366"/>
    <w:rsid w:val="004B155E"/>
    <w:rsid w:val="004B1894"/>
    <w:rsid w:val="004B19BE"/>
    <w:rsid w:val="004B2CDE"/>
    <w:rsid w:val="004B2E0A"/>
    <w:rsid w:val="004B2E80"/>
    <w:rsid w:val="004B30B8"/>
    <w:rsid w:val="004B342D"/>
    <w:rsid w:val="004B34F9"/>
    <w:rsid w:val="004B3ECE"/>
    <w:rsid w:val="004B540F"/>
    <w:rsid w:val="004B6064"/>
    <w:rsid w:val="004B6C66"/>
    <w:rsid w:val="004B6E8E"/>
    <w:rsid w:val="004B791B"/>
    <w:rsid w:val="004B7937"/>
    <w:rsid w:val="004B7B39"/>
    <w:rsid w:val="004B7BB3"/>
    <w:rsid w:val="004C015F"/>
    <w:rsid w:val="004C026E"/>
    <w:rsid w:val="004C069F"/>
    <w:rsid w:val="004C1677"/>
    <w:rsid w:val="004C1B48"/>
    <w:rsid w:val="004C1F81"/>
    <w:rsid w:val="004C262A"/>
    <w:rsid w:val="004C3035"/>
    <w:rsid w:val="004C367D"/>
    <w:rsid w:val="004C44F5"/>
    <w:rsid w:val="004C462C"/>
    <w:rsid w:val="004C4BF8"/>
    <w:rsid w:val="004C5250"/>
    <w:rsid w:val="004C5BB9"/>
    <w:rsid w:val="004C5C71"/>
    <w:rsid w:val="004C66B7"/>
    <w:rsid w:val="004C6A36"/>
    <w:rsid w:val="004C6C9B"/>
    <w:rsid w:val="004C6D5F"/>
    <w:rsid w:val="004C7307"/>
    <w:rsid w:val="004C7696"/>
    <w:rsid w:val="004C7BAA"/>
    <w:rsid w:val="004D0161"/>
    <w:rsid w:val="004D01CC"/>
    <w:rsid w:val="004D0BEE"/>
    <w:rsid w:val="004D166B"/>
    <w:rsid w:val="004D30F8"/>
    <w:rsid w:val="004D32AC"/>
    <w:rsid w:val="004D33D3"/>
    <w:rsid w:val="004D3F0A"/>
    <w:rsid w:val="004D4D48"/>
    <w:rsid w:val="004D4DA7"/>
    <w:rsid w:val="004D5CB4"/>
    <w:rsid w:val="004D6508"/>
    <w:rsid w:val="004D688B"/>
    <w:rsid w:val="004D6AAD"/>
    <w:rsid w:val="004D75A0"/>
    <w:rsid w:val="004D76A9"/>
    <w:rsid w:val="004D7CEF"/>
    <w:rsid w:val="004D7EB5"/>
    <w:rsid w:val="004E08CB"/>
    <w:rsid w:val="004E0CFD"/>
    <w:rsid w:val="004E1148"/>
    <w:rsid w:val="004E18E5"/>
    <w:rsid w:val="004E1993"/>
    <w:rsid w:val="004E1CEB"/>
    <w:rsid w:val="004E31A1"/>
    <w:rsid w:val="004E3D90"/>
    <w:rsid w:val="004E3E2E"/>
    <w:rsid w:val="004E4388"/>
    <w:rsid w:val="004E4EE5"/>
    <w:rsid w:val="004E52DD"/>
    <w:rsid w:val="004E56EB"/>
    <w:rsid w:val="004E79E7"/>
    <w:rsid w:val="004F00BB"/>
    <w:rsid w:val="004F0768"/>
    <w:rsid w:val="004F0ACA"/>
    <w:rsid w:val="004F13FF"/>
    <w:rsid w:val="004F25F6"/>
    <w:rsid w:val="004F37EF"/>
    <w:rsid w:val="004F3B4B"/>
    <w:rsid w:val="004F4BC8"/>
    <w:rsid w:val="004F5560"/>
    <w:rsid w:val="004F5868"/>
    <w:rsid w:val="004F5927"/>
    <w:rsid w:val="004F5D32"/>
    <w:rsid w:val="004F5D95"/>
    <w:rsid w:val="004F5DCB"/>
    <w:rsid w:val="0050027C"/>
    <w:rsid w:val="00500932"/>
    <w:rsid w:val="00500F59"/>
    <w:rsid w:val="0050105A"/>
    <w:rsid w:val="00501128"/>
    <w:rsid w:val="00501293"/>
    <w:rsid w:val="0050149E"/>
    <w:rsid w:val="005024D9"/>
    <w:rsid w:val="005036B2"/>
    <w:rsid w:val="005039A2"/>
    <w:rsid w:val="00503B6A"/>
    <w:rsid w:val="005044F7"/>
    <w:rsid w:val="0050451B"/>
    <w:rsid w:val="0050471B"/>
    <w:rsid w:val="00504820"/>
    <w:rsid w:val="00505985"/>
    <w:rsid w:val="00505DF4"/>
    <w:rsid w:val="00505E50"/>
    <w:rsid w:val="005063D8"/>
    <w:rsid w:val="005070C1"/>
    <w:rsid w:val="00507632"/>
    <w:rsid w:val="00507C44"/>
    <w:rsid w:val="00507DE9"/>
    <w:rsid w:val="0051028A"/>
    <w:rsid w:val="0051076B"/>
    <w:rsid w:val="0051093C"/>
    <w:rsid w:val="005120D2"/>
    <w:rsid w:val="00512232"/>
    <w:rsid w:val="00512A27"/>
    <w:rsid w:val="00513C80"/>
    <w:rsid w:val="00513EB8"/>
    <w:rsid w:val="00514670"/>
    <w:rsid w:val="00514721"/>
    <w:rsid w:val="00514EB9"/>
    <w:rsid w:val="00514F32"/>
    <w:rsid w:val="00515E5B"/>
    <w:rsid w:val="00516463"/>
    <w:rsid w:val="00520789"/>
    <w:rsid w:val="00520904"/>
    <w:rsid w:val="0052095D"/>
    <w:rsid w:val="00520A15"/>
    <w:rsid w:val="0052153A"/>
    <w:rsid w:val="00521610"/>
    <w:rsid w:val="005223C0"/>
    <w:rsid w:val="00522481"/>
    <w:rsid w:val="00522882"/>
    <w:rsid w:val="00522A07"/>
    <w:rsid w:val="00522E50"/>
    <w:rsid w:val="005231CA"/>
    <w:rsid w:val="00523AD9"/>
    <w:rsid w:val="0052401E"/>
    <w:rsid w:val="00524265"/>
    <w:rsid w:val="00524321"/>
    <w:rsid w:val="005247DC"/>
    <w:rsid w:val="00524A1C"/>
    <w:rsid w:val="0052539F"/>
    <w:rsid w:val="00525B71"/>
    <w:rsid w:val="00526CA0"/>
    <w:rsid w:val="00526DF7"/>
    <w:rsid w:val="005271BF"/>
    <w:rsid w:val="00527361"/>
    <w:rsid w:val="005275D7"/>
    <w:rsid w:val="0052777F"/>
    <w:rsid w:val="00527AC6"/>
    <w:rsid w:val="00527E4B"/>
    <w:rsid w:val="00527E59"/>
    <w:rsid w:val="005302FE"/>
    <w:rsid w:val="005304B3"/>
    <w:rsid w:val="00530A6A"/>
    <w:rsid w:val="00530F22"/>
    <w:rsid w:val="005311E0"/>
    <w:rsid w:val="00531C9F"/>
    <w:rsid w:val="00531D18"/>
    <w:rsid w:val="0053321E"/>
    <w:rsid w:val="00533232"/>
    <w:rsid w:val="0053332D"/>
    <w:rsid w:val="005338C1"/>
    <w:rsid w:val="00533BF5"/>
    <w:rsid w:val="00534676"/>
    <w:rsid w:val="005352CD"/>
    <w:rsid w:val="0053566A"/>
    <w:rsid w:val="00535B16"/>
    <w:rsid w:val="00535F14"/>
    <w:rsid w:val="0053621E"/>
    <w:rsid w:val="0053635E"/>
    <w:rsid w:val="00537294"/>
    <w:rsid w:val="0054097F"/>
    <w:rsid w:val="00540B62"/>
    <w:rsid w:val="00540DB1"/>
    <w:rsid w:val="00540EB4"/>
    <w:rsid w:val="00540F0A"/>
    <w:rsid w:val="00541247"/>
    <w:rsid w:val="005421B6"/>
    <w:rsid w:val="0054233A"/>
    <w:rsid w:val="00542555"/>
    <w:rsid w:val="005426CD"/>
    <w:rsid w:val="005429A0"/>
    <w:rsid w:val="00542CC3"/>
    <w:rsid w:val="00544C00"/>
    <w:rsid w:val="00544C89"/>
    <w:rsid w:val="005450CB"/>
    <w:rsid w:val="005450D0"/>
    <w:rsid w:val="00545437"/>
    <w:rsid w:val="005456B8"/>
    <w:rsid w:val="005464E5"/>
    <w:rsid w:val="0054658E"/>
    <w:rsid w:val="005467CB"/>
    <w:rsid w:val="00547313"/>
    <w:rsid w:val="005477D7"/>
    <w:rsid w:val="0054797A"/>
    <w:rsid w:val="00547E25"/>
    <w:rsid w:val="005507F4"/>
    <w:rsid w:val="005511C7"/>
    <w:rsid w:val="0055211A"/>
    <w:rsid w:val="00552A2A"/>
    <w:rsid w:val="00552DA8"/>
    <w:rsid w:val="00553254"/>
    <w:rsid w:val="00553EBD"/>
    <w:rsid w:val="005541AB"/>
    <w:rsid w:val="005544C4"/>
    <w:rsid w:val="00554944"/>
    <w:rsid w:val="00554DED"/>
    <w:rsid w:val="005554E7"/>
    <w:rsid w:val="005557AA"/>
    <w:rsid w:val="0055632C"/>
    <w:rsid w:val="00556859"/>
    <w:rsid w:val="00556B82"/>
    <w:rsid w:val="00556C76"/>
    <w:rsid w:val="00557378"/>
    <w:rsid w:val="005578EB"/>
    <w:rsid w:val="00557C6E"/>
    <w:rsid w:val="00560CDE"/>
    <w:rsid w:val="005617EA"/>
    <w:rsid w:val="0056183D"/>
    <w:rsid w:val="00561AA3"/>
    <w:rsid w:val="00561DBE"/>
    <w:rsid w:val="0056248A"/>
    <w:rsid w:val="00562703"/>
    <w:rsid w:val="00562CC3"/>
    <w:rsid w:val="00562F3C"/>
    <w:rsid w:val="00563064"/>
    <w:rsid w:val="005637E2"/>
    <w:rsid w:val="00564579"/>
    <w:rsid w:val="0056487E"/>
    <w:rsid w:val="005648B7"/>
    <w:rsid w:val="00564F49"/>
    <w:rsid w:val="00565C56"/>
    <w:rsid w:val="00565C83"/>
    <w:rsid w:val="00565DCA"/>
    <w:rsid w:val="00566013"/>
    <w:rsid w:val="005675C0"/>
    <w:rsid w:val="00567D95"/>
    <w:rsid w:val="005707CF"/>
    <w:rsid w:val="00570AFD"/>
    <w:rsid w:val="0057146D"/>
    <w:rsid w:val="0057150D"/>
    <w:rsid w:val="00571AD4"/>
    <w:rsid w:val="00571E54"/>
    <w:rsid w:val="005720E9"/>
    <w:rsid w:val="005722DE"/>
    <w:rsid w:val="00572710"/>
    <w:rsid w:val="0057294F"/>
    <w:rsid w:val="00572B0E"/>
    <w:rsid w:val="00572CD7"/>
    <w:rsid w:val="00572EE9"/>
    <w:rsid w:val="0057336A"/>
    <w:rsid w:val="0057393D"/>
    <w:rsid w:val="00574206"/>
    <w:rsid w:val="00574DD1"/>
    <w:rsid w:val="005757CC"/>
    <w:rsid w:val="0057592D"/>
    <w:rsid w:val="005768D1"/>
    <w:rsid w:val="005768EE"/>
    <w:rsid w:val="00580309"/>
    <w:rsid w:val="00580B58"/>
    <w:rsid w:val="00580BD4"/>
    <w:rsid w:val="0058180C"/>
    <w:rsid w:val="00581EDB"/>
    <w:rsid w:val="00582001"/>
    <w:rsid w:val="005839E4"/>
    <w:rsid w:val="00583B8F"/>
    <w:rsid w:val="00583C93"/>
    <w:rsid w:val="005841B2"/>
    <w:rsid w:val="0058507F"/>
    <w:rsid w:val="0058535B"/>
    <w:rsid w:val="00585DC5"/>
    <w:rsid w:val="00586382"/>
    <w:rsid w:val="005867D0"/>
    <w:rsid w:val="005869EC"/>
    <w:rsid w:val="005870C2"/>
    <w:rsid w:val="005871C4"/>
    <w:rsid w:val="0058748A"/>
    <w:rsid w:val="005900C4"/>
    <w:rsid w:val="00590608"/>
    <w:rsid w:val="00590BB6"/>
    <w:rsid w:val="00591100"/>
    <w:rsid w:val="005935ED"/>
    <w:rsid w:val="005939AF"/>
    <w:rsid w:val="00594062"/>
    <w:rsid w:val="00594268"/>
    <w:rsid w:val="00594910"/>
    <w:rsid w:val="00595408"/>
    <w:rsid w:val="005961FA"/>
    <w:rsid w:val="0059640B"/>
    <w:rsid w:val="00596880"/>
    <w:rsid w:val="0059771D"/>
    <w:rsid w:val="00597FD0"/>
    <w:rsid w:val="005A021B"/>
    <w:rsid w:val="005A0551"/>
    <w:rsid w:val="005A08F5"/>
    <w:rsid w:val="005A0E94"/>
    <w:rsid w:val="005A19DB"/>
    <w:rsid w:val="005A1D19"/>
    <w:rsid w:val="005A1D99"/>
    <w:rsid w:val="005A1EEB"/>
    <w:rsid w:val="005A2EE4"/>
    <w:rsid w:val="005A326F"/>
    <w:rsid w:val="005A3637"/>
    <w:rsid w:val="005A392C"/>
    <w:rsid w:val="005A3B53"/>
    <w:rsid w:val="005A3DEA"/>
    <w:rsid w:val="005A443F"/>
    <w:rsid w:val="005A4ED4"/>
    <w:rsid w:val="005A50FA"/>
    <w:rsid w:val="005A55B6"/>
    <w:rsid w:val="005A6216"/>
    <w:rsid w:val="005A7985"/>
    <w:rsid w:val="005B0074"/>
    <w:rsid w:val="005B0FA6"/>
    <w:rsid w:val="005B1D66"/>
    <w:rsid w:val="005B2655"/>
    <w:rsid w:val="005B2A2C"/>
    <w:rsid w:val="005B2E5D"/>
    <w:rsid w:val="005B3268"/>
    <w:rsid w:val="005B3297"/>
    <w:rsid w:val="005B3344"/>
    <w:rsid w:val="005B395A"/>
    <w:rsid w:val="005B41F6"/>
    <w:rsid w:val="005B4A15"/>
    <w:rsid w:val="005B4BAC"/>
    <w:rsid w:val="005B55B0"/>
    <w:rsid w:val="005B55FB"/>
    <w:rsid w:val="005B612F"/>
    <w:rsid w:val="005B67AE"/>
    <w:rsid w:val="005B72FA"/>
    <w:rsid w:val="005B780B"/>
    <w:rsid w:val="005B79DB"/>
    <w:rsid w:val="005B7C22"/>
    <w:rsid w:val="005C0422"/>
    <w:rsid w:val="005C0954"/>
    <w:rsid w:val="005C0C4A"/>
    <w:rsid w:val="005C0E36"/>
    <w:rsid w:val="005C0E8B"/>
    <w:rsid w:val="005C2972"/>
    <w:rsid w:val="005C2CE2"/>
    <w:rsid w:val="005C3A38"/>
    <w:rsid w:val="005C4677"/>
    <w:rsid w:val="005C47CA"/>
    <w:rsid w:val="005C5333"/>
    <w:rsid w:val="005C641C"/>
    <w:rsid w:val="005C69FC"/>
    <w:rsid w:val="005C6A73"/>
    <w:rsid w:val="005C7572"/>
    <w:rsid w:val="005C779A"/>
    <w:rsid w:val="005C7C89"/>
    <w:rsid w:val="005D016A"/>
    <w:rsid w:val="005D05FE"/>
    <w:rsid w:val="005D087D"/>
    <w:rsid w:val="005D2CDB"/>
    <w:rsid w:val="005D344C"/>
    <w:rsid w:val="005D3537"/>
    <w:rsid w:val="005D39CE"/>
    <w:rsid w:val="005D43DE"/>
    <w:rsid w:val="005D4782"/>
    <w:rsid w:val="005D4B63"/>
    <w:rsid w:val="005D5417"/>
    <w:rsid w:val="005D5D86"/>
    <w:rsid w:val="005D6661"/>
    <w:rsid w:val="005D69B2"/>
    <w:rsid w:val="005D6A70"/>
    <w:rsid w:val="005E0574"/>
    <w:rsid w:val="005E0689"/>
    <w:rsid w:val="005E1728"/>
    <w:rsid w:val="005E1D69"/>
    <w:rsid w:val="005E213B"/>
    <w:rsid w:val="005E28CE"/>
    <w:rsid w:val="005E2F63"/>
    <w:rsid w:val="005E3088"/>
    <w:rsid w:val="005E4859"/>
    <w:rsid w:val="005E4AAE"/>
    <w:rsid w:val="005E5995"/>
    <w:rsid w:val="005E5EF7"/>
    <w:rsid w:val="005E600F"/>
    <w:rsid w:val="005E6057"/>
    <w:rsid w:val="005E60F5"/>
    <w:rsid w:val="005E6D53"/>
    <w:rsid w:val="005E7191"/>
    <w:rsid w:val="005E73A8"/>
    <w:rsid w:val="005E7C60"/>
    <w:rsid w:val="005F083B"/>
    <w:rsid w:val="005F0F85"/>
    <w:rsid w:val="005F13FC"/>
    <w:rsid w:val="005F1684"/>
    <w:rsid w:val="005F168E"/>
    <w:rsid w:val="005F16B6"/>
    <w:rsid w:val="005F1954"/>
    <w:rsid w:val="005F24E7"/>
    <w:rsid w:val="005F2FF5"/>
    <w:rsid w:val="005F341E"/>
    <w:rsid w:val="005F3434"/>
    <w:rsid w:val="005F3A7A"/>
    <w:rsid w:val="005F4547"/>
    <w:rsid w:val="005F4DA7"/>
    <w:rsid w:val="005F523E"/>
    <w:rsid w:val="005F5DE1"/>
    <w:rsid w:val="005F632A"/>
    <w:rsid w:val="005F6AE2"/>
    <w:rsid w:val="005F7979"/>
    <w:rsid w:val="00600098"/>
    <w:rsid w:val="00600AE6"/>
    <w:rsid w:val="00601078"/>
    <w:rsid w:val="00601518"/>
    <w:rsid w:val="00601732"/>
    <w:rsid w:val="0060199F"/>
    <w:rsid w:val="00603123"/>
    <w:rsid w:val="006032F2"/>
    <w:rsid w:val="00603379"/>
    <w:rsid w:val="00603C46"/>
    <w:rsid w:val="00603D71"/>
    <w:rsid w:val="00604130"/>
    <w:rsid w:val="0060481A"/>
    <w:rsid w:val="00604980"/>
    <w:rsid w:val="00604FB8"/>
    <w:rsid w:val="006056E0"/>
    <w:rsid w:val="00605B76"/>
    <w:rsid w:val="00605CC2"/>
    <w:rsid w:val="00606561"/>
    <w:rsid w:val="00607D17"/>
    <w:rsid w:val="00610585"/>
    <w:rsid w:val="0061099F"/>
    <w:rsid w:val="00610DEF"/>
    <w:rsid w:val="00610F79"/>
    <w:rsid w:val="006111F2"/>
    <w:rsid w:val="006118D6"/>
    <w:rsid w:val="00611BFE"/>
    <w:rsid w:val="00612ED2"/>
    <w:rsid w:val="00613D9F"/>
    <w:rsid w:val="006140C1"/>
    <w:rsid w:val="00614199"/>
    <w:rsid w:val="0061469F"/>
    <w:rsid w:val="0061492F"/>
    <w:rsid w:val="00614BCC"/>
    <w:rsid w:val="00615253"/>
    <w:rsid w:val="00615822"/>
    <w:rsid w:val="006167AD"/>
    <w:rsid w:val="0061713F"/>
    <w:rsid w:val="006176A5"/>
    <w:rsid w:val="00620033"/>
    <w:rsid w:val="006201C0"/>
    <w:rsid w:val="0062061D"/>
    <w:rsid w:val="00620BDE"/>
    <w:rsid w:val="00620DF8"/>
    <w:rsid w:val="0062101D"/>
    <w:rsid w:val="006212A5"/>
    <w:rsid w:val="006225CB"/>
    <w:rsid w:val="0062311C"/>
    <w:rsid w:val="006243A2"/>
    <w:rsid w:val="00624FD6"/>
    <w:rsid w:val="00625004"/>
    <w:rsid w:val="00625283"/>
    <w:rsid w:val="00625CAB"/>
    <w:rsid w:val="00626139"/>
    <w:rsid w:val="006300D8"/>
    <w:rsid w:val="006301FF"/>
    <w:rsid w:val="0063037C"/>
    <w:rsid w:val="00631369"/>
    <w:rsid w:val="0063204A"/>
    <w:rsid w:val="00632764"/>
    <w:rsid w:val="00632E3E"/>
    <w:rsid w:val="00632F63"/>
    <w:rsid w:val="006345C3"/>
    <w:rsid w:val="00634B2A"/>
    <w:rsid w:val="00634EC8"/>
    <w:rsid w:val="00634FAC"/>
    <w:rsid w:val="00634FF4"/>
    <w:rsid w:val="00635A7A"/>
    <w:rsid w:val="00635BEC"/>
    <w:rsid w:val="00635D77"/>
    <w:rsid w:val="00636004"/>
    <w:rsid w:val="00636AD5"/>
    <w:rsid w:val="006372FC"/>
    <w:rsid w:val="00637754"/>
    <w:rsid w:val="00637CA5"/>
    <w:rsid w:val="00637E4A"/>
    <w:rsid w:val="006404EC"/>
    <w:rsid w:val="006406D7"/>
    <w:rsid w:val="006416B0"/>
    <w:rsid w:val="00641B48"/>
    <w:rsid w:val="00641CB4"/>
    <w:rsid w:val="00641FF9"/>
    <w:rsid w:val="00642130"/>
    <w:rsid w:val="00642684"/>
    <w:rsid w:val="00642C11"/>
    <w:rsid w:val="00642CF4"/>
    <w:rsid w:val="006436B4"/>
    <w:rsid w:val="00643A8A"/>
    <w:rsid w:val="00643AFE"/>
    <w:rsid w:val="0064479B"/>
    <w:rsid w:val="0064500F"/>
    <w:rsid w:val="0064507F"/>
    <w:rsid w:val="0064651B"/>
    <w:rsid w:val="00646E96"/>
    <w:rsid w:val="00647331"/>
    <w:rsid w:val="00647B0A"/>
    <w:rsid w:val="006500DC"/>
    <w:rsid w:val="006501B4"/>
    <w:rsid w:val="0065026F"/>
    <w:rsid w:val="00650AE0"/>
    <w:rsid w:val="0065106F"/>
    <w:rsid w:val="0065151A"/>
    <w:rsid w:val="006524EE"/>
    <w:rsid w:val="0065286C"/>
    <w:rsid w:val="006530C3"/>
    <w:rsid w:val="006532DF"/>
    <w:rsid w:val="006541E7"/>
    <w:rsid w:val="00654383"/>
    <w:rsid w:val="0065440F"/>
    <w:rsid w:val="0065453A"/>
    <w:rsid w:val="006545E9"/>
    <w:rsid w:val="006547BC"/>
    <w:rsid w:val="0065492B"/>
    <w:rsid w:val="006550FD"/>
    <w:rsid w:val="00655355"/>
    <w:rsid w:val="00655C4F"/>
    <w:rsid w:val="00655FEC"/>
    <w:rsid w:val="0065740D"/>
    <w:rsid w:val="006578D2"/>
    <w:rsid w:val="006601E8"/>
    <w:rsid w:val="00660768"/>
    <w:rsid w:val="00661BDB"/>
    <w:rsid w:val="0066398C"/>
    <w:rsid w:val="00664993"/>
    <w:rsid w:val="00664BC1"/>
    <w:rsid w:val="0066555D"/>
    <w:rsid w:val="00666027"/>
    <w:rsid w:val="006660E7"/>
    <w:rsid w:val="00666548"/>
    <w:rsid w:val="00666758"/>
    <w:rsid w:val="00667CC2"/>
    <w:rsid w:val="00667EB3"/>
    <w:rsid w:val="0067002C"/>
    <w:rsid w:val="006702D4"/>
    <w:rsid w:val="00670F82"/>
    <w:rsid w:val="00670FC5"/>
    <w:rsid w:val="006715F8"/>
    <w:rsid w:val="00673E80"/>
    <w:rsid w:val="00674709"/>
    <w:rsid w:val="0067498B"/>
    <w:rsid w:val="00674EC3"/>
    <w:rsid w:val="00675306"/>
    <w:rsid w:val="006757E1"/>
    <w:rsid w:val="00677352"/>
    <w:rsid w:val="006778D5"/>
    <w:rsid w:val="00677ECA"/>
    <w:rsid w:val="006801D4"/>
    <w:rsid w:val="00680230"/>
    <w:rsid w:val="006808B1"/>
    <w:rsid w:val="006813C1"/>
    <w:rsid w:val="00681C76"/>
    <w:rsid w:val="00682217"/>
    <w:rsid w:val="006825E0"/>
    <w:rsid w:val="006828F9"/>
    <w:rsid w:val="00682F11"/>
    <w:rsid w:val="00683128"/>
    <w:rsid w:val="006837A6"/>
    <w:rsid w:val="006839B4"/>
    <w:rsid w:val="00683C73"/>
    <w:rsid w:val="00683C94"/>
    <w:rsid w:val="00684108"/>
    <w:rsid w:val="0068575F"/>
    <w:rsid w:val="00686378"/>
    <w:rsid w:val="00686C0F"/>
    <w:rsid w:val="00687721"/>
    <w:rsid w:val="00690444"/>
    <w:rsid w:val="00690482"/>
    <w:rsid w:val="00690EC4"/>
    <w:rsid w:val="00691702"/>
    <w:rsid w:val="00692002"/>
    <w:rsid w:val="006924F6"/>
    <w:rsid w:val="00693538"/>
    <w:rsid w:val="00693C09"/>
    <w:rsid w:val="006940AE"/>
    <w:rsid w:val="00694D9D"/>
    <w:rsid w:val="00695D80"/>
    <w:rsid w:val="00695F22"/>
    <w:rsid w:val="00696700"/>
    <w:rsid w:val="00696976"/>
    <w:rsid w:val="00696BDD"/>
    <w:rsid w:val="00696C4C"/>
    <w:rsid w:val="00697538"/>
    <w:rsid w:val="006A0372"/>
    <w:rsid w:val="006A053D"/>
    <w:rsid w:val="006A13E5"/>
    <w:rsid w:val="006A16B0"/>
    <w:rsid w:val="006A2325"/>
    <w:rsid w:val="006A2940"/>
    <w:rsid w:val="006A36B8"/>
    <w:rsid w:val="006A4518"/>
    <w:rsid w:val="006A5021"/>
    <w:rsid w:val="006A512C"/>
    <w:rsid w:val="006A547C"/>
    <w:rsid w:val="006A57BD"/>
    <w:rsid w:val="006A5C0D"/>
    <w:rsid w:val="006A6E75"/>
    <w:rsid w:val="006A713B"/>
    <w:rsid w:val="006A7769"/>
    <w:rsid w:val="006B0F14"/>
    <w:rsid w:val="006B1EA3"/>
    <w:rsid w:val="006B2A91"/>
    <w:rsid w:val="006B363E"/>
    <w:rsid w:val="006B422E"/>
    <w:rsid w:val="006B4665"/>
    <w:rsid w:val="006B46A3"/>
    <w:rsid w:val="006B49B0"/>
    <w:rsid w:val="006B4A1F"/>
    <w:rsid w:val="006B537C"/>
    <w:rsid w:val="006B53CB"/>
    <w:rsid w:val="006B5886"/>
    <w:rsid w:val="006B5D74"/>
    <w:rsid w:val="006B5F73"/>
    <w:rsid w:val="006B6669"/>
    <w:rsid w:val="006B67E6"/>
    <w:rsid w:val="006B696F"/>
    <w:rsid w:val="006B7EBD"/>
    <w:rsid w:val="006C053A"/>
    <w:rsid w:val="006C0642"/>
    <w:rsid w:val="006C06B8"/>
    <w:rsid w:val="006C0848"/>
    <w:rsid w:val="006C13F8"/>
    <w:rsid w:val="006C2283"/>
    <w:rsid w:val="006C2687"/>
    <w:rsid w:val="006C27AD"/>
    <w:rsid w:val="006C2FC4"/>
    <w:rsid w:val="006C348A"/>
    <w:rsid w:val="006C3EB0"/>
    <w:rsid w:val="006C415A"/>
    <w:rsid w:val="006C41BA"/>
    <w:rsid w:val="006C4507"/>
    <w:rsid w:val="006C5961"/>
    <w:rsid w:val="006C5B4E"/>
    <w:rsid w:val="006C6461"/>
    <w:rsid w:val="006C6E5A"/>
    <w:rsid w:val="006C7150"/>
    <w:rsid w:val="006C7CB0"/>
    <w:rsid w:val="006D12C7"/>
    <w:rsid w:val="006D180B"/>
    <w:rsid w:val="006D1CB3"/>
    <w:rsid w:val="006D22BF"/>
    <w:rsid w:val="006D289F"/>
    <w:rsid w:val="006D2B36"/>
    <w:rsid w:val="006D2B6D"/>
    <w:rsid w:val="006D31CD"/>
    <w:rsid w:val="006D3B5A"/>
    <w:rsid w:val="006D5404"/>
    <w:rsid w:val="006D5AC9"/>
    <w:rsid w:val="006D606E"/>
    <w:rsid w:val="006D6684"/>
    <w:rsid w:val="006D67E5"/>
    <w:rsid w:val="006D6BB5"/>
    <w:rsid w:val="006D6BD1"/>
    <w:rsid w:val="006D6CEC"/>
    <w:rsid w:val="006D6E60"/>
    <w:rsid w:val="006D7062"/>
    <w:rsid w:val="006D717D"/>
    <w:rsid w:val="006D748D"/>
    <w:rsid w:val="006E07D7"/>
    <w:rsid w:val="006E0C74"/>
    <w:rsid w:val="006E0E57"/>
    <w:rsid w:val="006E1928"/>
    <w:rsid w:val="006E21E9"/>
    <w:rsid w:val="006E5635"/>
    <w:rsid w:val="006E5BFA"/>
    <w:rsid w:val="006E6382"/>
    <w:rsid w:val="006E6E0E"/>
    <w:rsid w:val="006E70B7"/>
    <w:rsid w:val="006F0873"/>
    <w:rsid w:val="006F0990"/>
    <w:rsid w:val="006F10FE"/>
    <w:rsid w:val="006F1728"/>
    <w:rsid w:val="006F1C52"/>
    <w:rsid w:val="006F2103"/>
    <w:rsid w:val="006F22EB"/>
    <w:rsid w:val="006F23DE"/>
    <w:rsid w:val="006F3349"/>
    <w:rsid w:val="006F35A4"/>
    <w:rsid w:val="006F35C7"/>
    <w:rsid w:val="006F3B69"/>
    <w:rsid w:val="006F421D"/>
    <w:rsid w:val="006F50F5"/>
    <w:rsid w:val="006F57AB"/>
    <w:rsid w:val="006F62BA"/>
    <w:rsid w:val="006F7213"/>
    <w:rsid w:val="006F76C3"/>
    <w:rsid w:val="00700240"/>
    <w:rsid w:val="00701C1D"/>
    <w:rsid w:val="00702987"/>
    <w:rsid w:val="00702CDC"/>
    <w:rsid w:val="007033E9"/>
    <w:rsid w:val="0070394E"/>
    <w:rsid w:val="00703C07"/>
    <w:rsid w:val="00703CB8"/>
    <w:rsid w:val="00704759"/>
    <w:rsid w:val="007050DC"/>
    <w:rsid w:val="007052E1"/>
    <w:rsid w:val="0070546A"/>
    <w:rsid w:val="0070589B"/>
    <w:rsid w:val="00705D88"/>
    <w:rsid w:val="0070646C"/>
    <w:rsid w:val="007066A8"/>
    <w:rsid w:val="007068FB"/>
    <w:rsid w:val="00706A48"/>
    <w:rsid w:val="00706E9E"/>
    <w:rsid w:val="0070744B"/>
    <w:rsid w:val="00707A8D"/>
    <w:rsid w:val="00707ECB"/>
    <w:rsid w:val="007102F4"/>
    <w:rsid w:val="00710602"/>
    <w:rsid w:val="00711B10"/>
    <w:rsid w:val="007123EA"/>
    <w:rsid w:val="007124D9"/>
    <w:rsid w:val="007126C7"/>
    <w:rsid w:val="00713208"/>
    <w:rsid w:val="00713B4F"/>
    <w:rsid w:val="00713E9F"/>
    <w:rsid w:val="00714229"/>
    <w:rsid w:val="00715CCC"/>
    <w:rsid w:val="00715D68"/>
    <w:rsid w:val="00716114"/>
    <w:rsid w:val="00716377"/>
    <w:rsid w:val="0071695D"/>
    <w:rsid w:val="00716A88"/>
    <w:rsid w:val="00717E64"/>
    <w:rsid w:val="0072005F"/>
    <w:rsid w:val="00720163"/>
    <w:rsid w:val="00720A12"/>
    <w:rsid w:val="00720B24"/>
    <w:rsid w:val="0072171F"/>
    <w:rsid w:val="007217BA"/>
    <w:rsid w:val="00722024"/>
    <w:rsid w:val="007220C4"/>
    <w:rsid w:val="00722850"/>
    <w:rsid w:val="00722CD9"/>
    <w:rsid w:val="00722CDB"/>
    <w:rsid w:val="00723635"/>
    <w:rsid w:val="00723A4A"/>
    <w:rsid w:val="00724060"/>
    <w:rsid w:val="007244F9"/>
    <w:rsid w:val="00724984"/>
    <w:rsid w:val="00724F86"/>
    <w:rsid w:val="00725443"/>
    <w:rsid w:val="00725B6A"/>
    <w:rsid w:val="00726101"/>
    <w:rsid w:val="0072734C"/>
    <w:rsid w:val="00727608"/>
    <w:rsid w:val="0072771E"/>
    <w:rsid w:val="007305F6"/>
    <w:rsid w:val="00730705"/>
    <w:rsid w:val="00730D1F"/>
    <w:rsid w:val="00731011"/>
    <w:rsid w:val="00731EF0"/>
    <w:rsid w:val="00731FEA"/>
    <w:rsid w:val="00732EF5"/>
    <w:rsid w:val="007337CB"/>
    <w:rsid w:val="007346A3"/>
    <w:rsid w:val="007348CB"/>
    <w:rsid w:val="00734A8B"/>
    <w:rsid w:val="00734A94"/>
    <w:rsid w:val="00734BB7"/>
    <w:rsid w:val="00734D0B"/>
    <w:rsid w:val="00734D16"/>
    <w:rsid w:val="00735C33"/>
    <w:rsid w:val="00736633"/>
    <w:rsid w:val="0073673E"/>
    <w:rsid w:val="00736CD7"/>
    <w:rsid w:val="007370E9"/>
    <w:rsid w:val="0073788A"/>
    <w:rsid w:val="00737F48"/>
    <w:rsid w:val="00740901"/>
    <w:rsid w:val="00740AF8"/>
    <w:rsid w:val="007410EC"/>
    <w:rsid w:val="007410FE"/>
    <w:rsid w:val="00741707"/>
    <w:rsid w:val="0074364D"/>
    <w:rsid w:val="00743B5B"/>
    <w:rsid w:val="00744DCA"/>
    <w:rsid w:val="007450C3"/>
    <w:rsid w:val="007459A7"/>
    <w:rsid w:val="0074691A"/>
    <w:rsid w:val="00746DAB"/>
    <w:rsid w:val="007472DE"/>
    <w:rsid w:val="00747331"/>
    <w:rsid w:val="007475DB"/>
    <w:rsid w:val="0074782A"/>
    <w:rsid w:val="00747870"/>
    <w:rsid w:val="00747A59"/>
    <w:rsid w:val="00747D83"/>
    <w:rsid w:val="00750185"/>
    <w:rsid w:val="0075065E"/>
    <w:rsid w:val="00750742"/>
    <w:rsid w:val="00750AEA"/>
    <w:rsid w:val="00751539"/>
    <w:rsid w:val="00751F7A"/>
    <w:rsid w:val="00752E73"/>
    <w:rsid w:val="007533DE"/>
    <w:rsid w:val="00754A90"/>
    <w:rsid w:val="00755C8A"/>
    <w:rsid w:val="00755EB9"/>
    <w:rsid w:val="00756C86"/>
    <w:rsid w:val="00756E4F"/>
    <w:rsid w:val="0075704F"/>
    <w:rsid w:val="00757C38"/>
    <w:rsid w:val="00757F6C"/>
    <w:rsid w:val="007603D8"/>
    <w:rsid w:val="00760938"/>
    <w:rsid w:val="00761E07"/>
    <w:rsid w:val="007625EB"/>
    <w:rsid w:val="0076269D"/>
    <w:rsid w:val="00762798"/>
    <w:rsid w:val="00762B0B"/>
    <w:rsid w:val="0076356B"/>
    <w:rsid w:val="007639D5"/>
    <w:rsid w:val="00763CEF"/>
    <w:rsid w:val="0076587F"/>
    <w:rsid w:val="00766170"/>
    <w:rsid w:val="007674CF"/>
    <w:rsid w:val="00767A28"/>
    <w:rsid w:val="00767BE1"/>
    <w:rsid w:val="00767BED"/>
    <w:rsid w:val="007703A9"/>
    <w:rsid w:val="00770BE6"/>
    <w:rsid w:val="0077297B"/>
    <w:rsid w:val="00772B00"/>
    <w:rsid w:val="00773480"/>
    <w:rsid w:val="00774164"/>
    <w:rsid w:val="0077462C"/>
    <w:rsid w:val="007747E6"/>
    <w:rsid w:val="00774F35"/>
    <w:rsid w:val="0077505F"/>
    <w:rsid w:val="0077566C"/>
    <w:rsid w:val="00776687"/>
    <w:rsid w:val="00776B05"/>
    <w:rsid w:val="00776B40"/>
    <w:rsid w:val="00777AED"/>
    <w:rsid w:val="00780314"/>
    <w:rsid w:val="007803A1"/>
    <w:rsid w:val="007803D8"/>
    <w:rsid w:val="00780848"/>
    <w:rsid w:val="00780D8E"/>
    <w:rsid w:val="007812EC"/>
    <w:rsid w:val="007812F7"/>
    <w:rsid w:val="007823B9"/>
    <w:rsid w:val="00782C2A"/>
    <w:rsid w:val="00783659"/>
    <w:rsid w:val="00783940"/>
    <w:rsid w:val="00783C96"/>
    <w:rsid w:val="00783E74"/>
    <w:rsid w:val="007845FE"/>
    <w:rsid w:val="00784C50"/>
    <w:rsid w:val="007856D5"/>
    <w:rsid w:val="00786817"/>
    <w:rsid w:val="00786827"/>
    <w:rsid w:val="00790821"/>
    <w:rsid w:val="00790D2E"/>
    <w:rsid w:val="007913CB"/>
    <w:rsid w:val="0079256B"/>
    <w:rsid w:val="007925C6"/>
    <w:rsid w:val="00792AB5"/>
    <w:rsid w:val="0079311E"/>
    <w:rsid w:val="0079377F"/>
    <w:rsid w:val="007948AD"/>
    <w:rsid w:val="00794B60"/>
    <w:rsid w:val="00794C16"/>
    <w:rsid w:val="00795204"/>
    <w:rsid w:val="007953CF"/>
    <w:rsid w:val="007956E0"/>
    <w:rsid w:val="007957D0"/>
    <w:rsid w:val="00795FA2"/>
    <w:rsid w:val="00796425"/>
    <w:rsid w:val="00796820"/>
    <w:rsid w:val="007978F1"/>
    <w:rsid w:val="00797A5F"/>
    <w:rsid w:val="00797A77"/>
    <w:rsid w:val="007A1242"/>
    <w:rsid w:val="007A2470"/>
    <w:rsid w:val="007A27C6"/>
    <w:rsid w:val="007A366A"/>
    <w:rsid w:val="007A36F3"/>
    <w:rsid w:val="007A3998"/>
    <w:rsid w:val="007A49D2"/>
    <w:rsid w:val="007A4E16"/>
    <w:rsid w:val="007A5021"/>
    <w:rsid w:val="007A60E5"/>
    <w:rsid w:val="007A693D"/>
    <w:rsid w:val="007A70A0"/>
    <w:rsid w:val="007A769D"/>
    <w:rsid w:val="007B0C63"/>
    <w:rsid w:val="007B0E21"/>
    <w:rsid w:val="007B100B"/>
    <w:rsid w:val="007B2431"/>
    <w:rsid w:val="007B3E6D"/>
    <w:rsid w:val="007B469C"/>
    <w:rsid w:val="007B57F3"/>
    <w:rsid w:val="007B67E8"/>
    <w:rsid w:val="007B69BC"/>
    <w:rsid w:val="007B72C2"/>
    <w:rsid w:val="007C01E5"/>
    <w:rsid w:val="007C0691"/>
    <w:rsid w:val="007C18B5"/>
    <w:rsid w:val="007C1B51"/>
    <w:rsid w:val="007C231E"/>
    <w:rsid w:val="007C25E3"/>
    <w:rsid w:val="007C2733"/>
    <w:rsid w:val="007C2957"/>
    <w:rsid w:val="007C2AB0"/>
    <w:rsid w:val="007C30E1"/>
    <w:rsid w:val="007C313A"/>
    <w:rsid w:val="007C359C"/>
    <w:rsid w:val="007C390C"/>
    <w:rsid w:val="007C3B2D"/>
    <w:rsid w:val="007C3FB6"/>
    <w:rsid w:val="007C4E14"/>
    <w:rsid w:val="007C5247"/>
    <w:rsid w:val="007C6024"/>
    <w:rsid w:val="007C6483"/>
    <w:rsid w:val="007C6803"/>
    <w:rsid w:val="007C7B86"/>
    <w:rsid w:val="007D02A5"/>
    <w:rsid w:val="007D0B98"/>
    <w:rsid w:val="007D0F4F"/>
    <w:rsid w:val="007D2427"/>
    <w:rsid w:val="007D27D9"/>
    <w:rsid w:val="007D2E70"/>
    <w:rsid w:val="007D3ADB"/>
    <w:rsid w:val="007D3C29"/>
    <w:rsid w:val="007D4674"/>
    <w:rsid w:val="007D4D2F"/>
    <w:rsid w:val="007D52AB"/>
    <w:rsid w:val="007D54C0"/>
    <w:rsid w:val="007D5E67"/>
    <w:rsid w:val="007D6E97"/>
    <w:rsid w:val="007D7483"/>
    <w:rsid w:val="007D7807"/>
    <w:rsid w:val="007D7AE9"/>
    <w:rsid w:val="007E0607"/>
    <w:rsid w:val="007E0A67"/>
    <w:rsid w:val="007E23A4"/>
    <w:rsid w:val="007E2501"/>
    <w:rsid w:val="007E2C88"/>
    <w:rsid w:val="007E32F2"/>
    <w:rsid w:val="007E3CA5"/>
    <w:rsid w:val="007E3D8F"/>
    <w:rsid w:val="007E41EC"/>
    <w:rsid w:val="007E4B97"/>
    <w:rsid w:val="007E4FB6"/>
    <w:rsid w:val="007E5678"/>
    <w:rsid w:val="007E5F6D"/>
    <w:rsid w:val="007E6411"/>
    <w:rsid w:val="007E6735"/>
    <w:rsid w:val="007E6D84"/>
    <w:rsid w:val="007F03E0"/>
    <w:rsid w:val="007F0A3B"/>
    <w:rsid w:val="007F0B39"/>
    <w:rsid w:val="007F16EE"/>
    <w:rsid w:val="007F19D5"/>
    <w:rsid w:val="007F2672"/>
    <w:rsid w:val="007F26A3"/>
    <w:rsid w:val="007F289F"/>
    <w:rsid w:val="007F2E59"/>
    <w:rsid w:val="007F2EC0"/>
    <w:rsid w:val="007F30B1"/>
    <w:rsid w:val="007F3244"/>
    <w:rsid w:val="007F33E9"/>
    <w:rsid w:val="007F34EA"/>
    <w:rsid w:val="007F4137"/>
    <w:rsid w:val="007F4FCA"/>
    <w:rsid w:val="007F5275"/>
    <w:rsid w:val="007F5C3B"/>
    <w:rsid w:val="007F6323"/>
    <w:rsid w:val="007F6475"/>
    <w:rsid w:val="007F6DD0"/>
    <w:rsid w:val="007F7FF6"/>
    <w:rsid w:val="00800400"/>
    <w:rsid w:val="0080045E"/>
    <w:rsid w:val="00800AD3"/>
    <w:rsid w:val="00802069"/>
    <w:rsid w:val="0080230F"/>
    <w:rsid w:val="00802977"/>
    <w:rsid w:val="00802F25"/>
    <w:rsid w:val="00803467"/>
    <w:rsid w:val="00803B0F"/>
    <w:rsid w:val="00804C27"/>
    <w:rsid w:val="008063EC"/>
    <w:rsid w:val="0081002A"/>
    <w:rsid w:val="00810A5E"/>
    <w:rsid w:val="00810A7D"/>
    <w:rsid w:val="00810D15"/>
    <w:rsid w:val="00810E82"/>
    <w:rsid w:val="00811157"/>
    <w:rsid w:val="008112A5"/>
    <w:rsid w:val="008113C5"/>
    <w:rsid w:val="008115FE"/>
    <w:rsid w:val="008120DA"/>
    <w:rsid w:val="0081225F"/>
    <w:rsid w:val="00813A78"/>
    <w:rsid w:val="00813E94"/>
    <w:rsid w:val="0081431E"/>
    <w:rsid w:val="008143F1"/>
    <w:rsid w:val="008147B1"/>
    <w:rsid w:val="0081491D"/>
    <w:rsid w:val="00814927"/>
    <w:rsid w:val="00814ABA"/>
    <w:rsid w:val="008155E9"/>
    <w:rsid w:val="00815A38"/>
    <w:rsid w:val="00815E15"/>
    <w:rsid w:val="008161DD"/>
    <w:rsid w:val="00816F5E"/>
    <w:rsid w:val="00817118"/>
    <w:rsid w:val="008173E5"/>
    <w:rsid w:val="00817695"/>
    <w:rsid w:val="00817837"/>
    <w:rsid w:val="008204EB"/>
    <w:rsid w:val="0082068A"/>
    <w:rsid w:val="00820DB0"/>
    <w:rsid w:val="00821377"/>
    <w:rsid w:val="00821A94"/>
    <w:rsid w:val="00821FC8"/>
    <w:rsid w:val="00821FD7"/>
    <w:rsid w:val="00822204"/>
    <w:rsid w:val="00822640"/>
    <w:rsid w:val="00822923"/>
    <w:rsid w:val="00822F86"/>
    <w:rsid w:val="0082373F"/>
    <w:rsid w:val="00823868"/>
    <w:rsid w:val="00823909"/>
    <w:rsid w:val="00824B3F"/>
    <w:rsid w:val="0082523B"/>
    <w:rsid w:val="0082682C"/>
    <w:rsid w:val="0082683B"/>
    <w:rsid w:val="00826899"/>
    <w:rsid w:val="00827433"/>
    <w:rsid w:val="00827795"/>
    <w:rsid w:val="00827A91"/>
    <w:rsid w:val="00827BD2"/>
    <w:rsid w:val="0083013F"/>
    <w:rsid w:val="00830889"/>
    <w:rsid w:val="00830ACA"/>
    <w:rsid w:val="00830C3C"/>
    <w:rsid w:val="00830F35"/>
    <w:rsid w:val="008318A8"/>
    <w:rsid w:val="00831953"/>
    <w:rsid w:val="00831D9E"/>
    <w:rsid w:val="00831F7E"/>
    <w:rsid w:val="00832045"/>
    <w:rsid w:val="008325B4"/>
    <w:rsid w:val="00832F5D"/>
    <w:rsid w:val="00833191"/>
    <w:rsid w:val="00833310"/>
    <w:rsid w:val="0083348C"/>
    <w:rsid w:val="00833E36"/>
    <w:rsid w:val="00834CF3"/>
    <w:rsid w:val="00834D1D"/>
    <w:rsid w:val="00836B41"/>
    <w:rsid w:val="00836EF9"/>
    <w:rsid w:val="0083769A"/>
    <w:rsid w:val="00837949"/>
    <w:rsid w:val="00837EE0"/>
    <w:rsid w:val="0084021A"/>
    <w:rsid w:val="00840407"/>
    <w:rsid w:val="00841FD3"/>
    <w:rsid w:val="008427BE"/>
    <w:rsid w:val="00843430"/>
    <w:rsid w:val="00843961"/>
    <w:rsid w:val="00843985"/>
    <w:rsid w:val="0084432F"/>
    <w:rsid w:val="0084465A"/>
    <w:rsid w:val="00844A4A"/>
    <w:rsid w:val="00844C31"/>
    <w:rsid w:val="00845908"/>
    <w:rsid w:val="008467DF"/>
    <w:rsid w:val="0084720A"/>
    <w:rsid w:val="008479FC"/>
    <w:rsid w:val="00847C73"/>
    <w:rsid w:val="00847E6E"/>
    <w:rsid w:val="00847EB8"/>
    <w:rsid w:val="00850247"/>
    <w:rsid w:val="00850D1B"/>
    <w:rsid w:val="00850D8A"/>
    <w:rsid w:val="00851934"/>
    <w:rsid w:val="00851FF1"/>
    <w:rsid w:val="0085294D"/>
    <w:rsid w:val="008529DB"/>
    <w:rsid w:val="00852F7D"/>
    <w:rsid w:val="008532FE"/>
    <w:rsid w:val="008538DE"/>
    <w:rsid w:val="00853C1F"/>
    <w:rsid w:val="008557FF"/>
    <w:rsid w:val="0085610B"/>
    <w:rsid w:val="00856441"/>
    <w:rsid w:val="00856458"/>
    <w:rsid w:val="00856C46"/>
    <w:rsid w:val="00856D05"/>
    <w:rsid w:val="00856E4F"/>
    <w:rsid w:val="00856FB1"/>
    <w:rsid w:val="008605A2"/>
    <w:rsid w:val="0086101F"/>
    <w:rsid w:val="00861F74"/>
    <w:rsid w:val="008626AE"/>
    <w:rsid w:val="00862CF8"/>
    <w:rsid w:val="008638A6"/>
    <w:rsid w:val="00863C26"/>
    <w:rsid w:val="0086484F"/>
    <w:rsid w:val="008649B4"/>
    <w:rsid w:val="00864B1D"/>
    <w:rsid w:val="00866853"/>
    <w:rsid w:val="00867240"/>
    <w:rsid w:val="00867258"/>
    <w:rsid w:val="008676E6"/>
    <w:rsid w:val="008676FC"/>
    <w:rsid w:val="008709EE"/>
    <w:rsid w:val="00870AC2"/>
    <w:rsid w:val="00870D42"/>
    <w:rsid w:val="008714FD"/>
    <w:rsid w:val="00871CD2"/>
    <w:rsid w:val="0087251F"/>
    <w:rsid w:val="00872988"/>
    <w:rsid w:val="00872A42"/>
    <w:rsid w:val="0087325B"/>
    <w:rsid w:val="0087346D"/>
    <w:rsid w:val="00873B9F"/>
    <w:rsid w:val="00874BE4"/>
    <w:rsid w:val="0087537A"/>
    <w:rsid w:val="0087539D"/>
    <w:rsid w:val="00875C6F"/>
    <w:rsid w:val="008766F1"/>
    <w:rsid w:val="00880205"/>
    <w:rsid w:val="00880BE9"/>
    <w:rsid w:val="00881995"/>
    <w:rsid w:val="008820DD"/>
    <w:rsid w:val="008837D8"/>
    <w:rsid w:val="00883DCC"/>
    <w:rsid w:val="0088411E"/>
    <w:rsid w:val="00884134"/>
    <w:rsid w:val="00884497"/>
    <w:rsid w:val="00885C26"/>
    <w:rsid w:val="008865BC"/>
    <w:rsid w:val="00886668"/>
    <w:rsid w:val="00886C5D"/>
    <w:rsid w:val="008873AB"/>
    <w:rsid w:val="0088747B"/>
    <w:rsid w:val="008875F4"/>
    <w:rsid w:val="00887B1C"/>
    <w:rsid w:val="00887B88"/>
    <w:rsid w:val="008915E1"/>
    <w:rsid w:val="00892256"/>
    <w:rsid w:val="00892341"/>
    <w:rsid w:val="0089371A"/>
    <w:rsid w:val="0089386D"/>
    <w:rsid w:val="0089549D"/>
    <w:rsid w:val="00895C93"/>
    <w:rsid w:val="0089620E"/>
    <w:rsid w:val="00896D9C"/>
    <w:rsid w:val="0089794B"/>
    <w:rsid w:val="008A00A8"/>
    <w:rsid w:val="008A017A"/>
    <w:rsid w:val="008A0804"/>
    <w:rsid w:val="008A11A7"/>
    <w:rsid w:val="008A13C0"/>
    <w:rsid w:val="008A150E"/>
    <w:rsid w:val="008A3028"/>
    <w:rsid w:val="008A31F4"/>
    <w:rsid w:val="008A33A5"/>
    <w:rsid w:val="008A3666"/>
    <w:rsid w:val="008A39AD"/>
    <w:rsid w:val="008A3F6B"/>
    <w:rsid w:val="008A4109"/>
    <w:rsid w:val="008A45DC"/>
    <w:rsid w:val="008A464B"/>
    <w:rsid w:val="008A47F2"/>
    <w:rsid w:val="008A57C6"/>
    <w:rsid w:val="008A5AB4"/>
    <w:rsid w:val="008A6EF7"/>
    <w:rsid w:val="008A7945"/>
    <w:rsid w:val="008A7BC5"/>
    <w:rsid w:val="008B0397"/>
    <w:rsid w:val="008B0935"/>
    <w:rsid w:val="008B0B84"/>
    <w:rsid w:val="008B0F05"/>
    <w:rsid w:val="008B114B"/>
    <w:rsid w:val="008B1291"/>
    <w:rsid w:val="008B180A"/>
    <w:rsid w:val="008B305E"/>
    <w:rsid w:val="008B350D"/>
    <w:rsid w:val="008B3C8E"/>
    <w:rsid w:val="008B4574"/>
    <w:rsid w:val="008B514A"/>
    <w:rsid w:val="008B5CA5"/>
    <w:rsid w:val="008B65BD"/>
    <w:rsid w:val="008B7BD5"/>
    <w:rsid w:val="008B7C7E"/>
    <w:rsid w:val="008B7D45"/>
    <w:rsid w:val="008B7DDD"/>
    <w:rsid w:val="008C0455"/>
    <w:rsid w:val="008C1220"/>
    <w:rsid w:val="008C1748"/>
    <w:rsid w:val="008C19A0"/>
    <w:rsid w:val="008C3A02"/>
    <w:rsid w:val="008C52B8"/>
    <w:rsid w:val="008C568F"/>
    <w:rsid w:val="008C6105"/>
    <w:rsid w:val="008C64A6"/>
    <w:rsid w:val="008C6EC5"/>
    <w:rsid w:val="008C74A6"/>
    <w:rsid w:val="008C7A02"/>
    <w:rsid w:val="008C7CF9"/>
    <w:rsid w:val="008D02F6"/>
    <w:rsid w:val="008D035D"/>
    <w:rsid w:val="008D03A9"/>
    <w:rsid w:val="008D06E3"/>
    <w:rsid w:val="008D12CD"/>
    <w:rsid w:val="008D12DD"/>
    <w:rsid w:val="008D1472"/>
    <w:rsid w:val="008D1B0C"/>
    <w:rsid w:val="008D20F6"/>
    <w:rsid w:val="008D21B7"/>
    <w:rsid w:val="008D22F0"/>
    <w:rsid w:val="008D2452"/>
    <w:rsid w:val="008D2931"/>
    <w:rsid w:val="008D2D0A"/>
    <w:rsid w:val="008D2FFC"/>
    <w:rsid w:val="008D38C0"/>
    <w:rsid w:val="008D43E2"/>
    <w:rsid w:val="008D4679"/>
    <w:rsid w:val="008D4A3D"/>
    <w:rsid w:val="008D4D03"/>
    <w:rsid w:val="008D4EA2"/>
    <w:rsid w:val="008D59A4"/>
    <w:rsid w:val="008D618F"/>
    <w:rsid w:val="008D664D"/>
    <w:rsid w:val="008D677F"/>
    <w:rsid w:val="008D6A9F"/>
    <w:rsid w:val="008D7D2E"/>
    <w:rsid w:val="008E0700"/>
    <w:rsid w:val="008E1A60"/>
    <w:rsid w:val="008E1DDC"/>
    <w:rsid w:val="008E248C"/>
    <w:rsid w:val="008E28E4"/>
    <w:rsid w:val="008E2F70"/>
    <w:rsid w:val="008E3EF2"/>
    <w:rsid w:val="008E3F47"/>
    <w:rsid w:val="008E5D9D"/>
    <w:rsid w:val="008F13C4"/>
    <w:rsid w:val="008F1AC1"/>
    <w:rsid w:val="008F2234"/>
    <w:rsid w:val="008F26D5"/>
    <w:rsid w:val="008F29B1"/>
    <w:rsid w:val="008F2E20"/>
    <w:rsid w:val="008F2EB9"/>
    <w:rsid w:val="008F2F5E"/>
    <w:rsid w:val="008F3087"/>
    <w:rsid w:val="008F3212"/>
    <w:rsid w:val="008F4D3A"/>
    <w:rsid w:val="008F4EB0"/>
    <w:rsid w:val="008F50BD"/>
    <w:rsid w:val="008F5435"/>
    <w:rsid w:val="008F544E"/>
    <w:rsid w:val="008F5FA4"/>
    <w:rsid w:val="008F6028"/>
    <w:rsid w:val="008F63A9"/>
    <w:rsid w:val="008F6486"/>
    <w:rsid w:val="008F6755"/>
    <w:rsid w:val="008F6805"/>
    <w:rsid w:val="008F75C3"/>
    <w:rsid w:val="008F7856"/>
    <w:rsid w:val="008F7CB5"/>
    <w:rsid w:val="009004A4"/>
    <w:rsid w:val="00900802"/>
    <w:rsid w:val="00900E4F"/>
    <w:rsid w:val="00901090"/>
    <w:rsid w:val="00901188"/>
    <w:rsid w:val="009017DF"/>
    <w:rsid w:val="00901C2C"/>
    <w:rsid w:val="00902BCC"/>
    <w:rsid w:val="0090330F"/>
    <w:rsid w:val="0090446C"/>
    <w:rsid w:val="00904823"/>
    <w:rsid w:val="0090608E"/>
    <w:rsid w:val="009064FF"/>
    <w:rsid w:val="00906821"/>
    <w:rsid w:val="00906FA3"/>
    <w:rsid w:val="00910AEC"/>
    <w:rsid w:val="00910D02"/>
    <w:rsid w:val="00911946"/>
    <w:rsid w:val="009122B6"/>
    <w:rsid w:val="009126EC"/>
    <w:rsid w:val="00912AD5"/>
    <w:rsid w:val="00912B79"/>
    <w:rsid w:val="00912C03"/>
    <w:rsid w:val="00912C31"/>
    <w:rsid w:val="00913BA4"/>
    <w:rsid w:val="00914CD2"/>
    <w:rsid w:val="00915086"/>
    <w:rsid w:val="009153C0"/>
    <w:rsid w:val="009155A4"/>
    <w:rsid w:val="00915A18"/>
    <w:rsid w:val="00916B1C"/>
    <w:rsid w:val="00916DB1"/>
    <w:rsid w:val="00916E01"/>
    <w:rsid w:val="009177AF"/>
    <w:rsid w:val="0091795C"/>
    <w:rsid w:val="009179A0"/>
    <w:rsid w:val="00920398"/>
    <w:rsid w:val="00920B7C"/>
    <w:rsid w:val="00920F8F"/>
    <w:rsid w:val="0092371A"/>
    <w:rsid w:val="00924137"/>
    <w:rsid w:val="00924AF0"/>
    <w:rsid w:val="00924D22"/>
    <w:rsid w:val="00925ABF"/>
    <w:rsid w:val="009269F9"/>
    <w:rsid w:val="00926A8F"/>
    <w:rsid w:val="00926CBE"/>
    <w:rsid w:val="00926CFA"/>
    <w:rsid w:val="00926D32"/>
    <w:rsid w:val="00926F67"/>
    <w:rsid w:val="009271E7"/>
    <w:rsid w:val="0093229B"/>
    <w:rsid w:val="00932C54"/>
    <w:rsid w:val="00932CCA"/>
    <w:rsid w:val="0093324E"/>
    <w:rsid w:val="0093344D"/>
    <w:rsid w:val="0093399F"/>
    <w:rsid w:val="00934B03"/>
    <w:rsid w:val="00935013"/>
    <w:rsid w:val="00935430"/>
    <w:rsid w:val="0093595A"/>
    <w:rsid w:val="00935E01"/>
    <w:rsid w:val="00936CE0"/>
    <w:rsid w:val="00937885"/>
    <w:rsid w:val="009402A9"/>
    <w:rsid w:val="00941351"/>
    <w:rsid w:val="009419E7"/>
    <w:rsid w:val="00941C96"/>
    <w:rsid w:val="00942535"/>
    <w:rsid w:val="009428AC"/>
    <w:rsid w:val="0094348F"/>
    <w:rsid w:val="00943870"/>
    <w:rsid w:val="00943CF3"/>
    <w:rsid w:val="009448A4"/>
    <w:rsid w:val="0094492A"/>
    <w:rsid w:val="00945816"/>
    <w:rsid w:val="00945E45"/>
    <w:rsid w:val="00946131"/>
    <w:rsid w:val="0094674A"/>
    <w:rsid w:val="00946B9F"/>
    <w:rsid w:val="00947378"/>
    <w:rsid w:val="00947960"/>
    <w:rsid w:val="00947AE2"/>
    <w:rsid w:val="00947C55"/>
    <w:rsid w:val="0095085A"/>
    <w:rsid w:val="00951467"/>
    <w:rsid w:val="00951D7E"/>
    <w:rsid w:val="00952D09"/>
    <w:rsid w:val="00952DFF"/>
    <w:rsid w:val="00952E79"/>
    <w:rsid w:val="00953BA9"/>
    <w:rsid w:val="00953C71"/>
    <w:rsid w:val="00954007"/>
    <w:rsid w:val="00955593"/>
    <w:rsid w:val="009557BD"/>
    <w:rsid w:val="009560C9"/>
    <w:rsid w:val="0095642E"/>
    <w:rsid w:val="0095659B"/>
    <w:rsid w:val="0095661F"/>
    <w:rsid w:val="009568B6"/>
    <w:rsid w:val="00957FE1"/>
    <w:rsid w:val="00960DE5"/>
    <w:rsid w:val="009611C6"/>
    <w:rsid w:val="00961399"/>
    <w:rsid w:val="0096185D"/>
    <w:rsid w:val="00961929"/>
    <w:rsid w:val="00961966"/>
    <w:rsid w:val="00961B90"/>
    <w:rsid w:val="009625CF"/>
    <w:rsid w:val="00963235"/>
    <w:rsid w:val="009635EE"/>
    <w:rsid w:val="00963AA2"/>
    <w:rsid w:val="00963E4C"/>
    <w:rsid w:val="00965E9C"/>
    <w:rsid w:val="009662E1"/>
    <w:rsid w:val="00966BDF"/>
    <w:rsid w:val="00966EC8"/>
    <w:rsid w:val="0096790A"/>
    <w:rsid w:val="00967FF2"/>
    <w:rsid w:val="009705D4"/>
    <w:rsid w:val="00970D5C"/>
    <w:rsid w:val="009722A3"/>
    <w:rsid w:val="009726B9"/>
    <w:rsid w:val="009727C8"/>
    <w:rsid w:val="0097325A"/>
    <w:rsid w:val="009739C3"/>
    <w:rsid w:val="00974A4C"/>
    <w:rsid w:val="00974D9B"/>
    <w:rsid w:val="00974DCD"/>
    <w:rsid w:val="00975CCD"/>
    <w:rsid w:val="009760B9"/>
    <w:rsid w:val="0097792F"/>
    <w:rsid w:val="00977D14"/>
    <w:rsid w:val="00980C71"/>
    <w:rsid w:val="00981729"/>
    <w:rsid w:val="00981967"/>
    <w:rsid w:val="00981D67"/>
    <w:rsid w:val="0098302B"/>
    <w:rsid w:val="009833C9"/>
    <w:rsid w:val="00983509"/>
    <w:rsid w:val="00983627"/>
    <w:rsid w:val="00983D7C"/>
    <w:rsid w:val="00983FC5"/>
    <w:rsid w:val="0098486E"/>
    <w:rsid w:val="009860A6"/>
    <w:rsid w:val="00986158"/>
    <w:rsid w:val="009861DB"/>
    <w:rsid w:val="009862DD"/>
    <w:rsid w:val="0098745A"/>
    <w:rsid w:val="00987590"/>
    <w:rsid w:val="00987B3E"/>
    <w:rsid w:val="00990442"/>
    <w:rsid w:val="00990993"/>
    <w:rsid w:val="00990DC2"/>
    <w:rsid w:val="00991E1D"/>
    <w:rsid w:val="00991F41"/>
    <w:rsid w:val="009920D0"/>
    <w:rsid w:val="009925A6"/>
    <w:rsid w:val="00994761"/>
    <w:rsid w:val="009955D8"/>
    <w:rsid w:val="0099585F"/>
    <w:rsid w:val="00995D45"/>
    <w:rsid w:val="009964D9"/>
    <w:rsid w:val="00996B6F"/>
    <w:rsid w:val="00996B79"/>
    <w:rsid w:val="009970D1"/>
    <w:rsid w:val="00997290"/>
    <w:rsid w:val="009973BE"/>
    <w:rsid w:val="00997F04"/>
    <w:rsid w:val="009A0CAA"/>
    <w:rsid w:val="009A0F19"/>
    <w:rsid w:val="009A0FFB"/>
    <w:rsid w:val="009A1002"/>
    <w:rsid w:val="009A11E2"/>
    <w:rsid w:val="009A16D6"/>
    <w:rsid w:val="009A1CDD"/>
    <w:rsid w:val="009A2B97"/>
    <w:rsid w:val="009A5478"/>
    <w:rsid w:val="009A6098"/>
    <w:rsid w:val="009A6156"/>
    <w:rsid w:val="009A6608"/>
    <w:rsid w:val="009A7BA2"/>
    <w:rsid w:val="009B0026"/>
    <w:rsid w:val="009B07AE"/>
    <w:rsid w:val="009B0A6A"/>
    <w:rsid w:val="009B0E25"/>
    <w:rsid w:val="009B161B"/>
    <w:rsid w:val="009B1A4D"/>
    <w:rsid w:val="009B1ADF"/>
    <w:rsid w:val="009B24CF"/>
    <w:rsid w:val="009B2E27"/>
    <w:rsid w:val="009B338D"/>
    <w:rsid w:val="009B36F4"/>
    <w:rsid w:val="009B3DCD"/>
    <w:rsid w:val="009B3F2A"/>
    <w:rsid w:val="009B4FE9"/>
    <w:rsid w:val="009B5AB5"/>
    <w:rsid w:val="009B5D9B"/>
    <w:rsid w:val="009B64DE"/>
    <w:rsid w:val="009B68FD"/>
    <w:rsid w:val="009B6CB1"/>
    <w:rsid w:val="009B7D7A"/>
    <w:rsid w:val="009B7E62"/>
    <w:rsid w:val="009C0108"/>
    <w:rsid w:val="009C011A"/>
    <w:rsid w:val="009C08EF"/>
    <w:rsid w:val="009C0CAE"/>
    <w:rsid w:val="009C1384"/>
    <w:rsid w:val="009C183D"/>
    <w:rsid w:val="009C1C44"/>
    <w:rsid w:val="009C2665"/>
    <w:rsid w:val="009C3035"/>
    <w:rsid w:val="009C40A0"/>
    <w:rsid w:val="009C4318"/>
    <w:rsid w:val="009C4CBB"/>
    <w:rsid w:val="009C5424"/>
    <w:rsid w:val="009C63E4"/>
    <w:rsid w:val="009C7190"/>
    <w:rsid w:val="009C74A0"/>
    <w:rsid w:val="009C7FC1"/>
    <w:rsid w:val="009D09DC"/>
    <w:rsid w:val="009D09E4"/>
    <w:rsid w:val="009D0BDA"/>
    <w:rsid w:val="009D1A28"/>
    <w:rsid w:val="009D1B17"/>
    <w:rsid w:val="009D24DD"/>
    <w:rsid w:val="009D2960"/>
    <w:rsid w:val="009D2A2A"/>
    <w:rsid w:val="009D34EC"/>
    <w:rsid w:val="009D3A91"/>
    <w:rsid w:val="009D3D57"/>
    <w:rsid w:val="009D4125"/>
    <w:rsid w:val="009D4B1A"/>
    <w:rsid w:val="009D502B"/>
    <w:rsid w:val="009D5419"/>
    <w:rsid w:val="009D54B2"/>
    <w:rsid w:val="009D59AE"/>
    <w:rsid w:val="009D69CB"/>
    <w:rsid w:val="009D6CC1"/>
    <w:rsid w:val="009D7052"/>
    <w:rsid w:val="009D716E"/>
    <w:rsid w:val="009D78AA"/>
    <w:rsid w:val="009D79A7"/>
    <w:rsid w:val="009D7D49"/>
    <w:rsid w:val="009D7EA5"/>
    <w:rsid w:val="009E026A"/>
    <w:rsid w:val="009E0958"/>
    <w:rsid w:val="009E1671"/>
    <w:rsid w:val="009E1EA5"/>
    <w:rsid w:val="009E2319"/>
    <w:rsid w:val="009E3158"/>
    <w:rsid w:val="009E3B5C"/>
    <w:rsid w:val="009E4A0A"/>
    <w:rsid w:val="009E56F2"/>
    <w:rsid w:val="009E5A4F"/>
    <w:rsid w:val="009E5D2D"/>
    <w:rsid w:val="009E64F3"/>
    <w:rsid w:val="009E6C2F"/>
    <w:rsid w:val="009E6F08"/>
    <w:rsid w:val="009E71F1"/>
    <w:rsid w:val="009E738D"/>
    <w:rsid w:val="009E75D5"/>
    <w:rsid w:val="009F04F9"/>
    <w:rsid w:val="009F11ED"/>
    <w:rsid w:val="009F1F79"/>
    <w:rsid w:val="009F2916"/>
    <w:rsid w:val="009F2961"/>
    <w:rsid w:val="009F29E3"/>
    <w:rsid w:val="009F2F73"/>
    <w:rsid w:val="009F35AA"/>
    <w:rsid w:val="009F43B3"/>
    <w:rsid w:val="009F44D1"/>
    <w:rsid w:val="009F48B0"/>
    <w:rsid w:val="009F4BBF"/>
    <w:rsid w:val="009F59E3"/>
    <w:rsid w:val="009F5CA4"/>
    <w:rsid w:val="009F600B"/>
    <w:rsid w:val="009F60DE"/>
    <w:rsid w:val="009F68A1"/>
    <w:rsid w:val="009F7D57"/>
    <w:rsid w:val="00A0002E"/>
    <w:rsid w:val="00A00042"/>
    <w:rsid w:val="00A007E4"/>
    <w:rsid w:val="00A00980"/>
    <w:rsid w:val="00A01D6A"/>
    <w:rsid w:val="00A01E36"/>
    <w:rsid w:val="00A02FB0"/>
    <w:rsid w:val="00A03524"/>
    <w:rsid w:val="00A044BA"/>
    <w:rsid w:val="00A044E6"/>
    <w:rsid w:val="00A05348"/>
    <w:rsid w:val="00A0550A"/>
    <w:rsid w:val="00A05A97"/>
    <w:rsid w:val="00A05EAC"/>
    <w:rsid w:val="00A061BB"/>
    <w:rsid w:val="00A0699B"/>
    <w:rsid w:val="00A06BB6"/>
    <w:rsid w:val="00A078A9"/>
    <w:rsid w:val="00A10CD1"/>
    <w:rsid w:val="00A111AE"/>
    <w:rsid w:val="00A11D03"/>
    <w:rsid w:val="00A120BD"/>
    <w:rsid w:val="00A1211E"/>
    <w:rsid w:val="00A1277E"/>
    <w:rsid w:val="00A12EE8"/>
    <w:rsid w:val="00A13087"/>
    <w:rsid w:val="00A13446"/>
    <w:rsid w:val="00A13591"/>
    <w:rsid w:val="00A13E58"/>
    <w:rsid w:val="00A13FFE"/>
    <w:rsid w:val="00A143A6"/>
    <w:rsid w:val="00A14DA7"/>
    <w:rsid w:val="00A14DD5"/>
    <w:rsid w:val="00A14F37"/>
    <w:rsid w:val="00A153FC"/>
    <w:rsid w:val="00A155DE"/>
    <w:rsid w:val="00A17012"/>
    <w:rsid w:val="00A17331"/>
    <w:rsid w:val="00A17B1B"/>
    <w:rsid w:val="00A212B7"/>
    <w:rsid w:val="00A21CFC"/>
    <w:rsid w:val="00A21FDA"/>
    <w:rsid w:val="00A223AE"/>
    <w:rsid w:val="00A2259E"/>
    <w:rsid w:val="00A2325D"/>
    <w:rsid w:val="00A24A13"/>
    <w:rsid w:val="00A24FAF"/>
    <w:rsid w:val="00A25039"/>
    <w:rsid w:val="00A25BEF"/>
    <w:rsid w:val="00A2609C"/>
    <w:rsid w:val="00A2678E"/>
    <w:rsid w:val="00A26F0A"/>
    <w:rsid w:val="00A27747"/>
    <w:rsid w:val="00A278CC"/>
    <w:rsid w:val="00A302FB"/>
    <w:rsid w:val="00A303CE"/>
    <w:rsid w:val="00A30591"/>
    <w:rsid w:val="00A309A2"/>
    <w:rsid w:val="00A30A83"/>
    <w:rsid w:val="00A30E51"/>
    <w:rsid w:val="00A31A2F"/>
    <w:rsid w:val="00A3217C"/>
    <w:rsid w:val="00A32BE8"/>
    <w:rsid w:val="00A32F56"/>
    <w:rsid w:val="00A3355E"/>
    <w:rsid w:val="00A33C5A"/>
    <w:rsid w:val="00A33D1C"/>
    <w:rsid w:val="00A35566"/>
    <w:rsid w:val="00A35C2C"/>
    <w:rsid w:val="00A36226"/>
    <w:rsid w:val="00A36650"/>
    <w:rsid w:val="00A36A9A"/>
    <w:rsid w:val="00A37950"/>
    <w:rsid w:val="00A37BFC"/>
    <w:rsid w:val="00A37C18"/>
    <w:rsid w:val="00A37E25"/>
    <w:rsid w:val="00A37F92"/>
    <w:rsid w:val="00A405B7"/>
    <w:rsid w:val="00A40908"/>
    <w:rsid w:val="00A40A6C"/>
    <w:rsid w:val="00A41CA4"/>
    <w:rsid w:val="00A4312C"/>
    <w:rsid w:val="00A43DF4"/>
    <w:rsid w:val="00A44702"/>
    <w:rsid w:val="00A452BB"/>
    <w:rsid w:val="00A4561F"/>
    <w:rsid w:val="00A45C52"/>
    <w:rsid w:val="00A4620A"/>
    <w:rsid w:val="00A46EF2"/>
    <w:rsid w:val="00A478DB"/>
    <w:rsid w:val="00A47BC4"/>
    <w:rsid w:val="00A50FF4"/>
    <w:rsid w:val="00A516A3"/>
    <w:rsid w:val="00A51955"/>
    <w:rsid w:val="00A51C15"/>
    <w:rsid w:val="00A52790"/>
    <w:rsid w:val="00A529B5"/>
    <w:rsid w:val="00A52A2A"/>
    <w:rsid w:val="00A53602"/>
    <w:rsid w:val="00A5382E"/>
    <w:rsid w:val="00A54320"/>
    <w:rsid w:val="00A54E5C"/>
    <w:rsid w:val="00A55040"/>
    <w:rsid w:val="00A550F7"/>
    <w:rsid w:val="00A551C5"/>
    <w:rsid w:val="00A55BB9"/>
    <w:rsid w:val="00A55F10"/>
    <w:rsid w:val="00A56E35"/>
    <w:rsid w:val="00A5751E"/>
    <w:rsid w:val="00A605F3"/>
    <w:rsid w:val="00A6061B"/>
    <w:rsid w:val="00A61C5B"/>
    <w:rsid w:val="00A61D5E"/>
    <w:rsid w:val="00A62CB3"/>
    <w:rsid w:val="00A630FE"/>
    <w:rsid w:val="00A6435F"/>
    <w:rsid w:val="00A64B3D"/>
    <w:rsid w:val="00A65474"/>
    <w:rsid w:val="00A65930"/>
    <w:rsid w:val="00A6661F"/>
    <w:rsid w:val="00A666D9"/>
    <w:rsid w:val="00A676B9"/>
    <w:rsid w:val="00A676C5"/>
    <w:rsid w:val="00A67B07"/>
    <w:rsid w:val="00A70311"/>
    <w:rsid w:val="00A70573"/>
    <w:rsid w:val="00A7106C"/>
    <w:rsid w:val="00A710B9"/>
    <w:rsid w:val="00A711C5"/>
    <w:rsid w:val="00A71400"/>
    <w:rsid w:val="00A71529"/>
    <w:rsid w:val="00A71BAC"/>
    <w:rsid w:val="00A72572"/>
    <w:rsid w:val="00A738D4"/>
    <w:rsid w:val="00A7412D"/>
    <w:rsid w:val="00A744E8"/>
    <w:rsid w:val="00A74DAD"/>
    <w:rsid w:val="00A762D9"/>
    <w:rsid w:val="00A76F7F"/>
    <w:rsid w:val="00A773C2"/>
    <w:rsid w:val="00A7747E"/>
    <w:rsid w:val="00A77BBA"/>
    <w:rsid w:val="00A80310"/>
    <w:rsid w:val="00A804B6"/>
    <w:rsid w:val="00A80AED"/>
    <w:rsid w:val="00A81641"/>
    <w:rsid w:val="00A81B62"/>
    <w:rsid w:val="00A8288F"/>
    <w:rsid w:val="00A8310B"/>
    <w:rsid w:val="00A83195"/>
    <w:rsid w:val="00A835D0"/>
    <w:rsid w:val="00A8462B"/>
    <w:rsid w:val="00A84BBE"/>
    <w:rsid w:val="00A84F7F"/>
    <w:rsid w:val="00A85030"/>
    <w:rsid w:val="00A85325"/>
    <w:rsid w:val="00A8574D"/>
    <w:rsid w:val="00A87481"/>
    <w:rsid w:val="00A87723"/>
    <w:rsid w:val="00A8785F"/>
    <w:rsid w:val="00A87B06"/>
    <w:rsid w:val="00A90045"/>
    <w:rsid w:val="00A9036E"/>
    <w:rsid w:val="00A9054F"/>
    <w:rsid w:val="00A909A8"/>
    <w:rsid w:val="00A90CFA"/>
    <w:rsid w:val="00A90D2B"/>
    <w:rsid w:val="00A91BF2"/>
    <w:rsid w:val="00A91EEC"/>
    <w:rsid w:val="00A91FC9"/>
    <w:rsid w:val="00A9236B"/>
    <w:rsid w:val="00A929C0"/>
    <w:rsid w:val="00A93243"/>
    <w:rsid w:val="00A93C21"/>
    <w:rsid w:val="00A93FCA"/>
    <w:rsid w:val="00A94323"/>
    <w:rsid w:val="00A94B3E"/>
    <w:rsid w:val="00A94BBC"/>
    <w:rsid w:val="00A958EC"/>
    <w:rsid w:val="00A962FB"/>
    <w:rsid w:val="00A96457"/>
    <w:rsid w:val="00A964B2"/>
    <w:rsid w:val="00A96FD7"/>
    <w:rsid w:val="00A97948"/>
    <w:rsid w:val="00AA0209"/>
    <w:rsid w:val="00AA1252"/>
    <w:rsid w:val="00AA13AE"/>
    <w:rsid w:val="00AA18C8"/>
    <w:rsid w:val="00AA18E3"/>
    <w:rsid w:val="00AA1A45"/>
    <w:rsid w:val="00AA1D85"/>
    <w:rsid w:val="00AA252D"/>
    <w:rsid w:val="00AA30D7"/>
    <w:rsid w:val="00AA4259"/>
    <w:rsid w:val="00AA4F20"/>
    <w:rsid w:val="00AA5C6E"/>
    <w:rsid w:val="00AA6E2B"/>
    <w:rsid w:val="00AA6EB0"/>
    <w:rsid w:val="00AA710F"/>
    <w:rsid w:val="00AA7494"/>
    <w:rsid w:val="00AA74E4"/>
    <w:rsid w:val="00AA76BC"/>
    <w:rsid w:val="00AB0835"/>
    <w:rsid w:val="00AB0850"/>
    <w:rsid w:val="00AB0CB0"/>
    <w:rsid w:val="00AB0E1B"/>
    <w:rsid w:val="00AB0F02"/>
    <w:rsid w:val="00AB1213"/>
    <w:rsid w:val="00AB1853"/>
    <w:rsid w:val="00AB1F7D"/>
    <w:rsid w:val="00AB39B7"/>
    <w:rsid w:val="00AB4517"/>
    <w:rsid w:val="00AB5853"/>
    <w:rsid w:val="00AB5DE2"/>
    <w:rsid w:val="00AB6FF7"/>
    <w:rsid w:val="00AB73E8"/>
    <w:rsid w:val="00AB76C4"/>
    <w:rsid w:val="00AB7807"/>
    <w:rsid w:val="00AB7F98"/>
    <w:rsid w:val="00AC07A9"/>
    <w:rsid w:val="00AC1331"/>
    <w:rsid w:val="00AC1D55"/>
    <w:rsid w:val="00AC1D64"/>
    <w:rsid w:val="00AC272D"/>
    <w:rsid w:val="00AC3017"/>
    <w:rsid w:val="00AC3830"/>
    <w:rsid w:val="00AC3E45"/>
    <w:rsid w:val="00AC49EC"/>
    <w:rsid w:val="00AC51EE"/>
    <w:rsid w:val="00AC5286"/>
    <w:rsid w:val="00AC5AB2"/>
    <w:rsid w:val="00AC5BA0"/>
    <w:rsid w:val="00AC60FC"/>
    <w:rsid w:val="00AC6FD0"/>
    <w:rsid w:val="00AC75CC"/>
    <w:rsid w:val="00AD09AB"/>
    <w:rsid w:val="00AD1294"/>
    <w:rsid w:val="00AD15E9"/>
    <w:rsid w:val="00AD2388"/>
    <w:rsid w:val="00AD2D9A"/>
    <w:rsid w:val="00AD2DD7"/>
    <w:rsid w:val="00AD38BB"/>
    <w:rsid w:val="00AD38CA"/>
    <w:rsid w:val="00AD40AE"/>
    <w:rsid w:val="00AD5493"/>
    <w:rsid w:val="00AD55D1"/>
    <w:rsid w:val="00AD5E12"/>
    <w:rsid w:val="00AD5ECF"/>
    <w:rsid w:val="00AD5F21"/>
    <w:rsid w:val="00AD6833"/>
    <w:rsid w:val="00AD68E8"/>
    <w:rsid w:val="00AD74A7"/>
    <w:rsid w:val="00AD764C"/>
    <w:rsid w:val="00AD79A2"/>
    <w:rsid w:val="00AE0AA4"/>
    <w:rsid w:val="00AE156B"/>
    <w:rsid w:val="00AE217A"/>
    <w:rsid w:val="00AE361C"/>
    <w:rsid w:val="00AE3870"/>
    <w:rsid w:val="00AE460B"/>
    <w:rsid w:val="00AE47D0"/>
    <w:rsid w:val="00AE6204"/>
    <w:rsid w:val="00AE6E13"/>
    <w:rsid w:val="00AF03FD"/>
    <w:rsid w:val="00AF0BEF"/>
    <w:rsid w:val="00AF0CB5"/>
    <w:rsid w:val="00AF10CA"/>
    <w:rsid w:val="00AF2049"/>
    <w:rsid w:val="00AF26B0"/>
    <w:rsid w:val="00AF2B4D"/>
    <w:rsid w:val="00AF4124"/>
    <w:rsid w:val="00AF5694"/>
    <w:rsid w:val="00AF578C"/>
    <w:rsid w:val="00AF5D17"/>
    <w:rsid w:val="00AF6671"/>
    <w:rsid w:val="00AF77FF"/>
    <w:rsid w:val="00AF7D35"/>
    <w:rsid w:val="00B00166"/>
    <w:rsid w:val="00B001FA"/>
    <w:rsid w:val="00B00E39"/>
    <w:rsid w:val="00B01201"/>
    <w:rsid w:val="00B01936"/>
    <w:rsid w:val="00B01B75"/>
    <w:rsid w:val="00B01D51"/>
    <w:rsid w:val="00B02743"/>
    <w:rsid w:val="00B02AE2"/>
    <w:rsid w:val="00B02F60"/>
    <w:rsid w:val="00B03098"/>
    <w:rsid w:val="00B03252"/>
    <w:rsid w:val="00B03475"/>
    <w:rsid w:val="00B037E8"/>
    <w:rsid w:val="00B03A5D"/>
    <w:rsid w:val="00B03D6D"/>
    <w:rsid w:val="00B03D95"/>
    <w:rsid w:val="00B049D1"/>
    <w:rsid w:val="00B05333"/>
    <w:rsid w:val="00B0592D"/>
    <w:rsid w:val="00B06822"/>
    <w:rsid w:val="00B06A76"/>
    <w:rsid w:val="00B06FFC"/>
    <w:rsid w:val="00B07039"/>
    <w:rsid w:val="00B072B5"/>
    <w:rsid w:val="00B07861"/>
    <w:rsid w:val="00B10215"/>
    <w:rsid w:val="00B10E17"/>
    <w:rsid w:val="00B10E5E"/>
    <w:rsid w:val="00B112AD"/>
    <w:rsid w:val="00B12602"/>
    <w:rsid w:val="00B13AA5"/>
    <w:rsid w:val="00B13B54"/>
    <w:rsid w:val="00B13C41"/>
    <w:rsid w:val="00B141C7"/>
    <w:rsid w:val="00B14A29"/>
    <w:rsid w:val="00B152A9"/>
    <w:rsid w:val="00B152AA"/>
    <w:rsid w:val="00B152FB"/>
    <w:rsid w:val="00B15547"/>
    <w:rsid w:val="00B1570C"/>
    <w:rsid w:val="00B1572A"/>
    <w:rsid w:val="00B16B36"/>
    <w:rsid w:val="00B170A4"/>
    <w:rsid w:val="00B17781"/>
    <w:rsid w:val="00B216A5"/>
    <w:rsid w:val="00B21F56"/>
    <w:rsid w:val="00B22698"/>
    <w:rsid w:val="00B2269F"/>
    <w:rsid w:val="00B232C4"/>
    <w:rsid w:val="00B23BEA"/>
    <w:rsid w:val="00B24181"/>
    <w:rsid w:val="00B2561F"/>
    <w:rsid w:val="00B26283"/>
    <w:rsid w:val="00B264AB"/>
    <w:rsid w:val="00B26625"/>
    <w:rsid w:val="00B26D3E"/>
    <w:rsid w:val="00B26E46"/>
    <w:rsid w:val="00B27474"/>
    <w:rsid w:val="00B27701"/>
    <w:rsid w:val="00B278E3"/>
    <w:rsid w:val="00B27BC6"/>
    <w:rsid w:val="00B303C8"/>
    <w:rsid w:val="00B30669"/>
    <w:rsid w:val="00B310AB"/>
    <w:rsid w:val="00B3157B"/>
    <w:rsid w:val="00B316BD"/>
    <w:rsid w:val="00B31E62"/>
    <w:rsid w:val="00B323BC"/>
    <w:rsid w:val="00B32FD8"/>
    <w:rsid w:val="00B33227"/>
    <w:rsid w:val="00B34161"/>
    <w:rsid w:val="00B341E2"/>
    <w:rsid w:val="00B357DA"/>
    <w:rsid w:val="00B35D5D"/>
    <w:rsid w:val="00B35EA0"/>
    <w:rsid w:val="00B35F21"/>
    <w:rsid w:val="00B36369"/>
    <w:rsid w:val="00B363D8"/>
    <w:rsid w:val="00B36541"/>
    <w:rsid w:val="00B36EEC"/>
    <w:rsid w:val="00B37F76"/>
    <w:rsid w:val="00B40DBE"/>
    <w:rsid w:val="00B42210"/>
    <w:rsid w:val="00B426E6"/>
    <w:rsid w:val="00B42E86"/>
    <w:rsid w:val="00B42EDC"/>
    <w:rsid w:val="00B43DCF"/>
    <w:rsid w:val="00B4514E"/>
    <w:rsid w:val="00B45628"/>
    <w:rsid w:val="00B457CF"/>
    <w:rsid w:val="00B466D3"/>
    <w:rsid w:val="00B47307"/>
    <w:rsid w:val="00B47526"/>
    <w:rsid w:val="00B47716"/>
    <w:rsid w:val="00B478B2"/>
    <w:rsid w:val="00B47977"/>
    <w:rsid w:val="00B47A1F"/>
    <w:rsid w:val="00B47C90"/>
    <w:rsid w:val="00B500BE"/>
    <w:rsid w:val="00B50196"/>
    <w:rsid w:val="00B50896"/>
    <w:rsid w:val="00B508B1"/>
    <w:rsid w:val="00B509AD"/>
    <w:rsid w:val="00B5117F"/>
    <w:rsid w:val="00B514CB"/>
    <w:rsid w:val="00B515EA"/>
    <w:rsid w:val="00B51792"/>
    <w:rsid w:val="00B51C29"/>
    <w:rsid w:val="00B51CE0"/>
    <w:rsid w:val="00B51D22"/>
    <w:rsid w:val="00B51EB6"/>
    <w:rsid w:val="00B525F4"/>
    <w:rsid w:val="00B53E7D"/>
    <w:rsid w:val="00B54341"/>
    <w:rsid w:val="00B54823"/>
    <w:rsid w:val="00B54EF2"/>
    <w:rsid w:val="00B558AC"/>
    <w:rsid w:val="00B55A16"/>
    <w:rsid w:val="00B55AAB"/>
    <w:rsid w:val="00B56128"/>
    <w:rsid w:val="00B56306"/>
    <w:rsid w:val="00B56620"/>
    <w:rsid w:val="00B57639"/>
    <w:rsid w:val="00B5768B"/>
    <w:rsid w:val="00B57840"/>
    <w:rsid w:val="00B57C89"/>
    <w:rsid w:val="00B604B1"/>
    <w:rsid w:val="00B60509"/>
    <w:rsid w:val="00B607AB"/>
    <w:rsid w:val="00B60B76"/>
    <w:rsid w:val="00B60FC3"/>
    <w:rsid w:val="00B61323"/>
    <w:rsid w:val="00B616FB"/>
    <w:rsid w:val="00B6193B"/>
    <w:rsid w:val="00B61974"/>
    <w:rsid w:val="00B61E44"/>
    <w:rsid w:val="00B629D5"/>
    <w:rsid w:val="00B635E9"/>
    <w:rsid w:val="00B63944"/>
    <w:rsid w:val="00B63CAA"/>
    <w:rsid w:val="00B644D7"/>
    <w:rsid w:val="00B64583"/>
    <w:rsid w:val="00B6470D"/>
    <w:rsid w:val="00B64C39"/>
    <w:rsid w:val="00B660C1"/>
    <w:rsid w:val="00B6640E"/>
    <w:rsid w:val="00B666A9"/>
    <w:rsid w:val="00B66899"/>
    <w:rsid w:val="00B66A40"/>
    <w:rsid w:val="00B66E97"/>
    <w:rsid w:val="00B6713D"/>
    <w:rsid w:val="00B67AAE"/>
    <w:rsid w:val="00B67B03"/>
    <w:rsid w:val="00B701DB"/>
    <w:rsid w:val="00B70A14"/>
    <w:rsid w:val="00B71674"/>
    <w:rsid w:val="00B72123"/>
    <w:rsid w:val="00B723D1"/>
    <w:rsid w:val="00B72812"/>
    <w:rsid w:val="00B72C6E"/>
    <w:rsid w:val="00B73448"/>
    <w:rsid w:val="00B7344E"/>
    <w:rsid w:val="00B735DF"/>
    <w:rsid w:val="00B739DF"/>
    <w:rsid w:val="00B73BF6"/>
    <w:rsid w:val="00B7412A"/>
    <w:rsid w:val="00B747EF"/>
    <w:rsid w:val="00B749DD"/>
    <w:rsid w:val="00B74F89"/>
    <w:rsid w:val="00B756B8"/>
    <w:rsid w:val="00B75705"/>
    <w:rsid w:val="00B75916"/>
    <w:rsid w:val="00B75D12"/>
    <w:rsid w:val="00B76E98"/>
    <w:rsid w:val="00B76F4D"/>
    <w:rsid w:val="00B77237"/>
    <w:rsid w:val="00B77AC8"/>
    <w:rsid w:val="00B77C9A"/>
    <w:rsid w:val="00B77F66"/>
    <w:rsid w:val="00B805DD"/>
    <w:rsid w:val="00B80B7B"/>
    <w:rsid w:val="00B81034"/>
    <w:rsid w:val="00B81ED6"/>
    <w:rsid w:val="00B82EAA"/>
    <w:rsid w:val="00B83204"/>
    <w:rsid w:val="00B83508"/>
    <w:rsid w:val="00B84273"/>
    <w:rsid w:val="00B84DCF"/>
    <w:rsid w:val="00B84E98"/>
    <w:rsid w:val="00B850B2"/>
    <w:rsid w:val="00B8510C"/>
    <w:rsid w:val="00B8515D"/>
    <w:rsid w:val="00B85615"/>
    <w:rsid w:val="00B85CB3"/>
    <w:rsid w:val="00B85DDC"/>
    <w:rsid w:val="00B864EF"/>
    <w:rsid w:val="00B9041F"/>
    <w:rsid w:val="00B90A64"/>
    <w:rsid w:val="00B911BF"/>
    <w:rsid w:val="00B9122B"/>
    <w:rsid w:val="00B9166D"/>
    <w:rsid w:val="00B91684"/>
    <w:rsid w:val="00B916A6"/>
    <w:rsid w:val="00B917B7"/>
    <w:rsid w:val="00B91E0E"/>
    <w:rsid w:val="00B92294"/>
    <w:rsid w:val="00B92E71"/>
    <w:rsid w:val="00B9307A"/>
    <w:rsid w:val="00B93187"/>
    <w:rsid w:val="00B932AA"/>
    <w:rsid w:val="00B942BF"/>
    <w:rsid w:val="00B9469E"/>
    <w:rsid w:val="00B946A3"/>
    <w:rsid w:val="00B94CB8"/>
    <w:rsid w:val="00B956A4"/>
    <w:rsid w:val="00B95C4F"/>
    <w:rsid w:val="00B96BCC"/>
    <w:rsid w:val="00B96C54"/>
    <w:rsid w:val="00B9703B"/>
    <w:rsid w:val="00BA0454"/>
    <w:rsid w:val="00BA0CB4"/>
    <w:rsid w:val="00BA0E7E"/>
    <w:rsid w:val="00BA13D8"/>
    <w:rsid w:val="00BA16CB"/>
    <w:rsid w:val="00BA19A4"/>
    <w:rsid w:val="00BA1CF6"/>
    <w:rsid w:val="00BA3077"/>
    <w:rsid w:val="00BA3080"/>
    <w:rsid w:val="00BA3D2C"/>
    <w:rsid w:val="00BA4749"/>
    <w:rsid w:val="00BA486F"/>
    <w:rsid w:val="00BA4C8E"/>
    <w:rsid w:val="00BA52FB"/>
    <w:rsid w:val="00BA53FD"/>
    <w:rsid w:val="00BA55A5"/>
    <w:rsid w:val="00BA76E7"/>
    <w:rsid w:val="00BA7D9B"/>
    <w:rsid w:val="00BB0EDE"/>
    <w:rsid w:val="00BB112D"/>
    <w:rsid w:val="00BB1266"/>
    <w:rsid w:val="00BB202A"/>
    <w:rsid w:val="00BB2CAF"/>
    <w:rsid w:val="00BB2D19"/>
    <w:rsid w:val="00BB2E3D"/>
    <w:rsid w:val="00BB3124"/>
    <w:rsid w:val="00BB34B3"/>
    <w:rsid w:val="00BB3704"/>
    <w:rsid w:val="00BB388A"/>
    <w:rsid w:val="00BB3AE0"/>
    <w:rsid w:val="00BB3F0E"/>
    <w:rsid w:val="00BB416D"/>
    <w:rsid w:val="00BB4546"/>
    <w:rsid w:val="00BB5132"/>
    <w:rsid w:val="00BB5ECE"/>
    <w:rsid w:val="00BB7574"/>
    <w:rsid w:val="00BB75CF"/>
    <w:rsid w:val="00BB7874"/>
    <w:rsid w:val="00BC093D"/>
    <w:rsid w:val="00BC0B61"/>
    <w:rsid w:val="00BC111F"/>
    <w:rsid w:val="00BC1590"/>
    <w:rsid w:val="00BC1BA6"/>
    <w:rsid w:val="00BC21F4"/>
    <w:rsid w:val="00BC270A"/>
    <w:rsid w:val="00BC2CB9"/>
    <w:rsid w:val="00BC335F"/>
    <w:rsid w:val="00BC36F5"/>
    <w:rsid w:val="00BC3BAD"/>
    <w:rsid w:val="00BC3E6F"/>
    <w:rsid w:val="00BC42B3"/>
    <w:rsid w:val="00BC45C0"/>
    <w:rsid w:val="00BC4A18"/>
    <w:rsid w:val="00BC4F9D"/>
    <w:rsid w:val="00BC55C0"/>
    <w:rsid w:val="00BC55C9"/>
    <w:rsid w:val="00BC5657"/>
    <w:rsid w:val="00BC6075"/>
    <w:rsid w:val="00BC616D"/>
    <w:rsid w:val="00BC61CB"/>
    <w:rsid w:val="00BC6209"/>
    <w:rsid w:val="00BC62B4"/>
    <w:rsid w:val="00BC633F"/>
    <w:rsid w:val="00BC6444"/>
    <w:rsid w:val="00BC6A26"/>
    <w:rsid w:val="00BC7099"/>
    <w:rsid w:val="00BC7649"/>
    <w:rsid w:val="00BC7E12"/>
    <w:rsid w:val="00BD0047"/>
    <w:rsid w:val="00BD00E2"/>
    <w:rsid w:val="00BD030A"/>
    <w:rsid w:val="00BD04AF"/>
    <w:rsid w:val="00BD2302"/>
    <w:rsid w:val="00BD2B9F"/>
    <w:rsid w:val="00BD2FE8"/>
    <w:rsid w:val="00BD3248"/>
    <w:rsid w:val="00BD3629"/>
    <w:rsid w:val="00BD38D5"/>
    <w:rsid w:val="00BD39BE"/>
    <w:rsid w:val="00BD3B56"/>
    <w:rsid w:val="00BD3D72"/>
    <w:rsid w:val="00BD4A4C"/>
    <w:rsid w:val="00BD6DDB"/>
    <w:rsid w:val="00BD6E14"/>
    <w:rsid w:val="00BD75A3"/>
    <w:rsid w:val="00BD786A"/>
    <w:rsid w:val="00BE0E73"/>
    <w:rsid w:val="00BE0EE4"/>
    <w:rsid w:val="00BE240B"/>
    <w:rsid w:val="00BE2790"/>
    <w:rsid w:val="00BE4A09"/>
    <w:rsid w:val="00BE52DC"/>
    <w:rsid w:val="00BE5679"/>
    <w:rsid w:val="00BE59ED"/>
    <w:rsid w:val="00BE5A48"/>
    <w:rsid w:val="00BE630A"/>
    <w:rsid w:val="00BE6E02"/>
    <w:rsid w:val="00BE70F6"/>
    <w:rsid w:val="00BE736B"/>
    <w:rsid w:val="00BE73CA"/>
    <w:rsid w:val="00BE7635"/>
    <w:rsid w:val="00BE7EEF"/>
    <w:rsid w:val="00BF01C3"/>
    <w:rsid w:val="00BF08C8"/>
    <w:rsid w:val="00BF098D"/>
    <w:rsid w:val="00BF0ABB"/>
    <w:rsid w:val="00BF0B27"/>
    <w:rsid w:val="00BF1B5A"/>
    <w:rsid w:val="00BF1DFA"/>
    <w:rsid w:val="00BF2166"/>
    <w:rsid w:val="00BF227F"/>
    <w:rsid w:val="00BF25D8"/>
    <w:rsid w:val="00BF270B"/>
    <w:rsid w:val="00BF283F"/>
    <w:rsid w:val="00BF34A0"/>
    <w:rsid w:val="00BF4A3F"/>
    <w:rsid w:val="00BF5B82"/>
    <w:rsid w:val="00BF67D0"/>
    <w:rsid w:val="00BF6B26"/>
    <w:rsid w:val="00BF7A2B"/>
    <w:rsid w:val="00C00A65"/>
    <w:rsid w:val="00C01ABC"/>
    <w:rsid w:val="00C02113"/>
    <w:rsid w:val="00C021D8"/>
    <w:rsid w:val="00C022BB"/>
    <w:rsid w:val="00C0235B"/>
    <w:rsid w:val="00C0309E"/>
    <w:rsid w:val="00C03272"/>
    <w:rsid w:val="00C04282"/>
    <w:rsid w:val="00C052BF"/>
    <w:rsid w:val="00C0547C"/>
    <w:rsid w:val="00C057CD"/>
    <w:rsid w:val="00C058B9"/>
    <w:rsid w:val="00C062F4"/>
    <w:rsid w:val="00C06878"/>
    <w:rsid w:val="00C06ED0"/>
    <w:rsid w:val="00C0743A"/>
    <w:rsid w:val="00C07544"/>
    <w:rsid w:val="00C076E6"/>
    <w:rsid w:val="00C102CA"/>
    <w:rsid w:val="00C10672"/>
    <w:rsid w:val="00C10DC8"/>
    <w:rsid w:val="00C11A01"/>
    <w:rsid w:val="00C12DA3"/>
    <w:rsid w:val="00C1307E"/>
    <w:rsid w:val="00C130E6"/>
    <w:rsid w:val="00C13A55"/>
    <w:rsid w:val="00C14516"/>
    <w:rsid w:val="00C145CC"/>
    <w:rsid w:val="00C14B07"/>
    <w:rsid w:val="00C14C5C"/>
    <w:rsid w:val="00C1510A"/>
    <w:rsid w:val="00C159CB"/>
    <w:rsid w:val="00C15B31"/>
    <w:rsid w:val="00C15C3E"/>
    <w:rsid w:val="00C161FA"/>
    <w:rsid w:val="00C162D3"/>
    <w:rsid w:val="00C16656"/>
    <w:rsid w:val="00C16EC1"/>
    <w:rsid w:val="00C1722B"/>
    <w:rsid w:val="00C1730D"/>
    <w:rsid w:val="00C1756E"/>
    <w:rsid w:val="00C178EC"/>
    <w:rsid w:val="00C17ECC"/>
    <w:rsid w:val="00C2019B"/>
    <w:rsid w:val="00C20908"/>
    <w:rsid w:val="00C20DEF"/>
    <w:rsid w:val="00C21567"/>
    <w:rsid w:val="00C2204D"/>
    <w:rsid w:val="00C223F3"/>
    <w:rsid w:val="00C22966"/>
    <w:rsid w:val="00C22A2E"/>
    <w:rsid w:val="00C22FED"/>
    <w:rsid w:val="00C2432A"/>
    <w:rsid w:val="00C249E7"/>
    <w:rsid w:val="00C24D3C"/>
    <w:rsid w:val="00C24EC5"/>
    <w:rsid w:val="00C25536"/>
    <w:rsid w:val="00C25E22"/>
    <w:rsid w:val="00C260B0"/>
    <w:rsid w:val="00C26BB5"/>
    <w:rsid w:val="00C26BEE"/>
    <w:rsid w:val="00C2718B"/>
    <w:rsid w:val="00C30E63"/>
    <w:rsid w:val="00C311CC"/>
    <w:rsid w:val="00C31E30"/>
    <w:rsid w:val="00C31ED7"/>
    <w:rsid w:val="00C324DD"/>
    <w:rsid w:val="00C32AD1"/>
    <w:rsid w:val="00C330C4"/>
    <w:rsid w:val="00C335F3"/>
    <w:rsid w:val="00C33DD8"/>
    <w:rsid w:val="00C34927"/>
    <w:rsid w:val="00C34CE3"/>
    <w:rsid w:val="00C35365"/>
    <w:rsid w:val="00C35923"/>
    <w:rsid w:val="00C35C0E"/>
    <w:rsid w:val="00C3659C"/>
    <w:rsid w:val="00C36685"/>
    <w:rsid w:val="00C430EF"/>
    <w:rsid w:val="00C439D1"/>
    <w:rsid w:val="00C43AB5"/>
    <w:rsid w:val="00C43EAB"/>
    <w:rsid w:val="00C43F28"/>
    <w:rsid w:val="00C440D4"/>
    <w:rsid w:val="00C44182"/>
    <w:rsid w:val="00C44FD7"/>
    <w:rsid w:val="00C45026"/>
    <w:rsid w:val="00C45247"/>
    <w:rsid w:val="00C45282"/>
    <w:rsid w:val="00C47129"/>
    <w:rsid w:val="00C50CB4"/>
    <w:rsid w:val="00C51283"/>
    <w:rsid w:val="00C516F6"/>
    <w:rsid w:val="00C5223D"/>
    <w:rsid w:val="00C53207"/>
    <w:rsid w:val="00C533CD"/>
    <w:rsid w:val="00C54119"/>
    <w:rsid w:val="00C549E1"/>
    <w:rsid w:val="00C56AF1"/>
    <w:rsid w:val="00C576E5"/>
    <w:rsid w:val="00C57A47"/>
    <w:rsid w:val="00C61471"/>
    <w:rsid w:val="00C624CF"/>
    <w:rsid w:val="00C62F08"/>
    <w:rsid w:val="00C63749"/>
    <w:rsid w:val="00C647F7"/>
    <w:rsid w:val="00C6525B"/>
    <w:rsid w:val="00C65438"/>
    <w:rsid w:val="00C657CA"/>
    <w:rsid w:val="00C65985"/>
    <w:rsid w:val="00C6651A"/>
    <w:rsid w:val="00C66573"/>
    <w:rsid w:val="00C669F8"/>
    <w:rsid w:val="00C67190"/>
    <w:rsid w:val="00C7006E"/>
    <w:rsid w:val="00C70184"/>
    <w:rsid w:val="00C70333"/>
    <w:rsid w:val="00C70CB6"/>
    <w:rsid w:val="00C70E64"/>
    <w:rsid w:val="00C7128B"/>
    <w:rsid w:val="00C719F0"/>
    <w:rsid w:val="00C71B48"/>
    <w:rsid w:val="00C722F6"/>
    <w:rsid w:val="00C729D6"/>
    <w:rsid w:val="00C72C56"/>
    <w:rsid w:val="00C730F2"/>
    <w:rsid w:val="00C73B8F"/>
    <w:rsid w:val="00C73BFF"/>
    <w:rsid w:val="00C73C2C"/>
    <w:rsid w:val="00C73DBD"/>
    <w:rsid w:val="00C74EFE"/>
    <w:rsid w:val="00C75938"/>
    <w:rsid w:val="00C75D71"/>
    <w:rsid w:val="00C763E5"/>
    <w:rsid w:val="00C768BF"/>
    <w:rsid w:val="00C76F49"/>
    <w:rsid w:val="00C773FC"/>
    <w:rsid w:val="00C77757"/>
    <w:rsid w:val="00C80139"/>
    <w:rsid w:val="00C80810"/>
    <w:rsid w:val="00C80B5E"/>
    <w:rsid w:val="00C81319"/>
    <w:rsid w:val="00C81F73"/>
    <w:rsid w:val="00C82585"/>
    <w:rsid w:val="00C82A82"/>
    <w:rsid w:val="00C82AB1"/>
    <w:rsid w:val="00C82B2F"/>
    <w:rsid w:val="00C82CB9"/>
    <w:rsid w:val="00C82F38"/>
    <w:rsid w:val="00C836C6"/>
    <w:rsid w:val="00C8377E"/>
    <w:rsid w:val="00C85744"/>
    <w:rsid w:val="00C857A9"/>
    <w:rsid w:val="00C85BE2"/>
    <w:rsid w:val="00C85FCA"/>
    <w:rsid w:val="00C86879"/>
    <w:rsid w:val="00C86AFA"/>
    <w:rsid w:val="00C86BBC"/>
    <w:rsid w:val="00C86D11"/>
    <w:rsid w:val="00C90270"/>
    <w:rsid w:val="00C90571"/>
    <w:rsid w:val="00C9124A"/>
    <w:rsid w:val="00C91F5F"/>
    <w:rsid w:val="00C92A5F"/>
    <w:rsid w:val="00C92B7C"/>
    <w:rsid w:val="00C92BC6"/>
    <w:rsid w:val="00C92CAF"/>
    <w:rsid w:val="00C93801"/>
    <w:rsid w:val="00C93997"/>
    <w:rsid w:val="00C93EF3"/>
    <w:rsid w:val="00C94229"/>
    <w:rsid w:val="00C9455D"/>
    <w:rsid w:val="00C94AD9"/>
    <w:rsid w:val="00C955FF"/>
    <w:rsid w:val="00C95680"/>
    <w:rsid w:val="00C971E5"/>
    <w:rsid w:val="00C9745B"/>
    <w:rsid w:val="00C978E5"/>
    <w:rsid w:val="00CA0647"/>
    <w:rsid w:val="00CA06B7"/>
    <w:rsid w:val="00CA0AD8"/>
    <w:rsid w:val="00CA0D7F"/>
    <w:rsid w:val="00CA1363"/>
    <w:rsid w:val="00CA146E"/>
    <w:rsid w:val="00CA1847"/>
    <w:rsid w:val="00CA1AB9"/>
    <w:rsid w:val="00CA2AA9"/>
    <w:rsid w:val="00CA330C"/>
    <w:rsid w:val="00CA3660"/>
    <w:rsid w:val="00CA53EE"/>
    <w:rsid w:val="00CA5C69"/>
    <w:rsid w:val="00CA5E4F"/>
    <w:rsid w:val="00CA608E"/>
    <w:rsid w:val="00CA6953"/>
    <w:rsid w:val="00CA797D"/>
    <w:rsid w:val="00CB0196"/>
    <w:rsid w:val="00CB033A"/>
    <w:rsid w:val="00CB0886"/>
    <w:rsid w:val="00CB1472"/>
    <w:rsid w:val="00CB22E7"/>
    <w:rsid w:val="00CB25A5"/>
    <w:rsid w:val="00CB265B"/>
    <w:rsid w:val="00CB26E5"/>
    <w:rsid w:val="00CB2759"/>
    <w:rsid w:val="00CB3401"/>
    <w:rsid w:val="00CB36E5"/>
    <w:rsid w:val="00CB3950"/>
    <w:rsid w:val="00CB3F10"/>
    <w:rsid w:val="00CB4443"/>
    <w:rsid w:val="00CB459C"/>
    <w:rsid w:val="00CB601C"/>
    <w:rsid w:val="00CB7053"/>
    <w:rsid w:val="00CB771B"/>
    <w:rsid w:val="00CC057B"/>
    <w:rsid w:val="00CC0A72"/>
    <w:rsid w:val="00CC0C59"/>
    <w:rsid w:val="00CC0D35"/>
    <w:rsid w:val="00CC1448"/>
    <w:rsid w:val="00CC1969"/>
    <w:rsid w:val="00CC19ED"/>
    <w:rsid w:val="00CC1EC1"/>
    <w:rsid w:val="00CC2207"/>
    <w:rsid w:val="00CC24DD"/>
    <w:rsid w:val="00CC26C9"/>
    <w:rsid w:val="00CC2818"/>
    <w:rsid w:val="00CC2F9C"/>
    <w:rsid w:val="00CC3577"/>
    <w:rsid w:val="00CC3A1D"/>
    <w:rsid w:val="00CC3C31"/>
    <w:rsid w:val="00CC42D8"/>
    <w:rsid w:val="00CC4583"/>
    <w:rsid w:val="00CC4599"/>
    <w:rsid w:val="00CC49C6"/>
    <w:rsid w:val="00CC56D7"/>
    <w:rsid w:val="00CC5E39"/>
    <w:rsid w:val="00CC6C89"/>
    <w:rsid w:val="00CD0F04"/>
    <w:rsid w:val="00CD0F68"/>
    <w:rsid w:val="00CD2D93"/>
    <w:rsid w:val="00CD3468"/>
    <w:rsid w:val="00CD36ED"/>
    <w:rsid w:val="00CD4200"/>
    <w:rsid w:val="00CD539F"/>
    <w:rsid w:val="00CD5CEB"/>
    <w:rsid w:val="00CD682A"/>
    <w:rsid w:val="00CD6885"/>
    <w:rsid w:val="00CE022C"/>
    <w:rsid w:val="00CE02D0"/>
    <w:rsid w:val="00CE0886"/>
    <w:rsid w:val="00CE08B1"/>
    <w:rsid w:val="00CE12E2"/>
    <w:rsid w:val="00CE130E"/>
    <w:rsid w:val="00CE160B"/>
    <w:rsid w:val="00CE1A30"/>
    <w:rsid w:val="00CE1A77"/>
    <w:rsid w:val="00CE254A"/>
    <w:rsid w:val="00CE372B"/>
    <w:rsid w:val="00CE3E76"/>
    <w:rsid w:val="00CE418B"/>
    <w:rsid w:val="00CE4300"/>
    <w:rsid w:val="00CE443A"/>
    <w:rsid w:val="00CE5A14"/>
    <w:rsid w:val="00CE655C"/>
    <w:rsid w:val="00CE667F"/>
    <w:rsid w:val="00CE66A1"/>
    <w:rsid w:val="00CE6A2E"/>
    <w:rsid w:val="00CE6F8F"/>
    <w:rsid w:val="00CE7309"/>
    <w:rsid w:val="00CF01A3"/>
    <w:rsid w:val="00CF0DFD"/>
    <w:rsid w:val="00CF15D3"/>
    <w:rsid w:val="00CF1A92"/>
    <w:rsid w:val="00CF1EEB"/>
    <w:rsid w:val="00CF2099"/>
    <w:rsid w:val="00CF264C"/>
    <w:rsid w:val="00CF2A62"/>
    <w:rsid w:val="00CF2BA2"/>
    <w:rsid w:val="00CF2F14"/>
    <w:rsid w:val="00CF3A07"/>
    <w:rsid w:val="00CF41AB"/>
    <w:rsid w:val="00CF4259"/>
    <w:rsid w:val="00CF47B0"/>
    <w:rsid w:val="00CF4948"/>
    <w:rsid w:val="00CF4A3C"/>
    <w:rsid w:val="00CF4DF4"/>
    <w:rsid w:val="00CF6489"/>
    <w:rsid w:val="00CF64FD"/>
    <w:rsid w:val="00CF72BA"/>
    <w:rsid w:val="00CF7A8D"/>
    <w:rsid w:val="00CF7F7E"/>
    <w:rsid w:val="00CF7F83"/>
    <w:rsid w:val="00D0024E"/>
    <w:rsid w:val="00D016D6"/>
    <w:rsid w:val="00D019DE"/>
    <w:rsid w:val="00D01C2C"/>
    <w:rsid w:val="00D01C32"/>
    <w:rsid w:val="00D02B0B"/>
    <w:rsid w:val="00D04042"/>
    <w:rsid w:val="00D041A9"/>
    <w:rsid w:val="00D052BA"/>
    <w:rsid w:val="00D05D99"/>
    <w:rsid w:val="00D0611A"/>
    <w:rsid w:val="00D06207"/>
    <w:rsid w:val="00D06473"/>
    <w:rsid w:val="00D066AB"/>
    <w:rsid w:val="00D0693A"/>
    <w:rsid w:val="00D069B2"/>
    <w:rsid w:val="00D072B8"/>
    <w:rsid w:val="00D0730B"/>
    <w:rsid w:val="00D07460"/>
    <w:rsid w:val="00D07959"/>
    <w:rsid w:val="00D07E87"/>
    <w:rsid w:val="00D105BE"/>
    <w:rsid w:val="00D10E86"/>
    <w:rsid w:val="00D10EAC"/>
    <w:rsid w:val="00D115CA"/>
    <w:rsid w:val="00D11A19"/>
    <w:rsid w:val="00D11DFE"/>
    <w:rsid w:val="00D12546"/>
    <w:rsid w:val="00D12668"/>
    <w:rsid w:val="00D132F9"/>
    <w:rsid w:val="00D13524"/>
    <w:rsid w:val="00D144DC"/>
    <w:rsid w:val="00D15251"/>
    <w:rsid w:val="00D157AB"/>
    <w:rsid w:val="00D16740"/>
    <w:rsid w:val="00D16AC1"/>
    <w:rsid w:val="00D174F7"/>
    <w:rsid w:val="00D17825"/>
    <w:rsid w:val="00D17B70"/>
    <w:rsid w:val="00D20537"/>
    <w:rsid w:val="00D205A6"/>
    <w:rsid w:val="00D20EE8"/>
    <w:rsid w:val="00D20EE9"/>
    <w:rsid w:val="00D215CD"/>
    <w:rsid w:val="00D218E6"/>
    <w:rsid w:val="00D22217"/>
    <w:rsid w:val="00D22B90"/>
    <w:rsid w:val="00D22DE7"/>
    <w:rsid w:val="00D24034"/>
    <w:rsid w:val="00D2422E"/>
    <w:rsid w:val="00D24744"/>
    <w:rsid w:val="00D2493E"/>
    <w:rsid w:val="00D255FC"/>
    <w:rsid w:val="00D25B51"/>
    <w:rsid w:val="00D267A9"/>
    <w:rsid w:val="00D26B76"/>
    <w:rsid w:val="00D27C4B"/>
    <w:rsid w:val="00D315B4"/>
    <w:rsid w:val="00D3167E"/>
    <w:rsid w:val="00D317A7"/>
    <w:rsid w:val="00D318A2"/>
    <w:rsid w:val="00D31A03"/>
    <w:rsid w:val="00D328AC"/>
    <w:rsid w:val="00D32E10"/>
    <w:rsid w:val="00D33096"/>
    <w:rsid w:val="00D340A1"/>
    <w:rsid w:val="00D34941"/>
    <w:rsid w:val="00D351ED"/>
    <w:rsid w:val="00D35D8B"/>
    <w:rsid w:val="00D368E7"/>
    <w:rsid w:val="00D36AA4"/>
    <w:rsid w:val="00D402B5"/>
    <w:rsid w:val="00D40A1E"/>
    <w:rsid w:val="00D416CB"/>
    <w:rsid w:val="00D417D8"/>
    <w:rsid w:val="00D41B09"/>
    <w:rsid w:val="00D41CE9"/>
    <w:rsid w:val="00D4255F"/>
    <w:rsid w:val="00D425E5"/>
    <w:rsid w:val="00D42BCA"/>
    <w:rsid w:val="00D42D82"/>
    <w:rsid w:val="00D43F19"/>
    <w:rsid w:val="00D4511A"/>
    <w:rsid w:val="00D4536E"/>
    <w:rsid w:val="00D4576E"/>
    <w:rsid w:val="00D45CA6"/>
    <w:rsid w:val="00D46319"/>
    <w:rsid w:val="00D4655D"/>
    <w:rsid w:val="00D46A14"/>
    <w:rsid w:val="00D46CC7"/>
    <w:rsid w:val="00D46FEF"/>
    <w:rsid w:val="00D4769E"/>
    <w:rsid w:val="00D47B30"/>
    <w:rsid w:val="00D47FA8"/>
    <w:rsid w:val="00D510EA"/>
    <w:rsid w:val="00D51B34"/>
    <w:rsid w:val="00D5200D"/>
    <w:rsid w:val="00D52414"/>
    <w:rsid w:val="00D52786"/>
    <w:rsid w:val="00D52DA4"/>
    <w:rsid w:val="00D536D2"/>
    <w:rsid w:val="00D53ED4"/>
    <w:rsid w:val="00D5592B"/>
    <w:rsid w:val="00D568B3"/>
    <w:rsid w:val="00D574D7"/>
    <w:rsid w:val="00D578EC"/>
    <w:rsid w:val="00D60897"/>
    <w:rsid w:val="00D60B20"/>
    <w:rsid w:val="00D6197D"/>
    <w:rsid w:val="00D62123"/>
    <w:rsid w:val="00D62BDE"/>
    <w:rsid w:val="00D63012"/>
    <w:rsid w:val="00D640CB"/>
    <w:rsid w:val="00D64E3A"/>
    <w:rsid w:val="00D65261"/>
    <w:rsid w:val="00D65DC6"/>
    <w:rsid w:val="00D66431"/>
    <w:rsid w:val="00D66523"/>
    <w:rsid w:val="00D673AF"/>
    <w:rsid w:val="00D6743C"/>
    <w:rsid w:val="00D67577"/>
    <w:rsid w:val="00D6764A"/>
    <w:rsid w:val="00D676EB"/>
    <w:rsid w:val="00D67C8C"/>
    <w:rsid w:val="00D700DE"/>
    <w:rsid w:val="00D7023A"/>
    <w:rsid w:val="00D7055E"/>
    <w:rsid w:val="00D7093D"/>
    <w:rsid w:val="00D710A1"/>
    <w:rsid w:val="00D71302"/>
    <w:rsid w:val="00D7150A"/>
    <w:rsid w:val="00D71EAB"/>
    <w:rsid w:val="00D7202F"/>
    <w:rsid w:val="00D72055"/>
    <w:rsid w:val="00D7209D"/>
    <w:rsid w:val="00D720BE"/>
    <w:rsid w:val="00D7300D"/>
    <w:rsid w:val="00D730D0"/>
    <w:rsid w:val="00D739A8"/>
    <w:rsid w:val="00D73F63"/>
    <w:rsid w:val="00D74CEA"/>
    <w:rsid w:val="00D74E6C"/>
    <w:rsid w:val="00D751B2"/>
    <w:rsid w:val="00D75F8B"/>
    <w:rsid w:val="00D768B6"/>
    <w:rsid w:val="00D76DB1"/>
    <w:rsid w:val="00D76F0B"/>
    <w:rsid w:val="00D77269"/>
    <w:rsid w:val="00D77601"/>
    <w:rsid w:val="00D77960"/>
    <w:rsid w:val="00D80912"/>
    <w:rsid w:val="00D81382"/>
    <w:rsid w:val="00D8255C"/>
    <w:rsid w:val="00D83D6F"/>
    <w:rsid w:val="00D84CC9"/>
    <w:rsid w:val="00D8565D"/>
    <w:rsid w:val="00D85CC8"/>
    <w:rsid w:val="00D861F4"/>
    <w:rsid w:val="00D865E4"/>
    <w:rsid w:val="00D86756"/>
    <w:rsid w:val="00D869FA"/>
    <w:rsid w:val="00D86A9E"/>
    <w:rsid w:val="00D870FB"/>
    <w:rsid w:val="00D87823"/>
    <w:rsid w:val="00D91389"/>
    <w:rsid w:val="00D91523"/>
    <w:rsid w:val="00D91958"/>
    <w:rsid w:val="00D924FC"/>
    <w:rsid w:val="00D9404B"/>
    <w:rsid w:val="00D9487E"/>
    <w:rsid w:val="00D94996"/>
    <w:rsid w:val="00D94BBE"/>
    <w:rsid w:val="00D94EF9"/>
    <w:rsid w:val="00D95AE7"/>
    <w:rsid w:val="00D95C50"/>
    <w:rsid w:val="00D96703"/>
    <w:rsid w:val="00D969E4"/>
    <w:rsid w:val="00D96A2B"/>
    <w:rsid w:val="00D96B1C"/>
    <w:rsid w:val="00D9731C"/>
    <w:rsid w:val="00D973E7"/>
    <w:rsid w:val="00DA0AA0"/>
    <w:rsid w:val="00DA1315"/>
    <w:rsid w:val="00DA3E0F"/>
    <w:rsid w:val="00DA4401"/>
    <w:rsid w:val="00DA4440"/>
    <w:rsid w:val="00DA5117"/>
    <w:rsid w:val="00DA5A13"/>
    <w:rsid w:val="00DA5A26"/>
    <w:rsid w:val="00DA5E13"/>
    <w:rsid w:val="00DA5E60"/>
    <w:rsid w:val="00DA6339"/>
    <w:rsid w:val="00DA639B"/>
    <w:rsid w:val="00DA67F9"/>
    <w:rsid w:val="00DA78E4"/>
    <w:rsid w:val="00DB01C6"/>
    <w:rsid w:val="00DB03A9"/>
    <w:rsid w:val="00DB04BB"/>
    <w:rsid w:val="00DB055E"/>
    <w:rsid w:val="00DB126C"/>
    <w:rsid w:val="00DB1A89"/>
    <w:rsid w:val="00DB27F9"/>
    <w:rsid w:val="00DB323A"/>
    <w:rsid w:val="00DB363A"/>
    <w:rsid w:val="00DB43DD"/>
    <w:rsid w:val="00DB4D02"/>
    <w:rsid w:val="00DB5546"/>
    <w:rsid w:val="00DB5F54"/>
    <w:rsid w:val="00DB605A"/>
    <w:rsid w:val="00DB6359"/>
    <w:rsid w:val="00DB6A61"/>
    <w:rsid w:val="00DB721C"/>
    <w:rsid w:val="00DB79FE"/>
    <w:rsid w:val="00DC0769"/>
    <w:rsid w:val="00DC1E37"/>
    <w:rsid w:val="00DC22A9"/>
    <w:rsid w:val="00DC2313"/>
    <w:rsid w:val="00DC2585"/>
    <w:rsid w:val="00DC3655"/>
    <w:rsid w:val="00DC377E"/>
    <w:rsid w:val="00DC501A"/>
    <w:rsid w:val="00DC503A"/>
    <w:rsid w:val="00DC5334"/>
    <w:rsid w:val="00DC5AFB"/>
    <w:rsid w:val="00DC5CA0"/>
    <w:rsid w:val="00DC5D94"/>
    <w:rsid w:val="00DC622A"/>
    <w:rsid w:val="00DD054A"/>
    <w:rsid w:val="00DD0EB8"/>
    <w:rsid w:val="00DD156C"/>
    <w:rsid w:val="00DD170D"/>
    <w:rsid w:val="00DD1798"/>
    <w:rsid w:val="00DD1D4F"/>
    <w:rsid w:val="00DD2486"/>
    <w:rsid w:val="00DD32C7"/>
    <w:rsid w:val="00DD3310"/>
    <w:rsid w:val="00DD33ED"/>
    <w:rsid w:val="00DD3A31"/>
    <w:rsid w:val="00DD3F83"/>
    <w:rsid w:val="00DD4D19"/>
    <w:rsid w:val="00DD6151"/>
    <w:rsid w:val="00DD6987"/>
    <w:rsid w:val="00DD6EE8"/>
    <w:rsid w:val="00DD6FEC"/>
    <w:rsid w:val="00DD7DD5"/>
    <w:rsid w:val="00DD7F83"/>
    <w:rsid w:val="00DE0769"/>
    <w:rsid w:val="00DE0A85"/>
    <w:rsid w:val="00DE199D"/>
    <w:rsid w:val="00DE1DC3"/>
    <w:rsid w:val="00DE2032"/>
    <w:rsid w:val="00DE26BC"/>
    <w:rsid w:val="00DE2C45"/>
    <w:rsid w:val="00DE2C71"/>
    <w:rsid w:val="00DE2E23"/>
    <w:rsid w:val="00DE38D0"/>
    <w:rsid w:val="00DE4160"/>
    <w:rsid w:val="00DE4379"/>
    <w:rsid w:val="00DE5873"/>
    <w:rsid w:val="00DE5C79"/>
    <w:rsid w:val="00DE6644"/>
    <w:rsid w:val="00DE73A3"/>
    <w:rsid w:val="00DE77AD"/>
    <w:rsid w:val="00DE7F96"/>
    <w:rsid w:val="00DF0248"/>
    <w:rsid w:val="00DF0445"/>
    <w:rsid w:val="00DF0D1F"/>
    <w:rsid w:val="00DF1491"/>
    <w:rsid w:val="00DF1EE2"/>
    <w:rsid w:val="00DF2505"/>
    <w:rsid w:val="00DF2593"/>
    <w:rsid w:val="00DF28BA"/>
    <w:rsid w:val="00DF2A83"/>
    <w:rsid w:val="00DF2DF6"/>
    <w:rsid w:val="00DF2FA3"/>
    <w:rsid w:val="00DF33F2"/>
    <w:rsid w:val="00DF3934"/>
    <w:rsid w:val="00DF4790"/>
    <w:rsid w:val="00DF4AB9"/>
    <w:rsid w:val="00DF4ABD"/>
    <w:rsid w:val="00DF4CF8"/>
    <w:rsid w:val="00DF594B"/>
    <w:rsid w:val="00DF6964"/>
    <w:rsid w:val="00DF6D2A"/>
    <w:rsid w:val="00DF6F43"/>
    <w:rsid w:val="00E001E2"/>
    <w:rsid w:val="00E00311"/>
    <w:rsid w:val="00E00419"/>
    <w:rsid w:val="00E00E39"/>
    <w:rsid w:val="00E00E3E"/>
    <w:rsid w:val="00E012CB"/>
    <w:rsid w:val="00E0177D"/>
    <w:rsid w:val="00E0188C"/>
    <w:rsid w:val="00E02067"/>
    <w:rsid w:val="00E032A2"/>
    <w:rsid w:val="00E0344F"/>
    <w:rsid w:val="00E03E8B"/>
    <w:rsid w:val="00E042EF"/>
    <w:rsid w:val="00E046E6"/>
    <w:rsid w:val="00E04BAF"/>
    <w:rsid w:val="00E062D3"/>
    <w:rsid w:val="00E06421"/>
    <w:rsid w:val="00E06D06"/>
    <w:rsid w:val="00E070B4"/>
    <w:rsid w:val="00E0757A"/>
    <w:rsid w:val="00E10DC1"/>
    <w:rsid w:val="00E110A9"/>
    <w:rsid w:val="00E11AFC"/>
    <w:rsid w:val="00E1235B"/>
    <w:rsid w:val="00E127C3"/>
    <w:rsid w:val="00E128C0"/>
    <w:rsid w:val="00E12E57"/>
    <w:rsid w:val="00E1349F"/>
    <w:rsid w:val="00E13736"/>
    <w:rsid w:val="00E139A6"/>
    <w:rsid w:val="00E13AC6"/>
    <w:rsid w:val="00E13E2E"/>
    <w:rsid w:val="00E14A2E"/>
    <w:rsid w:val="00E1561A"/>
    <w:rsid w:val="00E15819"/>
    <w:rsid w:val="00E15843"/>
    <w:rsid w:val="00E15B70"/>
    <w:rsid w:val="00E161F3"/>
    <w:rsid w:val="00E16540"/>
    <w:rsid w:val="00E16718"/>
    <w:rsid w:val="00E168D7"/>
    <w:rsid w:val="00E1691A"/>
    <w:rsid w:val="00E16A50"/>
    <w:rsid w:val="00E16ACC"/>
    <w:rsid w:val="00E16D70"/>
    <w:rsid w:val="00E175A5"/>
    <w:rsid w:val="00E179EE"/>
    <w:rsid w:val="00E17BAA"/>
    <w:rsid w:val="00E17E52"/>
    <w:rsid w:val="00E20384"/>
    <w:rsid w:val="00E20A43"/>
    <w:rsid w:val="00E20AC1"/>
    <w:rsid w:val="00E20EB1"/>
    <w:rsid w:val="00E2195A"/>
    <w:rsid w:val="00E21BBB"/>
    <w:rsid w:val="00E22502"/>
    <w:rsid w:val="00E2360F"/>
    <w:rsid w:val="00E2426A"/>
    <w:rsid w:val="00E2522C"/>
    <w:rsid w:val="00E2537E"/>
    <w:rsid w:val="00E254EF"/>
    <w:rsid w:val="00E256DE"/>
    <w:rsid w:val="00E25711"/>
    <w:rsid w:val="00E259F6"/>
    <w:rsid w:val="00E26C9A"/>
    <w:rsid w:val="00E27351"/>
    <w:rsid w:val="00E27473"/>
    <w:rsid w:val="00E2770C"/>
    <w:rsid w:val="00E27789"/>
    <w:rsid w:val="00E27A89"/>
    <w:rsid w:val="00E27BA6"/>
    <w:rsid w:val="00E27F87"/>
    <w:rsid w:val="00E3030E"/>
    <w:rsid w:val="00E31722"/>
    <w:rsid w:val="00E328CE"/>
    <w:rsid w:val="00E34476"/>
    <w:rsid w:val="00E34B76"/>
    <w:rsid w:val="00E35B0B"/>
    <w:rsid w:val="00E3715B"/>
    <w:rsid w:val="00E37302"/>
    <w:rsid w:val="00E377E3"/>
    <w:rsid w:val="00E404CC"/>
    <w:rsid w:val="00E40702"/>
    <w:rsid w:val="00E41400"/>
    <w:rsid w:val="00E41E36"/>
    <w:rsid w:val="00E42080"/>
    <w:rsid w:val="00E422E7"/>
    <w:rsid w:val="00E42DC9"/>
    <w:rsid w:val="00E42F35"/>
    <w:rsid w:val="00E42FB1"/>
    <w:rsid w:val="00E4310F"/>
    <w:rsid w:val="00E43C30"/>
    <w:rsid w:val="00E441FD"/>
    <w:rsid w:val="00E44244"/>
    <w:rsid w:val="00E44488"/>
    <w:rsid w:val="00E44C63"/>
    <w:rsid w:val="00E45845"/>
    <w:rsid w:val="00E46811"/>
    <w:rsid w:val="00E46A17"/>
    <w:rsid w:val="00E46C66"/>
    <w:rsid w:val="00E46FF9"/>
    <w:rsid w:val="00E470E2"/>
    <w:rsid w:val="00E473BB"/>
    <w:rsid w:val="00E50A35"/>
    <w:rsid w:val="00E50FE5"/>
    <w:rsid w:val="00E512BD"/>
    <w:rsid w:val="00E51FAF"/>
    <w:rsid w:val="00E520B5"/>
    <w:rsid w:val="00E520E3"/>
    <w:rsid w:val="00E5281C"/>
    <w:rsid w:val="00E53274"/>
    <w:rsid w:val="00E53394"/>
    <w:rsid w:val="00E53642"/>
    <w:rsid w:val="00E5433C"/>
    <w:rsid w:val="00E54900"/>
    <w:rsid w:val="00E54A91"/>
    <w:rsid w:val="00E54B43"/>
    <w:rsid w:val="00E54DA1"/>
    <w:rsid w:val="00E5535D"/>
    <w:rsid w:val="00E557A1"/>
    <w:rsid w:val="00E564BB"/>
    <w:rsid w:val="00E564E1"/>
    <w:rsid w:val="00E56CAE"/>
    <w:rsid w:val="00E56CBA"/>
    <w:rsid w:val="00E56DBA"/>
    <w:rsid w:val="00E57153"/>
    <w:rsid w:val="00E571E7"/>
    <w:rsid w:val="00E5730B"/>
    <w:rsid w:val="00E57C72"/>
    <w:rsid w:val="00E60588"/>
    <w:rsid w:val="00E60822"/>
    <w:rsid w:val="00E60B69"/>
    <w:rsid w:val="00E60DC7"/>
    <w:rsid w:val="00E6141E"/>
    <w:rsid w:val="00E615FE"/>
    <w:rsid w:val="00E628C2"/>
    <w:rsid w:val="00E62FF8"/>
    <w:rsid w:val="00E63284"/>
    <w:rsid w:val="00E632E2"/>
    <w:rsid w:val="00E63A65"/>
    <w:rsid w:val="00E6436D"/>
    <w:rsid w:val="00E6563A"/>
    <w:rsid w:val="00E6611E"/>
    <w:rsid w:val="00E67028"/>
    <w:rsid w:val="00E6716E"/>
    <w:rsid w:val="00E6782D"/>
    <w:rsid w:val="00E70948"/>
    <w:rsid w:val="00E71B43"/>
    <w:rsid w:val="00E71CBB"/>
    <w:rsid w:val="00E732E2"/>
    <w:rsid w:val="00E73593"/>
    <w:rsid w:val="00E73996"/>
    <w:rsid w:val="00E73E5C"/>
    <w:rsid w:val="00E74BBA"/>
    <w:rsid w:val="00E7529D"/>
    <w:rsid w:val="00E75303"/>
    <w:rsid w:val="00E75829"/>
    <w:rsid w:val="00E762E0"/>
    <w:rsid w:val="00E76D4E"/>
    <w:rsid w:val="00E770A1"/>
    <w:rsid w:val="00E7710E"/>
    <w:rsid w:val="00E805C5"/>
    <w:rsid w:val="00E80E4E"/>
    <w:rsid w:val="00E81574"/>
    <w:rsid w:val="00E82433"/>
    <w:rsid w:val="00E8297E"/>
    <w:rsid w:val="00E829C2"/>
    <w:rsid w:val="00E83624"/>
    <w:rsid w:val="00E844C9"/>
    <w:rsid w:val="00E84674"/>
    <w:rsid w:val="00E84A10"/>
    <w:rsid w:val="00E84C02"/>
    <w:rsid w:val="00E84FBA"/>
    <w:rsid w:val="00E868DD"/>
    <w:rsid w:val="00E86BF0"/>
    <w:rsid w:val="00E8714A"/>
    <w:rsid w:val="00E87243"/>
    <w:rsid w:val="00E87CDC"/>
    <w:rsid w:val="00E90152"/>
    <w:rsid w:val="00E90302"/>
    <w:rsid w:val="00E907F1"/>
    <w:rsid w:val="00E91910"/>
    <w:rsid w:val="00E92043"/>
    <w:rsid w:val="00E9356F"/>
    <w:rsid w:val="00E93973"/>
    <w:rsid w:val="00E945B0"/>
    <w:rsid w:val="00E955D6"/>
    <w:rsid w:val="00E96F21"/>
    <w:rsid w:val="00EA0262"/>
    <w:rsid w:val="00EA081D"/>
    <w:rsid w:val="00EA0CC4"/>
    <w:rsid w:val="00EA110E"/>
    <w:rsid w:val="00EA1584"/>
    <w:rsid w:val="00EA176B"/>
    <w:rsid w:val="00EA2577"/>
    <w:rsid w:val="00EA35D0"/>
    <w:rsid w:val="00EA4486"/>
    <w:rsid w:val="00EA4491"/>
    <w:rsid w:val="00EA4C06"/>
    <w:rsid w:val="00EA7668"/>
    <w:rsid w:val="00EB0EDC"/>
    <w:rsid w:val="00EB1B56"/>
    <w:rsid w:val="00EB248E"/>
    <w:rsid w:val="00EB24B3"/>
    <w:rsid w:val="00EB2EF5"/>
    <w:rsid w:val="00EB2F0F"/>
    <w:rsid w:val="00EB349D"/>
    <w:rsid w:val="00EB3704"/>
    <w:rsid w:val="00EB377F"/>
    <w:rsid w:val="00EB440E"/>
    <w:rsid w:val="00EB4F73"/>
    <w:rsid w:val="00EB56C1"/>
    <w:rsid w:val="00EB57DA"/>
    <w:rsid w:val="00EB586E"/>
    <w:rsid w:val="00EB5B5C"/>
    <w:rsid w:val="00EB5D3B"/>
    <w:rsid w:val="00EB6246"/>
    <w:rsid w:val="00EB6673"/>
    <w:rsid w:val="00EB7A9E"/>
    <w:rsid w:val="00EC0E86"/>
    <w:rsid w:val="00EC1DF0"/>
    <w:rsid w:val="00EC28E5"/>
    <w:rsid w:val="00EC2BA0"/>
    <w:rsid w:val="00EC34E2"/>
    <w:rsid w:val="00EC4569"/>
    <w:rsid w:val="00EC5BB4"/>
    <w:rsid w:val="00EC6B18"/>
    <w:rsid w:val="00EC7102"/>
    <w:rsid w:val="00EC78D3"/>
    <w:rsid w:val="00EC7E73"/>
    <w:rsid w:val="00ED10EC"/>
    <w:rsid w:val="00ED16A8"/>
    <w:rsid w:val="00ED1E8E"/>
    <w:rsid w:val="00ED32D5"/>
    <w:rsid w:val="00ED3663"/>
    <w:rsid w:val="00ED3F29"/>
    <w:rsid w:val="00ED3FB0"/>
    <w:rsid w:val="00ED4558"/>
    <w:rsid w:val="00ED48B0"/>
    <w:rsid w:val="00ED505D"/>
    <w:rsid w:val="00ED5709"/>
    <w:rsid w:val="00ED5961"/>
    <w:rsid w:val="00ED59A3"/>
    <w:rsid w:val="00ED5A54"/>
    <w:rsid w:val="00ED5D47"/>
    <w:rsid w:val="00ED6004"/>
    <w:rsid w:val="00ED62AF"/>
    <w:rsid w:val="00ED6BC0"/>
    <w:rsid w:val="00ED74C2"/>
    <w:rsid w:val="00ED757B"/>
    <w:rsid w:val="00ED7738"/>
    <w:rsid w:val="00ED7DBB"/>
    <w:rsid w:val="00EE1998"/>
    <w:rsid w:val="00EE1B51"/>
    <w:rsid w:val="00EE22C0"/>
    <w:rsid w:val="00EE3281"/>
    <w:rsid w:val="00EE3533"/>
    <w:rsid w:val="00EE4206"/>
    <w:rsid w:val="00EE4308"/>
    <w:rsid w:val="00EE464B"/>
    <w:rsid w:val="00EE4C98"/>
    <w:rsid w:val="00EE4ECB"/>
    <w:rsid w:val="00EE5650"/>
    <w:rsid w:val="00EE6076"/>
    <w:rsid w:val="00EE6436"/>
    <w:rsid w:val="00EE6562"/>
    <w:rsid w:val="00EE704B"/>
    <w:rsid w:val="00EE762C"/>
    <w:rsid w:val="00EE763E"/>
    <w:rsid w:val="00EF07FD"/>
    <w:rsid w:val="00EF1459"/>
    <w:rsid w:val="00EF158E"/>
    <w:rsid w:val="00EF1F58"/>
    <w:rsid w:val="00EF290D"/>
    <w:rsid w:val="00EF313B"/>
    <w:rsid w:val="00EF31DB"/>
    <w:rsid w:val="00EF3895"/>
    <w:rsid w:val="00EF4168"/>
    <w:rsid w:val="00EF50DA"/>
    <w:rsid w:val="00EF56D0"/>
    <w:rsid w:val="00EF67FB"/>
    <w:rsid w:val="00EF6C8C"/>
    <w:rsid w:val="00EF7005"/>
    <w:rsid w:val="00F00773"/>
    <w:rsid w:val="00F018F6"/>
    <w:rsid w:val="00F02736"/>
    <w:rsid w:val="00F02881"/>
    <w:rsid w:val="00F030AA"/>
    <w:rsid w:val="00F030DD"/>
    <w:rsid w:val="00F039D5"/>
    <w:rsid w:val="00F03CC9"/>
    <w:rsid w:val="00F04493"/>
    <w:rsid w:val="00F04AB9"/>
    <w:rsid w:val="00F04E36"/>
    <w:rsid w:val="00F05147"/>
    <w:rsid w:val="00F0683C"/>
    <w:rsid w:val="00F0691B"/>
    <w:rsid w:val="00F07644"/>
    <w:rsid w:val="00F07A8B"/>
    <w:rsid w:val="00F10812"/>
    <w:rsid w:val="00F1087A"/>
    <w:rsid w:val="00F10D96"/>
    <w:rsid w:val="00F13657"/>
    <w:rsid w:val="00F13854"/>
    <w:rsid w:val="00F1472D"/>
    <w:rsid w:val="00F14E26"/>
    <w:rsid w:val="00F16C3E"/>
    <w:rsid w:val="00F176A8"/>
    <w:rsid w:val="00F17762"/>
    <w:rsid w:val="00F177F0"/>
    <w:rsid w:val="00F2027C"/>
    <w:rsid w:val="00F214D1"/>
    <w:rsid w:val="00F217F1"/>
    <w:rsid w:val="00F21B71"/>
    <w:rsid w:val="00F22257"/>
    <w:rsid w:val="00F223A2"/>
    <w:rsid w:val="00F227A7"/>
    <w:rsid w:val="00F22A60"/>
    <w:rsid w:val="00F22B25"/>
    <w:rsid w:val="00F23070"/>
    <w:rsid w:val="00F237AD"/>
    <w:rsid w:val="00F2401C"/>
    <w:rsid w:val="00F240D8"/>
    <w:rsid w:val="00F246BA"/>
    <w:rsid w:val="00F24A4A"/>
    <w:rsid w:val="00F24A93"/>
    <w:rsid w:val="00F24DDF"/>
    <w:rsid w:val="00F25064"/>
    <w:rsid w:val="00F25104"/>
    <w:rsid w:val="00F254D7"/>
    <w:rsid w:val="00F254E9"/>
    <w:rsid w:val="00F259DE"/>
    <w:rsid w:val="00F26E8A"/>
    <w:rsid w:val="00F26EBF"/>
    <w:rsid w:val="00F26FFC"/>
    <w:rsid w:val="00F27121"/>
    <w:rsid w:val="00F27B54"/>
    <w:rsid w:val="00F3002D"/>
    <w:rsid w:val="00F30389"/>
    <w:rsid w:val="00F30DE0"/>
    <w:rsid w:val="00F31519"/>
    <w:rsid w:val="00F32A3B"/>
    <w:rsid w:val="00F32C7B"/>
    <w:rsid w:val="00F3363E"/>
    <w:rsid w:val="00F33936"/>
    <w:rsid w:val="00F33F5A"/>
    <w:rsid w:val="00F33F6E"/>
    <w:rsid w:val="00F366C2"/>
    <w:rsid w:val="00F37013"/>
    <w:rsid w:val="00F37472"/>
    <w:rsid w:val="00F3792C"/>
    <w:rsid w:val="00F37B4F"/>
    <w:rsid w:val="00F37FCB"/>
    <w:rsid w:val="00F40F3D"/>
    <w:rsid w:val="00F40FD8"/>
    <w:rsid w:val="00F41C01"/>
    <w:rsid w:val="00F41E45"/>
    <w:rsid w:val="00F4215E"/>
    <w:rsid w:val="00F42372"/>
    <w:rsid w:val="00F425BC"/>
    <w:rsid w:val="00F426CF"/>
    <w:rsid w:val="00F42E74"/>
    <w:rsid w:val="00F43280"/>
    <w:rsid w:val="00F433F4"/>
    <w:rsid w:val="00F43E9E"/>
    <w:rsid w:val="00F4462F"/>
    <w:rsid w:val="00F44D08"/>
    <w:rsid w:val="00F45AC3"/>
    <w:rsid w:val="00F45EC2"/>
    <w:rsid w:val="00F45FE1"/>
    <w:rsid w:val="00F46F7E"/>
    <w:rsid w:val="00F476CF"/>
    <w:rsid w:val="00F47B24"/>
    <w:rsid w:val="00F509D4"/>
    <w:rsid w:val="00F50BFB"/>
    <w:rsid w:val="00F514A9"/>
    <w:rsid w:val="00F52CF5"/>
    <w:rsid w:val="00F52FB1"/>
    <w:rsid w:val="00F53495"/>
    <w:rsid w:val="00F53618"/>
    <w:rsid w:val="00F53ABC"/>
    <w:rsid w:val="00F53C94"/>
    <w:rsid w:val="00F53D8C"/>
    <w:rsid w:val="00F54D6B"/>
    <w:rsid w:val="00F553C2"/>
    <w:rsid w:val="00F57DEF"/>
    <w:rsid w:val="00F60412"/>
    <w:rsid w:val="00F60509"/>
    <w:rsid w:val="00F60B09"/>
    <w:rsid w:val="00F60BFA"/>
    <w:rsid w:val="00F60DA5"/>
    <w:rsid w:val="00F6168F"/>
    <w:rsid w:val="00F619A9"/>
    <w:rsid w:val="00F61E64"/>
    <w:rsid w:val="00F62F94"/>
    <w:rsid w:val="00F63061"/>
    <w:rsid w:val="00F64F5C"/>
    <w:rsid w:val="00F6511C"/>
    <w:rsid w:val="00F653F8"/>
    <w:rsid w:val="00F658CC"/>
    <w:rsid w:val="00F65DAD"/>
    <w:rsid w:val="00F65DED"/>
    <w:rsid w:val="00F66F25"/>
    <w:rsid w:val="00F678C0"/>
    <w:rsid w:val="00F67C7E"/>
    <w:rsid w:val="00F67ED8"/>
    <w:rsid w:val="00F70941"/>
    <w:rsid w:val="00F709E6"/>
    <w:rsid w:val="00F70E5B"/>
    <w:rsid w:val="00F71149"/>
    <w:rsid w:val="00F71674"/>
    <w:rsid w:val="00F71AEF"/>
    <w:rsid w:val="00F71C99"/>
    <w:rsid w:val="00F72E8A"/>
    <w:rsid w:val="00F73095"/>
    <w:rsid w:val="00F73B01"/>
    <w:rsid w:val="00F74643"/>
    <w:rsid w:val="00F74936"/>
    <w:rsid w:val="00F749B0"/>
    <w:rsid w:val="00F74ACB"/>
    <w:rsid w:val="00F7532C"/>
    <w:rsid w:val="00F75762"/>
    <w:rsid w:val="00F76E0D"/>
    <w:rsid w:val="00F76EE9"/>
    <w:rsid w:val="00F77088"/>
    <w:rsid w:val="00F7745F"/>
    <w:rsid w:val="00F7761A"/>
    <w:rsid w:val="00F7762E"/>
    <w:rsid w:val="00F77960"/>
    <w:rsid w:val="00F811DB"/>
    <w:rsid w:val="00F811F4"/>
    <w:rsid w:val="00F81DC4"/>
    <w:rsid w:val="00F821D5"/>
    <w:rsid w:val="00F82CBD"/>
    <w:rsid w:val="00F8337E"/>
    <w:rsid w:val="00F839F4"/>
    <w:rsid w:val="00F844CC"/>
    <w:rsid w:val="00F8458F"/>
    <w:rsid w:val="00F848A3"/>
    <w:rsid w:val="00F84A59"/>
    <w:rsid w:val="00F858C9"/>
    <w:rsid w:val="00F85B1B"/>
    <w:rsid w:val="00F85BBE"/>
    <w:rsid w:val="00F85F95"/>
    <w:rsid w:val="00F86083"/>
    <w:rsid w:val="00F8654C"/>
    <w:rsid w:val="00F866E1"/>
    <w:rsid w:val="00F86908"/>
    <w:rsid w:val="00F86F84"/>
    <w:rsid w:val="00F87313"/>
    <w:rsid w:val="00F87EDC"/>
    <w:rsid w:val="00F90474"/>
    <w:rsid w:val="00F905B8"/>
    <w:rsid w:val="00F90783"/>
    <w:rsid w:val="00F907B1"/>
    <w:rsid w:val="00F90BA8"/>
    <w:rsid w:val="00F90C3E"/>
    <w:rsid w:val="00F917D8"/>
    <w:rsid w:val="00F9185F"/>
    <w:rsid w:val="00F91B8F"/>
    <w:rsid w:val="00F91FC4"/>
    <w:rsid w:val="00F92197"/>
    <w:rsid w:val="00F9255B"/>
    <w:rsid w:val="00F92AEF"/>
    <w:rsid w:val="00F9324F"/>
    <w:rsid w:val="00F9391C"/>
    <w:rsid w:val="00F93E7C"/>
    <w:rsid w:val="00F94346"/>
    <w:rsid w:val="00F94387"/>
    <w:rsid w:val="00F95183"/>
    <w:rsid w:val="00F9532A"/>
    <w:rsid w:val="00F95628"/>
    <w:rsid w:val="00F9566F"/>
    <w:rsid w:val="00FA0133"/>
    <w:rsid w:val="00FA0198"/>
    <w:rsid w:val="00FA02E2"/>
    <w:rsid w:val="00FA050C"/>
    <w:rsid w:val="00FA0983"/>
    <w:rsid w:val="00FA09B9"/>
    <w:rsid w:val="00FA0FE7"/>
    <w:rsid w:val="00FA167C"/>
    <w:rsid w:val="00FA2501"/>
    <w:rsid w:val="00FA26A5"/>
    <w:rsid w:val="00FA27CD"/>
    <w:rsid w:val="00FA28E2"/>
    <w:rsid w:val="00FA296B"/>
    <w:rsid w:val="00FA2C93"/>
    <w:rsid w:val="00FA3424"/>
    <w:rsid w:val="00FA37F4"/>
    <w:rsid w:val="00FA39D7"/>
    <w:rsid w:val="00FA3AFB"/>
    <w:rsid w:val="00FA3FDC"/>
    <w:rsid w:val="00FA485E"/>
    <w:rsid w:val="00FA4A00"/>
    <w:rsid w:val="00FA5EF7"/>
    <w:rsid w:val="00FA60DC"/>
    <w:rsid w:val="00FA6554"/>
    <w:rsid w:val="00FA6C4B"/>
    <w:rsid w:val="00FA6EA9"/>
    <w:rsid w:val="00FA6F26"/>
    <w:rsid w:val="00FA6F35"/>
    <w:rsid w:val="00FB0081"/>
    <w:rsid w:val="00FB0150"/>
    <w:rsid w:val="00FB02DC"/>
    <w:rsid w:val="00FB0964"/>
    <w:rsid w:val="00FB1077"/>
    <w:rsid w:val="00FB1BE2"/>
    <w:rsid w:val="00FB229D"/>
    <w:rsid w:val="00FB266A"/>
    <w:rsid w:val="00FB2718"/>
    <w:rsid w:val="00FB2D54"/>
    <w:rsid w:val="00FB3215"/>
    <w:rsid w:val="00FB35AD"/>
    <w:rsid w:val="00FB3708"/>
    <w:rsid w:val="00FB4B9C"/>
    <w:rsid w:val="00FB4D61"/>
    <w:rsid w:val="00FB4DAE"/>
    <w:rsid w:val="00FB4E0E"/>
    <w:rsid w:val="00FB692C"/>
    <w:rsid w:val="00FB6FCF"/>
    <w:rsid w:val="00FC0329"/>
    <w:rsid w:val="00FC130D"/>
    <w:rsid w:val="00FC145F"/>
    <w:rsid w:val="00FC16CD"/>
    <w:rsid w:val="00FC2004"/>
    <w:rsid w:val="00FC24DA"/>
    <w:rsid w:val="00FC3322"/>
    <w:rsid w:val="00FC44FB"/>
    <w:rsid w:val="00FC6226"/>
    <w:rsid w:val="00FC6799"/>
    <w:rsid w:val="00FC7E4E"/>
    <w:rsid w:val="00FD032E"/>
    <w:rsid w:val="00FD0865"/>
    <w:rsid w:val="00FD0C56"/>
    <w:rsid w:val="00FD112A"/>
    <w:rsid w:val="00FD23A6"/>
    <w:rsid w:val="00FD2A58"/>
    <w:rsid w:val="00FD3A47"/>
    <w:rsid w:val="00FD3E7E"/>
    <w:rsid w:val="00FD42BA"/>
    <w:rsid w:val="00FD45FC"/>
    <w:rsid w:val="00FD4F7C"/>
    <w:rsid w:val="00FD75C6"/>
    <w:rsid w:val="00FE13CB"/>
    <w:rsid w:val="00FE2CA0"/>
    <w:rsid w:val="00FE2D1C"/>
    <w:rsid w:val="00FE316A"/>
    <w:rsid w:val="00FE3387"/>
    <w:rsid w:val="00FE3CD7"/>
    <w:rsid w:val="00FE4530"/>
    <w:rsid w:val="00FE4BEC"/>
    <w:rsid w:val="00FE536F"/>
    <w:rsid w:val="00FE539E"/>
    <w:rsid w:val="00FE53A7"/>
    <w:rsid w:val="00FE5422"/>
    <w:rsid w:val="00FE57A6"/>
    <w:rsid w:val="00FE59EF"/>
    <w:rsid w:val="00FE6115"/>
    <w:rsid w:val="00FE6FC4"/>
    <w:rsid w:val="00FE7696"/>
    <w:rsid w:val="00FF12CE"/>
    <w:rsid w:val="00FF14FE"/>
    <w:rsid w:val="00FF19D3"/>
    <w:rsid w:val="00FF19D7"/>
    <w:rsid w:val="00FF1F0B"/>
    <w:rsid w:val="00FF204D"/>
    <w:rsid w:val="00FF2895"/>
    <w:rsid w:val="00FF2A53"/>
    <w:rsid w:val="00FF2B98"/>
    <w:rsid w:val="00FF309F"/>
    <w:rsid w:val="00FF4559"/>
    <w:rsid w:val="00FF48C3"/>
    <w:rsid w:val="00FF4C14"/>
    <w:rsid w:val="00FF6B83"/>
    <w:rsid w:val="00FF6DA9"/>
    <w:rsid w:val="00FF7128"/>
    <w:rsid w:val="00FF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187E68"/>
  <w15:docId w15:val="{3EC86C7E-441C-408D-B6C4-1D9ACAA1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3411A0"/>
    <w:pPr>
      <w:spacing w:after="0" w:line="360" w:lineRule="auto"/>
      <w:ind w:firstLine="709"/>
      <w:jc w:val="both"/>
    </w:pPr>
    <w:rPr>
      <w:rFonts w:asciiTheme="majorBidi" w:hAnsiTheme="majorBidi"/>
      <w:sz w:val="26"/>
      <w:lang w:eastAsia="ru-RU"/>
    </w:rPr>
  </w:style>
  <w:style w:type="paragraph" w:styleId="11">
    <w:name w:val="heading 1"/>
    <w:aliases w:val="Раздел"/>
    <w:basedOn w:val="a6"/>
    <w:next w:val="a6"/>
    <w:link w:val="12"/>
    <w:qFormat/>
    <w:rsid w:val="009A6156"/>
    <w:pPr>
      <w:keepNext/>
      <w:pageBreakBefore/>
      <w:suppressAutoHyphens/>
      <w:spacing w:after="120"/>
      <w:outlineLvl w:val="0"/>
    </w:pPr>
    <w:rPr>
      <w:rFonts w:ascii="Times New Roman" w:hAnsi="Times New Roman" w:cs="Times New Roman"/>
      <w:b/>
      <w:kern w:val="28"/>
      <w:sz w:val="28"/>
      <w:szCs w:val="24"/>
    </w:rPr>
  </w:style>
  <w:style w:type="paragraph" w:styleId="21">
    <w:name w:val="heading 2"/>
    <w:aliases w:val="Заголовок 2 Знак1 Знак,Заголовок 2 Знак Знак Знак"/>
    <w:basedOn w:val="a7"/>
    <w:next w:val="a6"/>
    <w:link w:val="22"/>
    <w:unhideWhenUsed/>
    <w:rsid w:val="00A8785F"/>
    <w:pPr>
      <w:numPr>
        <w:numId w:val="6"/>
      </w:numPr>
      <w:outlineLvl w:val="1"/>
    </w:pPr>
  </w:style>
  <w:style w:type="paragraph" w:styleId="3">
    <w:name w:val="heading 3"/>
    <w:basedOn w:val="a7"/>
    <w:next w:val="a6"/>
    <w:link w:val="31"/>
    <w:unhideWhenUsed/>
    <w:rsid w:val="00067CDD"/>
    <w:pPr>
      <w:numPr>
        <w:numId w:val="8"/>
      </w:numPr>
      <w:outlineLvl w:val="2"/>
    </w:pPr>
  </w:style>
  <w:style w:type="paragraph" w:styleId="4">
    <w:name w:val="heading 4"/>
    <w:basedOn w:val="a7"/>
    <w:next w:val="a6"/>
    <w:link w:val="41"/>
    <w:unhideWhenUsed/>
    <w:rsid w:val="003A5930"/>
    <w:pPr>
      <w:numPr>
        <w:numId w:val="9"/>
      </w:numPr>
      <w:outlineLvl w:val="3"/>
    </w:pPr>
  </w:style>
  <w:style w:type="paragraph" w:styleId="5">
    <w:name w:val="heading 5"/>
    <w:basedOn w:val="a8"/>
    <w:next w:val="a6"/>
    <w:link w:val="50"/>
    <w:unhideWhenUsed/>
    <w:rsid w:val="004A798B"/>
    <w:pPr>
      <w:numPr>
        <w:numId w:val="10"/>
      </w:numPr>
      <w:outlineLvl w:val="4"/>
    </w:pPr>
  </w:style>
  <w:style w:type="paragraph" w:styleId="6">
    <w:name w:val="heading 6"/>
    <w:basedOn w:val="a6"/>
    <w:next w:val="a6"/>
    <w:link w:val="60"/>
    <w:unhideWhenUsed/>
    <w:rsid w:val="00AB76C4"/>
    <w:pPr>
      <w:keepNext/>
      <w:keepLines/>
      <w:spacing w:before="40"/>
      <w:ind w:firstLine="567"/>
      <w:jc w:val="left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paragraph" w:styleId="7">
    <w:name w:val="heading 7"/>
    <w:basedOn w:val="a6"/>
    <w:next w:val="a6"/>
    <w:link w:val="70"/>
    <w:unhideWhenUsed/>
    <w:rsid w:val="00AB76C4"/>
    <w:pPr>
      <w:tabs>
        <w:tab w:val="num" w:pos="1296"/>
      </w:tabs>
      <w:spacing w:before="240" w:after="60" w:line="240" w:lineRule="auto"/>
      <w:ind w:left="1296" w:hanging="1296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8">
    <w:name w:val="heading 8"/>
    <w:basedOn w:val="a6"/>
    <w:next w:val="a6"/>
    <w:link w:val="80"/>
    <w:semiHidden/>
    <w:unhideWhenUsed/>
    <w:rsid w:val="00AB76C4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9">
    <w:name w:val="heading 9"/>
    <w:basedOn w:val="a6"/>
    <w:next w:val="a6"/>
    <w:link w:val="90"/>
    <w:semiHidden/>
    <w:unhideWhenUsed/>
    <w:qFormat/>
    <w:rsid w:val="00AB76C4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Times New Roman"/>
      <w:sz w:val="22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6"/>
    <w:link w:val="ad"/>
    <w:uiPriority w:val="99"/>
    <w:unhideWhenUsed/>
    <w:rsid w:val="00F8690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9"/>
    <w:link w:val="ac"/>
    <w:uiPriority w:val="99"/>
    <w:rsid w:val="00F86908"/>
  </w:style>
  <w:style w:type="paragraph" w:styleId="ae">
    <w:name w:val="footer"/>
    <w:basedOn w:val="a6"/>
    <w:link w:val="af"/>
    <w:unhideWhenUsed/>
    <w:rsid w:val="00F86908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9"/>
    <w:link w:val="ae"/>
    <w:uiPriority w:val="99"/>
    <w:rsid w:val="00F86908"/>
  </w:style>
  <w:style w:type="table" w:styleId="af0">
    <w:name w:val="Table Grid"/>
    <w:basedOn w:val="aa"/>
    <w:uiPriority w:val="59"/>
    <w:rsid w:val="00F86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alloon Text"/>
    <w:basedOn w:val="a6"/>
    <w:link w:val="af2"/>
    <w:uiPriority w:val="99"/>
    <w:semiHidden/>
    <w:unhideWhenUsed/>
    <w:rsid w:val="001A5A1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9"/>
    <w:link w:val="af1"/>
    <w:uiPriority w:val="99"/>
    <w:semiHidden/>
    <w:rsid w:val="001A5A1C"/>
    <w:rPr>
      <w:rFonts w:ascii="Tahoma" w:hAnsi="Tahoma" w:cs="Tahoma"/>
      <w:sz w:val="16"/>
      <w:szCs w:val="16"/>
    </w:rPr>
  </w:style>
  <w:style w:type="character" w:customStyle="1" w:styleId="12">
    <w:name w:val="Заголовок 1 Знак"/>
    <w:aliases w:val="Раздел Знак"/>
    <w:basedOn w:val="a9"/>
    <w:link w:val="11"/>
    <w:rsid w:val="009A6156"/>
    <w:rPr>
      <w:rFonts w:ascii="Times New Roman" w:hAnsi="Times New Roman" w:cs="Times New Roman"/>
      <w:b/>
      <w:kern w:val="28"/>
      <w:sz w:val="28"/>
      <w:szCs w:val="24"/>
      <w:lang w:eastAsia="ru-RU"/>
    </w:rPr>
  </w:style>
  <w:style w:type="paragraph" w:styleId="af3">
    <w:name w:val="TOC Heading"/>
    <w:aliases w:val="Подраздел"/>
    <w:basedOn w:val="11"/>
    <w:next w:val="a6"/>
    <w:link w:val="af4"/>
    <w:uiPriority w:val="39"/>
    <w:unhideWhenUsed/>
    <w:qFormat/>
    <w:rsid w:val="00BB3124"/>
    <w:pPr>
      <w:pageBreakBefore w:val="0"/>
      <w:spacing w:after="0"/>
    </w:pPr>
    <w:rPr>
      <w:sz w:val="26"/>
    </w:rPr>
  </w:style>
  <w:style w:type="paragraph" w:styleId="13">
    <w:name w:val="toc 1"/>
    <w:basedOn w:val="a6"/>
    <w:next w:val="a7"/>
    <w:autoRedefine/>
    <w:uiPriority w:val="39"/>
    <w:unhideWhenUsed/>
    <w:rsid w:val="00615822"/>
    <w:pPr>
      <w:tabs>
        <w:tab w:val="left" w:pos="440"/>
        <w:tab w:val="right" w:leader="dot" w:pos="9781"/>
      </w:tabs>
      <w:spacing w:after="100" w:line="276" w:lineRule="auto"/>
      <w:ind w:firstLine="0"/>
    </w:pPr>
    <w:rPr>
      <w:rFonts w:ascii="Times New Roman" w:hAnsi="Times New Roman"/>
      <w:sz w:val="24"/>
    </w:rPr>
  </w:style>
  <w:style w:type="paragraph" w:styleId="23">
    <w:name w:val="toc 2"/>
    <w:basedOn w:val="a6"/>
    <w:next w:val="a6"/>
    <w:autoRedefine/>
    <w:uiPriority w:val="39"/>
    <w:unhideWhenUsed/>
    <w:rsid w:val="00BD39BE"/>
    <w:pPr>
      <w:spacing w:after="100"/>
      <w:ind w:left="220"/>
    </w:pPr>
    <w:rPr>
      <w:rFonts w:ascii="Times New Roman" w:hAnsi="Times New Roman"/>
      <w:sz w:val="24"/>
    </w:rPr>
  </w:style>
  <w:style w:type="character" w:styleId="af5">
    <w:name w:val="Hyperlink"/>
    <w:basedOn w:val="a9"/>
    <w:uiPriority w:val="99"/>
    <w:unhideWhenUsed/>
    <w:rsid w:val="0022321D"/>
    <w:rPr>
      <w:color w:val="0000FF" w:themeColor="hyperlink"/>
      <w:u w:val="single"/>
    </w:rPr>
  </w:style>
  <w:style w:type="paragraph" w:customStyle="1" w:styleId="a7">
    <w:name w:val="Абзац ПМ"/>
    <w:basedOn w:val="a6"/>
    <w:link w:val="af6"/>
    <w:rsid w:val="000F5317"/>
    <w:pPr>
      <w:suppressLineNumbers/>
      <w:contextualSpacing/>
    </w:pPr>
    <w:rPr>
      <w:rFonts w:ascii="Times New Roman" w:eastAsia="Times New Roman" w:hAnsi="Times New Roman" w:cs="Times New Roman"/>
      <w:szCs w:val="24"/>
    </w:rPr>
  </w:style>
  <w:style w:type="paragraph" w:customStyle="1" w:styleId="a2">
    <w:name w:val="Маркированный"/>
    <w:basedOn w:val="a6"/>
    <w:link w:val="af7"/>
    <w:rsid w:val="004330EB"/>
    <w:pPr>
      <w:numPr>
        <w:numId w:val="1"/>
      </w:numPr>
      <w:suppressLineNumbers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6">
    <w:name w:val="Абзац ПМ Знак"/>
    <w:basedOn w:val="a9"/>
    <w:link w:val="a7"/>
    <w:rsid w:val="000F5317"/>
    <w:rPr>
      <w:rFonts w:ascii="Times New Roman" w:eastAsia="Times New Roman" w:hAnsi="Times New Roman" w:cs="Times New Roman"/>
      <w:sz w:val="26"/>
      <w:szCs w:val="24"/>
      <w:lang w:eastAsia="ru-RU"/>
    </w:rPr>
  </w:style>
  <w:style w:type="character" w:styleId="af8">
    <w:name w:val="Placeholder Text"/>
    <w:basedOn w:val="a9"/>
    <w:uiPriority w:val="99"/>
    <w:semiHidden/>
    <w:rsid w:val="00641B48"/>
    <w:rPr>
      <w:color w:val="808080"/>
    </w:rPr>
  </w:style>
  <w:style w:type="character" w:customStyle="1" w:styleId="af7">
    <w:name w:val="Маркированный Знак"/>
    <w:basedOn w:val="a9"/>
    <w:link w:val="a2"/>
    <w:rsid w:val="004330E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9">
    <w:name w:val="Абзац таблицы"/>
    <w:basedOn w:val="a6"/>
    <w:link w:val="afa"/>
    <w:rsid w:val="00902BCC"/>
    <w:pPr>
      <w:keepNext/>
      <w:spacing w:line="240" w:lineRule="auto"/>
      <w:ind w:left="57" w:right="57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a">
    <w:name w:val="Абзац таблицы Знак"/>
    <w:basedOn w:val="af6"/>
    <w:link w:val="af9"/>
    <w:rsid w:val="00902BC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b">
    <w:name w:val="Надпись таблицы"/>
    <w:basedOn w:val="a6"/>
    <w:link w:val="afc"/>
    <w:rsid w:val="00044729"/>
    <w:pPr>
      <w:keepNext/>
      <w:keepLines/>
      <w:suppressLineNumbers/>
      <w:suppressAutoHyphens/>
      <w:spacing w:line="240" w:lineRule="auto"/>
      <w:ind w:left="284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c">
    <w:name w:val="Надпись таблицы Знак"/>
    <w:basedOn w:val="a9"/>
    <w:link w:val="afb"/>
    <w:rsid w:val="0004472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2">
    <w:name w:val="toc 3"/>
    <w:basedOn w:val="a6"/>
    <w:next w:val="a6"/>
    <w:autoRedefine/>
    <w:unhideWhenUsed/>
    <w:rsid w:val="00067CDD"/>
    <w:pPr>
      <w:ind w:left="284"/>
    </w:pPr>
    <w:rPr>
      <w:rFonts w:ascii="Times New Roman" w:eastAsiaTheme="minorEastAsia" w:hAnsi="Times New Roman" w:cs="Times New Roman"/>
      <w:sz w:val="24"/>
    </w:rPr>
  </w:style>
  <w:style w:type="paragraph" w:customStyle="1" w:styleId="24">
    <w:name w:val="Подзаголовок 2"/>
    <w:basedOn w:val="a6"/>
    <w:link w:val="25"/>
    <w:rsid w:val="005E3088"/>
    <w:pPr>
      <w:keepNext/>
      <w:suppressAutoHyphens/>
      <w:spacing w:before="240" w:after="240"/>
      <w:ind w:left="1134" w:right="1134"/>
      <w:jc w:val="center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a1">
    <w:name w:val="Subtitle"/>
    <w:basedOn w:val="a6"/>
    <w:next w:val="a6"/>
    <w:link w:val="afd"/>
    <w:uiPriority w:val="11"/>
    <w:rsid w:val="008325B4"/>
    <w:pPr>
      <w:numPr>
        <w:numId w:val="2"/>
      </w:numPr>
      <w:suppressLineNumbers/>
      <w:suppressAutoHyphens/>
      <w:ind w:right="17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5">
    <w:name w:val="Подзаголовок 2 Знак"/>
    <w:basedOn w:val="a9"/>
    <w:link w:val="24"/>
    <w:rsid w:val="005E308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d">
    <w:name w:val="Подзаголовок Знак"/>
    <w:basedOn w:val="a9"/>
    <w:link w:val="a1"/>
    <w:uiPriority w:val="11"/>
    <w:rsid w:val="008325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0">
    <w:name w:val="Позаголовок 3"/>
    <w:basedOn w:val="a6"/>
    <w:link w:val="33"/>
    <w:rsid w:val="00696BDD"/>
    <w:pPr>
      <w:numPr>
        <w:numId w:val="3"/>
      </w:numPr>
      <w:suppressLineNumbers/>
      <w:suppressAutoHyphens/>
      <w:ind w:right="17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">
    <w:name w:val="Подзаголовок 4"/>
    <w:basedOn w:val="a6"/>
    <w:link w:val="42"/>
    <w:rsid w:val="00696BDD"/>
    <w:pPr>
      <w:numPr>
        <w:ilvl w:val="1"/>
        <w:numId w:val="4"/>
      </w:numPr>
      <w:suppressLineNumbers/>
      <w:suppressAutoHyphens/>
      <w:ind w:right="17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3">
    <w:name w:val="Позаголовок 3 Знак"/>
    <w:basedOn w:val="a9"/>
    <w:link w:val="30"/>
    <w:rsid w:val="00696BD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e">
    <w:name w:val="Формула"/>
    <w:basedOn w:val="a7"/>
    <w:link w:val="aff"/>
    <w:qFormat/>
    <w:rsid w:val="009F48B0"/>
    <w:pPr>
      <w:spacing w:before="240" w:after="240"/>
      <w:jc w:val="right"/>
    </w:pPr>
  </w:style>
  <w:style w:type="character" w:customStyle="1" w:styleId="42">
    <w:name w:val="Подзаголовок 4 Знак"/>
    <w:basedOn w:val="a9"/>
    <w:link w:val="40"/>
    <w:rsid w:val="00696BD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Формула Знак"/>
    <w:basedOn w:val="af6"/>
    <w:link w:val="afe"/>
    <w:rsid w:val="009F48B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3">
    <w:name w:val="Марк список РН"/>
    <w:basedOn w:val="aff0"/>
    <w:link w:val="aff1"/>
    <w:qFormat/>
    <w:rsid w:val="00A666D9"/>
    <w:pPr>
      <w:numPr>
        <w:numId w:val="5"/>
      </w:numPr>
      <w:tabs>
        <w:tab w:val="left" w:leader="underscore" w:pos="0"/>
        <w:tab w:val="left" w:pos="482"/>
      </w:tabs>
      <w:ind w:left="0" w:firstLine="709"/>
    </w:pPr>
    <w:rPr>
      <w:rFonts w:ascii="Times New Roman" w:eastAsia="Calibri" w:hAnsi="Times New Roman" w:cs="Times New Roman"/>
      <w:szCs w:val="26"/>
    </w:rPr>
  </w:style>
  <w:style w:type="character" w:customStyle="1" w:styleId="aff1">
    <w:name w:val="Марк список РН Знак"/>
    <w:basedOn w:val="a9"/>
    <w:link w:val="a3"/>
    <w:rsid w:val="00A666D9"/>
    <w:rPr>
      <w:rFonts w:ascii="Times New Roman" w:eastAsia="Calibri" w:hAnsi="Times New Roman" w:cs="Times New Roman"/>
      <w:sz w:val="26"/>
      <w:szCs w:val="26"/>
      <w:lang w:eastAsia="ru-RU"/>
    </w:rPr>
  </w:style>
  <w:style w:type="paragraph" w:styleId="aff0">
    <w:name w:val="List Paragraph"/>
    <w:aliases w:val="Bullet List,FooterText,numbered,Number Level 3,Ref,TOC style,lp1"/>
    <w:basedOn w:val="a6"/>
    <w:link w:val="aff2"/>
    <w:uiPriority w:val="34"/>
    <w:rsid w:val="0000636D"/>
    <w:pPr>
      <w:ind w:left="720"/>
      <w:contextualSpacing/>
    </w:pPr>
  </w:style>
  <w:style w:type="paragraph" w:customStyle="1" w:styleId="aff3">
    <w:name w:val="Таблица"/>
    <w:basedOn w:val="a6"/>
    <w:link w:val="aff4"/>
    <w:qFormat/>
    <w:rsid w:val="00A666D9"/>
    <w:pPr>
      <w:keepLines/>
      <w:framePr w:hSpace="180" w:wrap="around" w:vAnchor="text" w:hAnchor="margin" w:xAlign="center" w:y="79"/>
      <w:spacing w:line="240" w:lineRule="auto"/>
      <w:ind w:firstLine="0"/>
      <w:contextualSpacing/>
      <w:jc w:val="left"/>
    </w:pPr>
    <w:rPr>
      <w:rFonts w:ascii="Times New Roman" w:eastAsia="Calibri" w:hAnsi="Times New Roman" w:cs="Times New Roman"/>
      <w:sz w:val="22"/>
      <w:szCs w:val="20"/>
    </w:rPr>
  </w:style>
  <w:style w:type="character" w:customStyle="1" w:styleId="aff4">
    <w:name w:val="Таблица Знак"/>
    <w:basedOn w:val="a9"/>
    <w:link w:val="aff3"/>
    <w:rsid w:val="00A666D9"/>
    <w:rPr>
      <w:rFonts w:ascii="Times New Roman" w:eastAsia="Calibri" w:hAnsi="Times New Roman" w:cs="Times New Roman"/>
      <w:szCs w:val="20"/>
      <w:lang w:eastAsia="ru-RU"/>
    </w:rPr>
  </w:style>
  <w:style w:type="paragraph" w:customStyle="1" w:styleId="aff5">
    <w:name w:val="Нумер список"/>
    <w:basedOn w:val="a6"/>
    <w:link w:val="aff6"/>
    <w:rsid w:val="00830ACA"/>
    <w:pPr>
      <w:ind w:left="284" w:firstLine="851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ff7">
    <w:name w:val="Body Text"/>
    <w:basedOn w:val="a6"/>
    <w:link w:val="aff8"/>
    <w:unhideWhenUsed/>
    <w:rsid w:val="008605A2"/>
    <w:pPr>
      <w:spacing w:after="120"/>
    </w:pPr>
  </w:style>
  <w:style w:type="character" w:customStyle="1" w:styleId="aff8">
    <w:name w:val="Основной текст Знак"/>
    <w:basedOn w:val="a9"/>
    <w:link w:val="aff7"/>
    <w:rsid w:val="008605A2"/>
  </w:style>
  <w:style w:type="character" w:customStyle="1" w:styleId="31">
    <w:name w:val="Заголовок 3 Знак"/>
    <w:basedOn w:val="a9"/>
    <w:link w:val="3"/>
    <w:rsid w:val="00067CDD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112">
    <w:name w:val="1.1 Стиль2"/>
    <w:basedOn w:val="a6"/>
    <w:rsid w:val="00022884"/>
    <w:pPr>
      <w:ind w:left="1440" w:right="170" w:firstLine="567"/>
      <w:contextualSpacing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2">
    <w:name w:val="Заголовок 2 Знак"/>
    <w:aliases w:val="Заголовок 2 Знак1 Знак Знак1,Заголовок 2 Знак Знак Знак Знак1"/>
    <w:basedOn w:val="a9"/>
    <w:link w:val="21"/>
    <w:rsid w:val="00A8785F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aff9">
    <w:name w:val="ЗТаблицы"/>
    <w:basedOn w:val="a6"/>
    <w:link w:val="affa"/>
    <w:rsid w:val="00C768BF"/>
    <w:pPr>
      <w:widowControl w:val="0"/>
      <w:suppressAutoHyphens/>
      <w:spacing w:before="120" w:line="240" w:lineRule="auto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character" w:customStyle="1" w:styleId="affa">
    <w:name w:val="ЗТаблицы Знак"/>
    <w:basedOn w:val="a9"/>
    <w:link w:val="aff9"/>
    <w:rsid w:val="00C768BF"/>
    <w:rPr>
      <w:rFonts w:ascii="Times New Roman" w:eastAsia="Times New Roman" w:hAnsi="Times New Roman" w:cs="Times New Roman"/>
      <w:color w:val="00000A"/>
      <w:sz w:val="24"/>
      <w:szCs w:val="24"/>
      <w:lang w:eastAsia="ru-RU"/>
    </w:rPr>
  </w:style>
  <w:style w:type="paragraph" w:customStyle="1" w:styleId="1121">
    <w:name w:val="Мсписок 1.1.2.1"/>
    <w:basedOn w:val="a6"/>
    <w:rsid w:val="00B735DF"/>
    <w:pPr>
      <w:numPr>
        <w:numId w:val="7"/>
      </w:numPr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fb">
    <w:name w:val="Рисунок"/>
    <w:basedOn w:val="a7"/>
    <w:link w:val="affc"/>
    <w:qFormat/>
    <w:rsid w:val="00FE13CB"/>
    <w:pPr>
      <w:suppressAutoHyphens/>
      <w:spacing w:after="240" w:line="240" w:lineRule="auto"/>
      <w:ind w:firstLine="0"/>
      <w:contextualSpacing w:val="0"/>
      <w:jc w:val="center"/>
    </w:pPr>
  </w:style>
  <w:style w:type="character" w:customStyle="1" w:styleId="affc">
    <w:name w:val="Рисунок Знак"/>
    <w:basedOn w:val="af6"/>
    <w:link w:val="affb"/>
    <w:rsid w:val="00FE13CB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a8">
    <w:name w:val="Абзац РН"/>
    <w:basedOn w:val="a6"/>
    <w:link w:val="affd"/>
    <w:rsid w:val="00B85615"/>
    <w:pPr>
      <w:ind w:left="284" w:firstLine="851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d">
    <w:name w:val="Абзац РН Знак"/>
    <w:basedOn w:val="a9"/>
    <w:link w:val="a8"/>
    <w:rsid w:val="00B8561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4">
    <w:name w:val="Абзац РН Знак1"/>
    <w:basedOn w:val="a9"/>
    <w:rsid w:val="0023594B"/>
    <w:rPr>
      <w:color w:val="00000A"/>
      <w:sz w:val="24"/>
      <w:szCs w:val="24"/>
    </w:rPr>
  </w:style>
  <w:style w:type="character" w:customStyle="1" w:styleId="41">
    <w:name w:val="Заголовок 4 Знак"/>
    <w:basedOn w:val="a9"/>
    <w:link w:val="4"/>
    <w:rsid w:val="003A5930"/>
    <w:rPr>
      <w:rFonts w:ascii="Times New Roman" w:eastAsia="Times New Roman" w:hAnsi="Times New Roman" w:cs="Times New Roman"/>
      <w:sz w:val="26"/>
      <w:szCs w:val="24"/>
      <w:lang w:eastAsia="ru-RU"/>
    </w:rPr>
  </w:style>
  <w:style w:type="table" w:customStyle="1" w:styleId="15">
    <w:name w:val="Сетка таблицы1"/>
    <w:basedOn w:val="aa"/>
    <w:next w:val="af0"/>
    <w:uiPriority w:val="39"/>
    <w:rsid w:val="00F24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9"/>
    <w:link w:val="5"/>
    <w:rsid w:val="004A79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4">
    <w:name w:val="Body Text 3"/>
    <w:basedOn w:val="a6"/>
    <w:link w:val="35"/>
    <w:uiPriority w:val="99"/>
    <w:semiHidden/>
    <w:unhideWhenUsed/>
    <w:rsid w:val="00A2325D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9"/>
    <w:link w:val="34"/>
    <w:uiPriority w:val="99"/>
    <w:semiHidden/>
    <w:rsid w:val="00A2325D"/>
    <w:rPr>
      <w:sz w:val="16"/>
      <w:szCs w:val="16"/>
    </w:rPr>
  </w:style>
  <w:style w:type="paragraph" w:styleId="26">
    <w:name w:val="Body Text Indent 2"/>
    <w:basedOn w:val="a6"/>
    <w:link w:val="27"/>
    <w:uiPriority w:val="99"/>
    <w:semiHidden/>
    <w:unhideWhenUsed/>
    <w:rsid w:val="00DD1D4F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basedOn w:val="a9"/>
    <w:link w:val="26"/>
    <w:uiPriority w:val="99"/>
    <w:semiHidden/>
    <w:rsid w:val="00DD1D4F"/>
  </w:style>
  <w:style w:type="paragraph" w:customStyle="1" w:styleId="affe">
    <w:name w:val="Чертежный"/>
    <w:rsid w:val="00DD1D4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28">
    <w:name w:val="Body Text 2"/>
    <w:basedOn w:val="a6"/>
    <w:link w:val="29"/>
    <w:uiPriority w:val="99"/>
    <w:semiHidden/>
    <w:unhideWhenUsed/>
    <w:rsid w:val="00F00773"/>
    <w:pPr>
      <w:spacing w:after="120" w:line="480" w:lineRule="auto"/>
    </w:pPr>
  </w:style>
  <w:style w:type="character" w:customStyle="1" w:styleId="29">
    <w:name w:val="Основной текст 2 Знак"/>
    <w:basedOn w:val="a9"/>
    <w:link w:val="28"/>
    <w:uiPriority w:val="99"/>
    <w:semiHidden/>
    <w:rsid w:val="00F00773"/>
  </w:style>
  <w:style w:type="paragraph" w:customStyle="1" w:styleId="20">
    <w:name w:val="2 Марк сп"/>
    <w:basedOn w:val="a3"/>
    <w:link w:val="2a"/>
    <w:rsid w:val="00AA710F"/>
    <w:pPr>
      <w:numPr>
        <w:numId w:val="11"/>
      </w:numPr>
    </w:pPr>
  </w:style>
  <w:style w:type="character" w:customStyle="1" w:styleId="2a">
    <w:name w:val="2 Марк сп Знак"/>
    <w:basedOn w:val="aff1"/>
    <w:link w:val="20"/>
    <w:rsid w:val="00AA710F"/>
    <w:rPr>
      <w:rFonts w:ascii="Times New Roman" w:eastAsia="Calibri" w:hAnsi="Times New Roman" w:cs="Times New Roman"/>
      <w:sz w:val="26"/>
      <w:szCs w:val="26"/>
      <w:lang w:eastAsia="ru-RU"/>
    </w:rPr>
  </w:style>
  <w:style w:type="character" w:styleId="afff">
    <w:name w:val="Strong"/>
    <w:basedOn w:val="a9"/>
    <w:uiPriority w:val="22"/>
    <w:rsid w:val="007F4FCA"/>
    <w:rPr>
      <w:b w:val="0"/>
      <w:bCs/>
    </w:rPr>
  </w:style>
  <w:style w:type="paragraph" w:styleId="afff0">
    <w:name w:val="Title"/>
    <w:basedOn w:val="a6"/>
    <w:next w:val="a6"/>
    <w:link w:val="afff1"/>
    <w:uiPriority w:val="10"/>
    <w:rsid w:val="007F4FC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afff1">
    <w:name w:val="Заголовок Знак"/>
    <w:basedOn w:val="a9"/>
    <w:link w:val="afff0"/>
    <w:uiPriority w:val="10"/>
    <w:rsid w:val="007F4FCA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styleId="afff2">
    <w:name w:val="Book Title"/>
    <w:basedOn w:val="a9"/>
    <w:uiPriority w:val="33"/>
    <w:rsid w:val="007F4FCA"/>
    <w:rPr>
      <w:b w:val="0"/>
      <w:bCs/>
      <w:i w:val="0"/>
      <w:iCs/>
      <w:spacing w:val="5"/>
    </w:rPr>
  </w:style>
  <w:style w:type="paragraph" w:customStyle="1" w:styleId="a4">
    <w:name w:val="Для таблиц"/>
    <w:basedOn w:val="a6"/>
    <w:rsid w:val="00B316BD"/>
    <w:pPr>
      <w:numPr>
        <w:ilvl w:val="3"/>
        <w:numId w:val="12"/>
      </w:numPr>
    </w:pPr>
  </w:style>
  <w:style w:type="character" w:customStyle="1" w:styleId="af4">
    <w:name w:val="Заголовок оглавления Знак"/>
    <w:aliases w:val="Подраздел Знак"/>
    <w:basedOn w:val="a9"/>
    <w:link w:val="af3"/>
    <w:uiPriority w:val="39"/>
    <w:rsid w:val="00BB3124"/>
    <w:rPr>
      <w:rFonts w:ascii="Times New Roman" w:hAnsi="Times New Roman" w:cs="Times New Roman"/>
      <w:b/>
      <w:kern w:val="28"/>
      <w:sz w:val="26"/>
      <w:szCs w:val="24"/>
      <w:lang w:eastAsia="ru-RU"/>
    </w:rPr>
  </w:style>
  <w:style w:type="paragraph" w:customStyle="1" w:styleId="afff3">
    <w:name w:val="Абзац"/>
    <w:basedOn w:val="a6"/>
    <w:link w:val="afff4"/>
    <w:rsid w:val="00E53394"/>
    <w:pPr>
      <w:contextualSpacing/>
    </w:pPr>
    <w:rPr>
      <w:rFonts w:ascii="Times New Roman" w:eastAsia="Times New Roman" w:hAnsi="Times New Roman" w:cs="Times New Roman"/>
      <w:szCs w:val="24"/>
    </w:rPr>
  </w:style>
  <w:style w:type="character" w:customStyle="1" w:styleId="afff4">
    <w:name w:val="Абзац Знак"/>
    <w:basedOn w:val="a9"/>
    <w:link w:val="afff3"/>
    <w:rsid w:val="00E53394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afff5">
    <w:name w:val="Заг.Таблицы"/>
    <w:basedOn w:val="afff6"/>
    <w:link w:val="afff7"/>
    <w:qFormat/>
    <w:rsid w:val="003411A0"/>
    <w:pPr>
      <w:keepNext/>
      <w:suppressAutoHyphens/>
      <w:spacing w:after="0"/>
      <w:ind w:right="-368" w:firstLine="0"/>
      <w:jc w:val="left"/>
    </w:pPr>
    <w:rPr>
      <w:rFonts w:ascii="Times New Roman" w:eastAsia="Times New Roman" w:hAnsi="Times New Roman" w:cs="Times New Roman"/>
      <w:i w:val="0"/>
      <w:iCs w:val="0"/>
      <w:color w:val="auto"/>
      <w:sz w:val="26"/>
      <w:szCs w:val="26"/>
    </w:rPr>
  </w:style>
  <w:style w:type="character" w:customStyle="1" w:styleId="afff7">
    <w:name w:val="Заг.Таблицы Знак"/>
    <w:basedOn w:val="afff4"/>
    <w:link w:val="afff5"/>
    <w:rsid w:val="003411A0"/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120">
    <w:name w:val="ТабР12"/>
    <w:basedOn w:val="a6"/>
    <w:link w:val="121"/>
    <w:rsid w:val="00E53394"/>
    <w:pPr>
      <w:keepLines/>
      <w:suppressAutoHyphens/>
      <w:spacing w:before="20" w:after="20" w:line="240" w:lineRule="auto"/>
      <w:jc w:val="center"/>
    </w:pPr>
    <w:rPr>
      <w:rFonts w:ascii="Times New Roman" w:eastAsia="Times New Roman" w:hAnsi="Times New Roman" w:cs="Times New Roman"/>
      <w:iCs/>
      <w:sz w:val="22"/>
    </w:rPr>
  </w:style>
  <w:style w:type="character" w:customStyle="1" w:styleId="121">
    <w:name w:val="ТабР12 Знак"/>
    <w:basedOn w:val="a9"/>
    <w:link w:val="120"/>
    <w:rsid w:val="00E53394"/>
    <w:rPr>
      <w:rFonts w:ascii="Times New Roman" w:eastAsia="Times New Roman" w:hAnsi="Times New Roman" w:cs="Times New Roman"/>
      <w:iCs/>
      <w:lang w:eastAsia="ru-RU"/>
    </w:rPr>
  </w:style>
  <w:style w:type="paragraph" w:styleId="afff6">
    <w:name w:val="caption"/>
    <w:aliases w:val="Подпись рисунка"/>
    <w:basedOn w:val="a6"/>
    <w:next w:val="a6"/>
    <w:link w:val="afff8"/>
    <w:uiPriority w:val="35"/>
    <w:unhideWhenUsed/>
    <w:rsid w:val="00E5339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fff9">
    <w:name w:val="annotation reference"/>
    <w:basedOn w:val="a9"/>
    <w:uiPriority w:val="99"/>
    <w:semiHidden/>
    <w:unhideWhenUsed/>
    <w:rsid w:val="008B7C7E"/>
    <w:rPr>
      <w:sz w:val="16"/>
      <w:szCs w:val="16"/>
    </w:rPr>
  </w:style>
  <w:style w:type="paragraph" w:styleId="afffa">
    <w:name w:val="annotation text"/>
    <w:basedOn w:val="a6"/>
    <w:link w:val="afffb"/>
    <w:uiPriority w:val="99"/>
    <w:semiHidden/>
    <w:unhideWhenUsed/>
    <w:rsid w:val="008B7C7E"/>
    <w:pPr>
      <w:spacing w:line="240" w:lineRule="auto"/>
    </w:pPr>
    <w:rPr>
      <w:sz w:val="20"/>
      <w:szCs w:val="20"/>
    </w:rPr>
  </w:style>
  <w:style w:type="character" w:customStyle="1" w:styleId="afffb">
    <w:name w:val="Текст примечания Знак"/>
    <w:basedOn w:val="a9"/>
    <w:link w:val="afffa"/>
    <w:uiPriority w:val="99"/>
    <w:semiHidden/>
    <w:rsid w:val="008B7C7E"/>
    <w:rPr>
      <w:rFonts w:asciiTheme="majorBidi" w:hAnsiTheme="majorBidi"/>
      <w:sz w:val="20"/>
      <w:szCs w:val="20"/>
    </w:rPr>
  </w:style>
  <w:style w:type="paragraph" w:styleId="afffc">
    <w:name w:val="annotation subject"/>
    <w:basedOn w:val="afffa"/>
    <w:next w:val="afffa"/>
    <w:link w:val="afffd"/>
    <w:uiPriority w:val="99"/>
    <w:semiHidden/>
    <w:unhideWhenUsed/>
    <w:rsid w:val="008B7C7E"/>
    <w:rPr>
      <w:b/>
      <w:bCs/>
    </w:rPr>
  </w:style>
  <w:style w:type="character" w:customStyle="1" w:styleId="afffd">
    <w:name w:val="Тема примечания Знак"/>
    <w:basedOn w:val="afffb"/>
    <w:link w:val="afffc"/>
    <w:uiPriority w:val="99"/>
    <w:semiHidden/>
    <w:rsid w:val="008B7C7E"/>
    <w:rPr>
      <w:rFonts w:asciiTheme="majorBidi" w:hAnsiTheme="majorBidi"/>
      <w:b/>
      <w:bCs/>
      <w:sz w:val="20"/>
      <w:szCs w:val="20"/>
    </w:rPr>
  </w:style>
  <w:style w:type="character" w:customStyle="1" w:styleId="Bodytext2">
    <w:name w:val="Body text (2)_"/>
    <w:basedOn w:val="a9"/>
    <w:link w:val="Bodytext20"/>
    <w:rsid w:val="00920F8F"/>
    <w:rPr>
      <w:rFonts w:ascii="Times New Roman" w:eastAsia="Times New Roman" w:hAnsi="Times New Roman" w:cs="Times New Roman"/>
      <w:w w:val="200"/>
      <w:sz w:val="14"/>
      <w:szCs w:val="14"/>
      <w:shd w:val="clear" w:color="auto" w:fill="FFFFFF"/>
    </w:rPr>
  </w:style>
  <w:style w:type="paragraph" w:customStyle="1" w:styleId="Bodytext20">
    <w:name w:val="Body text (2)"/>
    <w:basedOn w:val="a6"/>
    <w:link w:val="Bodytext2"/>
    <w:rsid w:val="00920F8F"/>
    <w:pPr>
      <w:widowControl w:val="0"/>
      <w:shd w:val="clear" w:color="auto" w:fill="FFFFFF"/>
      <w:spacing w:line="241" w:lineRule="exact"/>
    </w:pPr>
    <w:rPr>
      <w:rFonts w:ascii="Times New Roman" w:eastAsia="Times New Roman" w:hAnsi="Times New Roman" w:cs="Times New Roman"/>
      <w:w w:val="200"/>
      <w:sz w:val="14"/>
      <w:szCs w:val="14"/>
    </w:rPr>
  </w:style>
  <w:style w:type="paragraph" w:customStyle="1" w:styleId="122">
    <w:name w:val="Абзац Р12"/>
    <w:basedOn w:val="a8"/>
    <w:link w:val="123"/>
    <w:rsid w:val="00223BD6"/>
    <w:pPr>
      <w:widowControl w:val="0"/>
      <w:ind w:left="0" w:firstLine="737"/>
    </w:pPr>
    <w:rPr>
      <w:sz w:val="26"/>
      <w:szCs w:val="26"/>
    </w:rPr>
  </w:style>
  <w:style w:type="character" w:customStyle="1" w:styleId="123">
    <w:name w:val="Абзац Р12 Знак"/>
    <w:link w:val="122"/>
    <w:rsid w:val="00223BD6"/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styleId="36">
    <w:name w:val="Body Text Indent 3"/>
    <w:basedOn w:val="a6"/>
    <w:link w:val="37"/>
    <w:uiPriority w:val="99"/>
    <w:semiHidden/>
    <w:unhideWhenUsed/>
    <w:rsid w:val="00076789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9"/>
    <w:link w:val="36"/>
    <w:uiPriority w:val="99"/>
    <w:semiHidden/>
    <w:rsid w:val="00076789"/>
    <w:rPr>
      <w:rFonts w:asciiTheme="majorBidi" w:hAnsiTheme="majorBidi"/>
      <w:sz w:val="16"/>
      <w:szCs w:val="16"/>
    </w:rPr>
  </w:style>
  <w:style w:type="paragraph" w:styleId="afffe">
    <w:name w:val="Body Text Indent"/>
    <w:basedOn w:val="a6"/>
    <w:link w:val="affff"/>
    <w:uiPriority w:val="99"/>
    <w:rsid w:val="00076789"/>
    <w:pPr>
      <w:spacing w:after="120" w:line="240" w:lineRule="auto"/>
      <w:ind w:left="283" w:firstLine="567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fff">
    <w:name w:val="Основной текст с отступом Знак"/>
    <w:basedOn w:val="a9"/>
    <w:link w:val="afffe"/>
    <w:uiPriority w:val="99"/>
    <w:rsid w:val="000767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60">
    <w:name w:val="Заголовок 6 Знак"/>
    <w:basedOn w:val="a9"/>
    <w:link w:val="6"/>
    <w:rsid w:val="00AB76C4"/>
    <w:rPr>
      <w:rFonts w:asciiTheme="majorHAnsi" w:eastAsiaTheme="majorEastAsia" w:hAnsiTheme="majorHAnsi" w:cstheme="majorBidi"/>
      <w:color w:val="243F60" w:themeColor="accent1" w:themeShade="7F"/>
      <w:lang w:eastAsia="ru-RU"/>
    </w:rPr>
  </w:style>
  <w:style w:type="character" w:customStyle="1" w:styleId="70">
    <w:name w:val="Заголовок 7 Знак"/>
    <w:basedOn w:val="a9"/>
    <w:link w:val="7"/>
    <w:rsid w:val="00AB76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80">
    <w:name w:val="Заголовок 8 Знак"/>
    <w:basedOn w:val="a9"/>
    <w:link w:val="8"/>
    <w:semiHidden/>
    <w:rsid w:val="00AB76C4"/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character" w:customStyle="1" w:styleId="90">
    <w:name w:val="Заголовок 9 Знак"/>
    <w:basedOn w:val="a9"/>
    <w:link w:val="9"/>
    <w:semiHidden/>
    <w:rsid w:val="00AB76C4"/>
    <w:rPr>
      <w:rFonts w:ascii="Arial" w:eastAsia="Times New Roman" w:hAnsi="Arial" w:cs="Times New Roman"/>
      <w:lang w:eastAsia="ru-RU"/>
    </w:rPr>
  </w:style>
  <w:style w:type="numbering" w:customStyle="1" w:styleId="16">
    <w:name w:val="Нет списка1"/>
    <w:next w:val="ab"/>
    <w:uiPriority w:val="99"/>
    <w:semiHidden/>
    <w:unhideWhenUsed/>
    <w:rsid w:val="00AB76C4"/>
  </w:style>
  <w:style w:type="table" w:customStyle="1" w:styleId="GR1">
    <w:name w:val="Сетка таблицы GR1"/>
    <w:basedOn w:val="aa"/>
    <w:next w:val="af0"/>
    <w:uiPriority w:val="59"/>
    <w:qFormat/>
    <w:rsid w:val="00AB76C4"/>
    <w:pPr>
      <w:spacing w:after="0" w:line="240" w:lineRule="auto"/>
      <w:ind w:firstLine="567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2">
    <w:name w:val="Абзац списка Знак"/>
    <w:aliases w:val="Bullet List Знак,FooterText Знак,numbered Знак,Number Level 3 Знак,Ref Знак,TOC style Знак,lp1 Знак"/>
    <w:basedOn w:val="a9"/>
    <w:link w:val="aff0"/>
    <w:uiPriority w:val="34"/>
    <w:rsid w:val="00AB76C4"/>
    <w:rPr>
      <w:rFonts w:asciiTheme="majorBidi" w:hAnsiTheme="majorBidi"/>
      <w:sz w:val="26"/>
    </w:rPr>
  </w:style>
  <w:style w:type="character" w:customStyle="1" w:styleId="aff6">
    <w:name w:val="Нумер список Знак"/>
    <w:basedOn w:val="affd"/>
    <w:link w:val="aff5"/>
    <w:rsid w:val="00AB76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AB76C4"/>
    <w:pPr>
      <w:autoSpaceDE w:val="0"/>
      <w:autoSpaceDN w:val="0"/>
      <w:adjustRightInd w:val="0"/>
      <w:spacing w:after="0" w:line="240" w:lineRule="auto"/>
      <w:ind w:firstLine="567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17">
    <w:name w:val="Неразрешенное упоминание1"/>
    <w:basedOn w:val="a9"/>
    <w:uiPriority w:val="99"/>
    <w:semiHidden/>
    <w:unhideWhenUsed/>
    <w:rsid w:val="00AB76C4"/>
    <w:rPr>
      <w:color w:val="605E5C"/>
      <w:shd w:val="clear" w:color="auto" w:fill="E1DFDD"/>
    </w:rPr>
  </w:style>
  <w:style w:type="paragraph" w:customStyle="1" w:styleId="affff0">
    <w:name w:val="Заголовок таблицы"/>
    <w:basedOn w:val="11"/>
    <w:rsid w:val="006757E1"/>
    <w:pPr>
      <w:spacing w:after="240" w:line="240" w:lineRule="auto"/>
      <w:jc w:val="center"/>
    </w:pPr>
  </w:style>
  <w:style w:type="character" w:customStyle="1" w:styleId="2b">
    <w:name w:val="Неразрешенное упоминание2"/>
    <w:basedOn w:val="a9"/>
    <w:uiPriority w:val="99"/>
    <w:semiHidden/>
    <w:unhideWhenUsed/>
    <w:rsid w:val="00AB76C4"/>
    <w:rPr>
      <w:color w:val="605E5C"/>
      <w:shd w:val="clear" w:color="auto" w:fill="E1DFDD"/>
    </w:rPr>
  </w:style>
  <w:style w:type="paragraph" w:customStyle="1" w:styleId="140">
    <w:name w:val="Стиль Маркированный список + 14 пт После:  0 пт Междустр.интервал..."/>
    <w:basedOn w:val="affff1"/>
    <w:unhideWhenUsed/>
    <w:rsid w:val="00AB76C4"/>
    <w:pPr>
      <w:ind w:left="794" w:firstLine="340"/>
      <w:contextualSpacing w:val="0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affff1">
    <w:name w:val="List Bullet"/>
    <w:aliases w:val="Маркированный список Знак, Знак Знак,Знак Знак Знак"/>
    <w:basedOn w:val="a6"/>
    <w:link w:val="18"/>
    <w:unhideWhenUsed/>
    <w:rsid w:val="00AB76C4"/>
    <w:pPr>
      <w:ind w:left="1284" w:hanging="360"/>
      <w:contextualSpacing/>
      <w:jc w:val="left"/>
    </w:pPr>
    <w:rPr>
      <w:rFonts w:asciiTheme="minorHAnsi" w:eastAsiaTheme="minorEastAsia" w:hAnsiTheme="minorHAnsi"/>
      <w:sz w:val="22"/>
    </w:rPr>
  </w:style>
  <w:style w:type="character" w:styleId="affff2">
    <w:name w:val="page number"/>
    <w:basedOn w:val="a9"/>
    <w:semiHidden/>
    <w:rsid w:val="00AB76C4"/>
    <w:rPr>
      <w:rFonts w:ascii="Arial Narrow" w:hAnsi="Arial Narrow"/>
      <w:sz w:val="22"/>
    </w:rPr>
  </w:style>
  <w:style w:type="paragraph" w:customStyle="1" w:styleId="210">
    <w:name w:val="Основной текст 21"/>
    <w:basedOn w:val="a6"/>
    <w:rsid w:val="00AB76C4"/>
    <w:pPr>
      <w:spacing w:line="240" w:lineRule="auto"/>
      <w:ind w:firstLine="567"/>
      <w:jc w:val="left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38">
    <w:name w:val="Неразрешенное упоминание3"/>
    <w:basedOn w:val="a9"/>
    <w:uiPriority w:val="99"/>
    <w:semiHidden/>
    <w:unhideWhenUsed/>
    <w:rsid w:val="00AB76C4"/>
    <w:rPr>
      <w:color w:val="605E5C"/>
      <w:shd w:val="clear" w:color="auto" w:fill="E1DFDD"/>
    </w:rPr>
  </w:style>
  <w:style w:type="paragraph" w:customStyle="1" w:styleId="discribe">
    <w:name w:val="discribe Знак"/>
    <w:basedOn w:val="a6"/>
    <w:link w:val="discribe0"/>
    <w:rsid w:val="00AB76C4"/>
    <w:pPr>
      <w:spacing w:after="120" w:line="240" w:lineRule="auto"/>
      <w:ind w:firstLine="567"/>
      <w:jc w:val="center"/>
    </w:pPr>
    <w:rPr>
      <w:rFonts w:ascii="Verdana" w:eastAsia="SimSun" w:hAnsi="Verdana" w:cs="Times New Roman"/>
      <w:sz w:val="24"/>
      <w:szCs w:val="28"/>
    </w:rPr>
  </w:style>
  <w:style w:type="character" w:customStyle="1" w:styleId="discribe0">
    <w:name w:val="discribe Знак Знак"/>
    <w:link w:val="discribe"/>
    <w:rsid w:val="00AB76C4"/>
    <w:rPr>
      <w:rFonts w:ascii="Verdana" w:eastAsia="SimSun" w:hAnsi="Verdana" w:cs="Times New Roman"/>
      <w:sz w:val="24"/>
      <w:szCs w:val="28"/>
      <w:lang w:eastAsia="ru-RU"/>
    </w:rPr>
  </w:style>
  <w:style w:type="paragraph" w:styleId="2">
    <w:name w:val="List Bullet 2"/>
    <w:basedOn w:val="a6"/>
    <w:rsid w:val="00AB76C4"/>
    <w:pPr>
      <w:numPr>
        <w:numId w:val="13"/>
      </w:numPr>
      <w:spacing w:after="120" w:line="240" w:lineRule="auto"/>
      <w:jc w:val="left"/>
    </w:pPr>
    <w:rPr>
      <w:rFonts w:ascii="Verdana" w:eastAsia="Times New Roman" w:hAnsi="Verdana" w:cs="Times New Roman"/>
      <w:sz w:val="22"/>
      <w:szCs w:val="20"/>
    </w:rPr>
  </w:style>
  <w:style w:type="paragraph" w:styleId="a">
    <w:name w:val="List Number"/>
    <w:basedOn w:val="a6"/>
    <w:unhideWhenUsed/>
    <w:rsid w:val="00AB76C4"/>
    <w:pPr>
      <w:numPr>
        <w:numId w:val="14"/>
      </w:numPr>
      <w:contextualSpacing/>
      <w:jc w:val="left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9">
    <w:name w:val="Общий Знак1"/>
    <w:basedOn w:val="a9"/>
    <w:link w:val="affff3"/>
    <w:locked/>
    <w:rsid w:val="00AB76C4"/>
    <w:rPr>
      <w:rFonts w:ascii="Times New Roman" w:eastAsia="Times New Roman" w:hAnsi="Times New Roman" w:cs="Times New Roman"/>
      <w:bCs/>
      <w:sz w:val="24"/>
      <w:szCs w:val="20"/>
      <w:lang w:eastAsia="ru-RU"/>
    </w:rPr>
  </w:style>
  <w:style w:type="paragraph" w:customStyle="1" w:styleId="affff3">
    <w:name w:val="Общий"/>
    <w:basedOn w:val="a6"/>
    <w:link w:val="19"/>
    <w:rsid w:val="00AB76C4"/>
    <w:pPr>
      <w:spacing w:before="120" w:after="120" w:line="240" w:lineRule="auto"/>
      <w:ind w:firstLine="567"/>
    </w:pPr>
    <w:rPr>
      <w:rFonts w:ascii="Times New Roman" w:eastAsia="Times New Roman" w:hAnsi="Times New Roman" w:cs="Times New Roman"/>
      <w:bCs/>
      <w:sz w:val="24"/>
      <w:szCs w:val="20"/>
    </w:rPr>
  </w:style>
  <w:style w:type="paragraph" w:customStyle="1" w:styleId="TableContents">
    <w:name w:val="Table Contents"/>
    <w:basedOn w:val="a6"/>
    <w:rsid w:val="00AB76C4"/>
    <w:pPr>
      <w:widowControl w:val="0"/>
      <w:suppressLineNumbers/>
      <w:suppressAutoHyphens/>
      <w:autoSpaceDN w:val="0"/>
      <w:spacing w:line="240" w:lineRule="auto"/>
      <w:ind w:firstLine="567"/>
      <w:jc w:val="left"/>
    </w:pPr>
    <w:rPr>
      <w:rFonts w:ascii="Times New Roman" w:eastAsia="Andale Sans UI" w:hAnsi="Times New Roman" w:cs="Tahoma"/>
      <w:kern w:val="3"/>
      <w:sz w:val="24"/>
      <w:szCs w:val="24"/>
    </w:rPr>
  </w:style>
  <w:style w:type="paragraph" w:customStyle="1" w:styleId="Standard">
    <w:name w:val="Standard"/>
    <w:rsid w:val="00AB76C4"/>
    <w:pPr>
      <w:widowControl w:val="0"/>
      <w:suppressAutoHyphens/>
      <w:autoSpaceDN w:val="0"/>
      <w:spacing w:after="0" w:line="240" w:lineRule="auto"/>
      <w:ind w:firstLine="567"/>
    </w:pPr>
    <w:rPr>
      <w:rFonts w:ascii="Times New Roman" w:eastAsia="Andale Sans UI" w:hAnsi="Times New Roman" w:cs="Tahoma"/>
      <w:kern w:val="3"/>
      <w:sz w:val="24"/>
      <w:szCs w:val="24"/>
      <w:lang w:eastAsia="ru-RU"/>
    </w:rPr>
  </w:style>
  <w:style w:type="character" w:customStyle="1" w:styleId="-0">
    <w:name w:val="Список &quot;-&quot; Знак"/>
    <w:basedOn w:val="a9"/>
    <w:link w:val="-"/>
    <w:locked/>
    <w:rsid w:val="00AB76C4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">
    <w:name w:val="Список &quot;-&quot;"/>
    <w:basedOn w:val="aff0"/>
    <w:link w:val="-0"/>
    <w:rsid w:val="00AB76C4"/>
    <w:pPr>
      <w:numPr>
        <w:numId w:val="15"/>
      </w:numPr>
      <w:tabs>
        <w:tab w:val="num" w:pos="360"/>
      </w:tabs>
      <w:spacing w:before="240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1a">
    <w:name w:val="Обычный1"/>
    <w:rsid w:val="00AB76C4"/>
    <w:pPr>
      <w:widowControl w:val="0"/>
      <w:suppressAutoHyphens/>
      <w:spacing w:after="0" w:line="240" w:lineRule="auto"/>
      <w:ind w:firstLine="567"/>
    </w:pPr>
    <w:rPr>
      <w:rFonts w:ascii="Times New Roman" w:eastAsia="Arial" w:hAnsi="Times New Roman" w:cs="Times New Roman"/>
      <w:sz w:val="20"/>
      <w:szCs w:val="20"/>
      <w:lang w:eastAsia="ar-SA"/>
    </w:rPr>
  </w:style>
  <w:style w:type="table" w:customStyle="1" w:styleId="110">
    <w:name w:val="Сетка таблицы11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c">
    <w:name w:val="Сетка таблицы2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11">
    <w:name w:val="Сетка таблицы GR11"/>
    <w:basedOn w:val="aa"/>
    <w:next w:val="af0"/>
    <w:rsid w:val="00AB76C4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a"/>
    <w:next w:val="af0"/>
    <w:uiPriority w:val="39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a"/>
    <w:next w:val="af0"/>
    <w:uiPriority w:val="39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a"/>
    <w:next w:val="af0"/>
    <w:uiPriority w:val="39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a"/>
    <w:next w:val="af0"/>
    <w:uiPriority w:val="39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a"/>
    <w:next w:val="af0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a"/>
    <w:next w:val="af0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4">
    <w:name w:val="Сетка таблицы12"/>
    <w:basedOn w:val="aa"/>
    <w:next w:val="af0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d">
    <w:name w:val="Обычный2"/>
    <w:uiPriority w:val="99"/>
    <w:rsid w:val="00AB76C4"/>
    <w:pPr>
      <w:widowControl w:val="0"/>
      <w:spacing w:after="0" w:line="240" w:lineRule="auto"/>
      <w:ind w:left="120" w:firstLine="560"/>
    </w:pPr>
    <w:rPr>
      <w:rFonts w:ascii="Arial" w:eastAsia="Times New Roman" w:hAnsi="Arial" w:cs="Arial"/>
      <w:lang w:eastAsia="ru-RU"/>
    </w:rPr>
  </w:style>
  <w:style w:type="table" w:customStyle="1" w:styleId="130">
    <w:name w:val="Сетка таблицы13"/>
    <w:basedOn w:val="aa"/>
    <w:next w:val="af0"/>
    <w:uiPriority w:val="39"/>
    <w:rsid w:val="00AB76C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"/>
    <w:basedOn w:val="aa"/>
    <w:next w:val="af0"/>
    <w:uiPriority w:val="39"/>
    <w:rsid w:val="00AB76C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a"/>
    <w:next w:val="af0"/>
    <w:uiPriority w:val="39"/>
    <w:rsid w:val="00AB76C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caption">
    <w:name w:val="Table caption"/>
    <w:basedOn w:val="a9"/>
    <w:rsid w:val="00152AB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Headerorfooter">
    <w:name w:val="Header or footer"/>
    <w:basedOn w:val="a9"/>
    <w:rsid w:val="00152AB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customStyle="1" w:styleId="a0">
    <w:name w:val="список"/>
    <w:basedOn w:val="a6"/>
    <w:rsid w:val="00F426CF"/>
    <w:pPr>
      <w:numPr>
        <w:numId w:val="16"/>
      </w:numPr>
      <w:spacing w:line="276" w:lineRule="auto"/>
    </w:pPr>
    <w:rPr>
      <w:rFonts w:ascii="Times New Roman" w:eastAsia="Open Sans" w:hAnsi="Times New Roman" w:cs="Times New Roman"/>
      <w:sz w:val="24"/>
      <w:szCs w:val="24"/>
      <w:lang w:val="ru"/>
    </w:rPr>
  </w:style>
  <w:style w:type="table" w:styleId="affff4">
    <w:name w:val="Grid Table Light"/>
    <w:basedOn w:val="aa"/>
    <w:uiPriority w:val="40"/>
    <w:rsid w:val="000C29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5">
    <w:name w:val="Рисунок с номером"/>
    <w:basedOn w:val="aff7"/>
    <w:rsid w:val="00271BFD"/>
    <w:pPr>
      <w:widowControl w:val="0"/>
      <w:spacing w:after="0"/>
      <w:ind w:firstLine="567"/>
      <w:jc w:val="center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customStyle="1" w:styleId="affff6">
    <w:name w:val="Примечание"/>
    <w:basedOn w:val="a6"/>
    <w:rsid w:val="00271BFD"/>
    <w:pPr>
      <w:spacing w:after="120" w:line="240" w:lineRule="auto"/>
      <w:ind w:firstLine="0"/>
    </w:pPr>
    <w:rPr>
      <w:rFonts w:ascii="Arial" w:eastAsia="SimSun" w:hAnsi="Arial" w:cs="Times New Roman"/>
      <w:sz w:val="24"/>
      <w:szCs w:val="24"/>
    </w:rPr>
  </w:style>
  <w:style w:type="paragraph" w:customStyle="1" w:styleId="affff7">
    <w:name w:val="Без отступа"/>
    <w:basedOn w:val="a6"/>
    <w:rsid w:val="00271BFD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ffff8">
    <w:name w:val="Рисунок в таблице"/>
    <w:rsid w:val="00271BFD"/>
    <w:pPr>
      <w:spacing w:after="0" w:line="240" w:lineRule="auto"/>
      <w:ind w:firstLine="24"/>
      <w:jc w:val="center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fff9">
    <w:name w:val="Основной текст без отступа"/>
    <w:basedOn w:val="aff7"/>
    <w:rsid w:val="00271BFD"/>
    <w:pPr>
      <w:widowControl w:val="0"/>
      <w:spacing w:after="0"/>
      <w:ind w:firstLine="0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1b">
    <w:name w:val="Клавиша 1"/>
    <w:rsid w:val="00843985"/>
    <w:rPr>
      <w:rFonts w:ascii="Arial Black" w:hAnsi="Arial Black"/>
      <w:bdr w:val="none" w:sz="0" w:space="0" w:color="auto"/>
    </w:rPr>
  </w:style>
  <w:style w:type="paragraph" w:customStyle="1" w:styleId="a5">
    <w:name w:val="Список Основной"/>
    <w:basedOn w:val="affff1"/>
    <w:link w:val="affffa"/>
    <w:rsid w:val="00843985"/>
    <w:pPr>
      <w:numPr>
        <w:numId w:val="17"/>
      </w:numPr>
      <w:contextualSpacing w:val="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ffa">
    <w:name w:val="Список Основной Знак"/>
    <w:basedOn w:val="a9"/>
    <w:link w:val="a5"/>
    <w:rsid w:val="008439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b">
    <w:name w:val="Основной текст полужирный"/>
    <w:basedOn w:val="aff7"/>
    <w:link w:val="affffc"/>
    <w:rsid w:val="00843985"/>
    <w:pPr>
      <w:widowControl w:val="0"/>
      <w:spacing w:after="0"/>
      <w:ind w:firstLine="567"/>
    </w:pPr>
    <w:rPr>
      <w:rFonts w:ascii="Times New Roman" w:eastAsia="Times New Roman" w:hAnsi="Times New Roman" w:cs="Times New Roman"/>
      <w:b/>
      <w:bCs/>
      <w:snapToGrid w:val="0"/>
      <w:sz w:val="24"/>
      <w:szCs w:val="20"/>
    </w:rPr>
  </w:style>
  <w:style w:type="character" w:customStyle="1" w:styleId="affffc">
    <w:name w:val="Основной текст полужирный Знак Знак"/>
    <w:link w:val="affffb"/>
    <w:rsid w:val="00843985"/>
    <w:rPr>
      <w:rFonts w:ascii="Times New Roman" w:eastAsia="Times New Roman" w:hAnsi="Times New Roman" w:cs="Times New Roman"/>
      <w:b/>
      <w:bCs/>
      <w:snapToGrid w:val="0"/>
      <w:sz w:val="24"/>
      <w:szCs w:val="20"/>
      <w:lang w:eastAsia="ru-RU"/>
    </w:rPr>
  </w:style>
  <w:style w:type="paragraph" w:customStyle="1" w:styleId="3a">
    <w:name w:val="Стиль Название объекта + По центру3"/>
    <w:basedOn w:val="afff6"/>
    <w:autoRedefine/>
    <w:rsid w:val="00843985"/>
    <w:pPr>
      <w:spacing w:after="0"/>
      <w:ind w:firstLine="284"/>
      <w:jc w:val="center"/>
    </w:pPr>
    <w:rPr>
      <w:rFonts w:ascii="Times New Roman" w:eastAsia="Times New Roman" w:hAnsi="Times New Roman" w:cs="Times New Roman"/>
      <w:b/>
      <w:bCs/>
      <w:i w:val="0"/>
      <w:iCs w:val="0"/>
      <w:color w:val="auto"/>
      <w:sz w:val="24"/>
      <w:szCs w:val="20"/>
    </w:rPr>
  </w:style>
  <w:style w:type="paragraph" w:customStyle="1" w:styleId="affffd">
    <w:name w:val="Подпись к рисунку"/>
    <w:basedOn w:val="afff6"/>
    <w:link w:val="affffe"/>
    <w:rsid w:val="00843985"/>
    <w:pPr>
      <w:spacing w:after="0"/>
      <w:ind w:firstLine="284"/>
      <w:jc w:val="center"/>
    </w:pPr>
    <w:rPr>
      <w:rFonts w:ascii="Times New Roman" w:eastAsia="Times New Roman" w:hAnsi="Times New Roman" w:cs="Times New Roman"/>
      <w:b/>
      <w:bCs/>
      <w:i w:val="0"/>
      <w:iCs w:val="0"/>
      <w:color w:val="auto"/>
      <w:sz w:val="24"/>
      <w:szCs w:val="20"/>
    </w:rPr>
  </w:style>
  <w:style w:type="character" w:customStyle="1" w:styleId="affffe">
    <w:name w:val="Подпись к рисунку Знак"/>
    <w:link w:val="affffd"/>
    <w:rsid w:val="00843985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211">
    <w:name w:val="Заголовок 2 Знак1"/>
    <w:aliases w:val="Заголовок 2 Знак Знак,Заголовок 2 Знак1 Знак Знак,Заголовок 2 Знак Знак Знак Знак"/>
    <w:rsid w:val="00CF7F83"/>
    <w:rPr>
      <w:rFonts w:eastAsia="Times New Roman"/>
      <w:b/>
      <w:sz w:val="28"/>
      <w:szCs w:val="28"/>
      <w:lang w:val="x-none" w:eastAsia="x-none"/>
    </w:rPr>
  </w:style>
  <w:style w:type="character" w:customStyle="1" w:styleId="2212">
    <w:name w:val="Заголовок 2;Заголовок 2 Знак1;Заголовок 2 Знак Знак Знак"/>
    <w:rsid w:val="00CF7F83"/>
    <w:rPr>
      <w:rFonts w:eastAsia="SimSun"/>
      <w:b/>
      <w:sz w:val="28"/>
      <w:szCs w:val="28"/>
      <w:lang w:val="ru-RU" w:eastAsia="ru-RU" w:bidi="ar-SA"/>
    </w:rPr>
  </w:style>
  <w:style w:type="paragraph" w:customStyle="1" w:styleId="afffff">
    <w:name w:val="Выбор"/>
    <w:basedOn w:val="a6"/>
    <w:rsid w:val="00CF7F83"/>
    <w:pPr>
      <w:tabs>
        <w:tab w:val="num" w:pos="1380"/>
      </w:tabs>
      <w:spacing w:line="240" w:lineRule="auto"/>
      <w:ind w:left="1380" w:hanging="283"/>
      <w:jc w:val="left"/>
    </w:pPr>
    <w:rPr>
      <w:rFonts w:ascii="CG Times (WR)" w:eastAsia="Times New Roman" w:hAnsi="CG Times (WR)" w:cs="Times New Roman"/>
      <w:sz w:val="24"/>
      <w:szCs w:val="20"/>
    </w:rPr>
  </w:style>
  <w:style w:type="paragraph" w:customStyle="1" w:styleId="afffff0">
    <w:name w:val="Перечисление"/>
    <w:basedOn w:val="a6"/>
    <w:rsid w:val="00CF7F83"/>
    <w:pPr>
      <w:tabs>
        <w:tab w:val="left" w:pos="680"/>
        <w:tab w:val="num" w:pos="1358"/>
      </w:tabs>
      <w:spacing w:after="120" w:line="240" w:lineRule="auto"/>
      <w:ind w:left="1358" w:hanging="360"/>
      <w:jc w:val="left"/>
    </w:pPr>
    <w:rPr>
      <w:rFonts w:ascii="Verdana" w:eastAsia="Times New Roman" w:hAnsi="Verdana" w:cs="Times New Roman"/>
      <w:sz w:val="22"/>
      <w:szCs w:val="20"/>
    </w:rPr>
  </w:style>
  <w:style w:type="character" w:customStyle="1" w:styleId="afffff1">
    <w:name w:val="Кнопка"/>
    <w:rsid w:val="00CF7F83"/>
    <w:rPr>
      <w:rFonts w:ascii="Verdana" w:hAnsi="Verdana"/>
      <w:bCs/>
      <w:dstrike w:val="0"/>
      <w:color w:val="auto"/>
      <w:sz w:val="22"/>
      <w:szCs w:val="22"/>
      <w:u w:val="none"/>
      <w:bdr w:val="single" w:sz="12" w:space="0" w:color="auto"/>
      <w:vertAlign w:val="baseline"/>
    </w:rPr>
  </w:style>
  <w:style w:type="numbering" w:customStyle="1" w:styleId="1">
    <w:name w:val="Текущий список1"/>
    <w:rsid w:val="00CF7F83"/>
    <w:pPr>
      <w:numPr>
        <w:numId w:val="21"/>
      </w:numPr>
    </w:pPr>
  </w:style>
  <w:style w:type="character" w:customStyle="1" w:styleId="18">
    <w:name w:val="Маркированный список Знак1"/>
    <w:aliases w:val="Маркированный список Знак Знак, Знак Знак Знак,Знак Знак Знак Знак"/>
    <w:link w:val="affff1"/>
    <w:rsid w:val="00CF7F83"/>
    <w:rPr>
      <w:rFonts w:eastAsiaTheme="minorEastAsia"/>
      <w:lang w:eastAsia="ru-RU"/>
    </w:rPr>
  </w:style>
  <w:style w:type="paragraph" w:styleId="afffff2">
    <w:name w:val="footnote text"/>
    <w:basedOn w:val="a6"/>
    <w:link w:val="afffff3"/>
    <w:semiHidden/>
    <w:rsid w:val="00CF7F83"/>
    <w:pPr>
      <w:spacing w:after="120" w:line="240" w:lineRule="auto"/>
      <w:ind w:firstLine="397"/>
      <w:jc w:val="left"/>
    </w:pPr>
    <w:rPr>
      <w:rFonts w:ascii="Verdana" w:eastAsia="Times New Roman" w:hAnsi="Verdana" w:cs="Times New Roman"/>
      <w:sz w:val="20"/>
      <w:szCs w:val="20"/>
    </w:rPr>
  </w:style>
  <w:style w:type="character" w:customStyle="1" w:styleId="afffff3">
    <w:name w:val="Текст сноски Знак"/>
    <w:basedOn w:val="a9"/>
    <w:link w:val="afffff2"/>
    <w:semiHidden/>
    <w:rsid w:val="00CF7F83"/>
    <w:rPr>
      <w:rFonts w:ascii="Verdana" w:eastAsia="Times New Roman" w:hAnsi="Verdana" w:cs="Times New Roman"/>
      <w:sz w:val="20"/>
      <w:szCs w:val="20"/>
      <w:lang w:eastAsia="ru-RU"/>
    </w:rPr>
  </w:style>
  <w:style w:type="character" w:styleId="afffff4">
    <w:name w:val="footnote reference"/>
    <w:semiHidden/>
    <w:rsid w:val="00CF7F83"/>
    <w:rPr>
      <w:vertAlign w:val="superscript"/>
    </w:rPr>
  </w:style>
  <w:style w:type="numbering" w:styleId="111111">
    <w:name w:val="Outline List 2"/>
    <w:basedOn w:val="ab"/>
    <w:rsid w:val="00CF7F83"/>
    <w:pPr>
      <w:numPr>
        <w:numId w:val="18"/>
      </w:numPr>
    </w:pPr>
  </w:style>
  <w:style w:type="paragraph" w:customStyle="1" w:styleId="10">
    <w:name w:val="Стиль Заголовок 1"/>
    <w:aliases w:val="Заголовок 1 Знак + 18 пт"/>
    <w:basedOn w:val="11"/>
    <w:rsid w:val="00CF7F83"/>
    <w:pPr>
      <w:keepLines/>
      <w:pageBreakBefore w:val="0"/>
      <w:numPr>
        <w:numId w:val="19"/>
      </w:numPr>
      <w:suppressAutoHyphens w:val="0"/>
      <w:overflowPunct w:val="0"/>
      <w:autoSpaceDE w:val="0"/>
      <w:autoSpaceDN w:val="0"/>
      <w:adjustRightInd w:val="0"/>
      <w:spacing w:after="0"/>
      <w:ind w:left="0" w:firstLine="0"/>
      <w:jc w:val="left"/>
      <w:textAlignment w:val="baseline"/>
    </w:pPr>
    <w:rPr>
      <w:rFonts w:eastAsia="Times New Roman"/>
      <w:bCs/>
      <w:kern w:val="0"/>
      <w:sz w:val="32"/>
      <w:szCs w:val="28"/>
    </w:rPr>
  </w:style>
  <w:style w:type="paragraph" w:styleId="52">
    <w:name w:val="toc 5"/>
    <w:basedOn w:val="a6"/>
    <w:next w:val="a6"/>
    <w:autoRedefine/>
    <w:semiHidden/>
    <w:rsid w:val="00CF7F83"/>
    <w:pPr>
      <w:spacing w:line="240" w:lineRule="auto"/>
      <w:ind w:left="112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44">
    <w:name w:val="toc 4"/>
    <w:basedOn w:val="a6"/>
    <w:next w:val="a6"/>
    <w:autoRedefine/>
    <w:semiHidden/>
    <w:rsid w:val="00CF7F83"/>
    <w:pPr>
      <w:spacing w:line="240" w:lineRule="auto"/>
      <w:ind w:left="84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62">
    <w:name w:val="toc 6"/>
    <w:basedOn w:val="a6"/>
    <w:next w:val="a6"/>
    <w:autoRedefine/>
    <w:semiHidden/>
    <w:rsid w:val="00CF7F83"/>
    <w:pPr>
      <w:spacing w:line="240" w:lineRule="auto"/>
      <w:ind w:left="140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customStyle="1" w:styleId="14pt">
    <w:name w:val="Стиль 14 pt Знак Знак Знак Знак"/>
    <w:basedOn w:val="a6"/>
    <w:next w:val="aff7"/>
    <w:link w:val="14pt0"/>
    <w:rsid w:val="00CF7F83"/>
    <w:pPr>
      <w:numPr>
        <w:ilvl w:val="1"/>
        <w:numId w:val="20"/>
      </w:numPr>
      <w:ind w:left="0" w:firstLine="0"/>
    </w:pPr>
    <w:rPr>
      <w:rFonts w:ascii="Times New Roman" w:eastAsia="SimSun" w:hAnsi="Times New Roman" w:cs="Times New Roman"/>
      <w:sz w:val="28"/>
      <w:szCs w:val="28"/>
      <w:lang w:val="x-none" w:eastAsia="x-none"/>
    </w:rPr>
  </w:style>
  <w:style w:type="character" w:customStyle="1" w:styleId="14pt0">
    <w:name w:val="Стиль 14 pt Знак Знак Знак Знак Знак"/>
    <w:link w:val="14pt"/>
    <w:rsid w:val="00CF7F83"/>
    <w:rPr>
      <w:rFonts w:ascii="Times New Roman" w:eastAsia="SimSun" w:hAnsi="Times New Roman" w:cs="Times New Roman"/>
      <w:sz w:val="28"/>
      <w:szCs w:val="28"/>
      <w:lang w:val="x-none" w:eastAsia="x-none"/>
    </w:rPr>
  </w:style>
  <w:style w:type="paragraph" w:styleId="72">
    <w:name w:val="toc 7"/>
    <w:basedOn w:val="a6"/>
    <w:next w:val="a6"/>
    <w:autoRedefine/>
    <w:semiHidden/>
    <w:rsid w:val="00CF7F83"/>
    <w:pPr>
      <w:spacing w:line="240" w:lineRule="auto"/>
      <w:ind w:left="168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82">
    <w:name w:val="toc 8"/>
    <w:basedOn w:val="a6"/>
    <w:next w:val="a6"/>
    <w:autoRedefine/>
    <w:semiHidden/>
    <w:rsid w:val="00CF7F83"/>
    <w:pPr>
      <w:spacing w:line="240" w:lineRule="auto"/>
      <w:ind w:left="196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92">
    <w:name w:val="toc 9"/>
    <w:basedOn w:val="a6"/>
    <w:next w:val="a6"/>
    <w:autoRedefine/>
    <w:semiHidden/>
    <w:rsid w:val="00CF7F83"/>
    <w:pPr>
      <w:spacing w:line="240" w:lineRule="auto"/>
      <w:ind w:left="224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afffff5">
    <w:name w:val="No Spacing"/>
    <w:uiPriority w:val="1"/>
    <w:rsid w:val="00CF7F83"/>
    <w:pPr>
      <w:spacing w:after="0" w:line="240" w:lineRule="auto"/>
    </w:pPr>
    <w:rPr>
      <w:rFonts w:ascii="Times New Roman" w:eastAsia="SimSun" w:hAnsi="Times New Roman" w:cs="Times New Roman"/>
      <w:sz w:val="28"/>
      <w:szCs w:val="28"/>
      <w:lang w:eastAsia="zh-CN"/>
    </w:rPr>
  </w:style>
  <w:style w:type="paragraph" w:customStyle="1" w:styleId="afffff6">
    <w:basedOn w:val="a6"/>
    <w:next w:val="afffff7"/>
    <w:uiPriority w:val="99"/>
    <w:rsid w:val="00CF7F8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Arial Unicode MS" w:hAnsi="Times New Roman" w:cs="Arial Unicode MS"/>
      <w:sz w:val="16"/>
      <w:szCs w:val="24"/>
    </w:rPr>
  </w:style>
  <w:style w:type="character" w:customStyle="1" w:styleId="afff8">
    <w:name w:val="Название объекта Знак"/>
    <w:aliases w:val="Подпись рисунка Знак"/>
    <w:link w:val="afff6"/>
    <w:uiPriority w:val="35"/>
    <w:rsid w:val="00CF7F83"/>
    <w:rPr>
      <w:rFonts w:asciiTheme="majorBidi" w:hAnsiTheme="majorBidi"/>
      <w:i/>
      <w:iCs/>
      <w:color w:val="1F497D" w:themeColor="text2"/>
      <w:sz w:val="18"/>
      <w:szCs w:val="18"/>
      <w:lang w:eastAsia="ru-RU"/>
    </w:rPr>
  </w:style>
  <w:style w:type="paragraph" w:customStyle="1" w:styleId="h2">
    <w:name w:val="h_2"/>
    <w:basedOn w:val="a6"/>
    <w:rsid w:val="00CF7F8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afffff8">
    <w:name w:val="endnote text"/>
    <w:basedOn w:val="a6"/>
    <w:link w:val="afffff9"/>
    <w:uiPriority w:val="99"/>
    <w:semiHidden/>
    <w:unhideWhenUsed/>
    <w:rsid w:val="00CF7F83"/>
    <w:pPr>
      <w:spacing w:line="240" w:lineRule="auto"/>
      <w:ind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character" w:customStyle="1" w:styleId="afffff9">
    <w:name w:val="Текст концевой сноски Знак"/>
    <w:basedOn w:val="a9"/>
    <w:link w:val="afffff8"/>
    <w:uiPriority w:val="99"/>
    <w:semiHidden/>
    <w:rsid w:val="00CF7F83"/>
    <w:rPr>
      <w:rFonts w:ascii="Times New Roman" w:eastAsia="SimSun" w:hAnsi="Times New Roman" w:cs="Times New Roman"/>
      <w:sz w:val="20"/>
      <w:szCs w:val="20"/>
      <w:lang w:eastAsia="zh-CN"/>
    </w:rPr>
  </w:style>
  <w:style w:type="character" w:styleId="afffffa">
    <w:name w:val="endnote reference"/>
    <w:uiPriority w:val="99"/>
    <w:semiHidden/>
    <w:unhideWhenUsed/>
    <w:rsid w:val="00CF7F83"/>
    <w:rPr>
      <w:vertAlign w:val="superscript"/>
    </w:rPr>
  </w:style>
  <w:style w:type="character" w:customStyle="1" w:styleId="object">
    <w:name w:val="object"/>
    <w:basedOn w:val="a9"/>
    <w:rsid w:val="00CF7F83"/>
  </w:style>
  <w:style w:type="paragraph" w:styleId="afffff7">
    <w:name w:val="Normal (Web)"/>
    <w:basedOn w:val="a6"/>
    <w:uiPriority w:val="99"/>
    <w:semiHidden/>
    <w:unhideWhenUsed/>
    <w:rsid w:val="00CF7F83"/>
    <w:rPr>
      <w:rFonts w:ascii="Times New Roman" w:hAnsi="Times New Roman" w:cs="Times New Roman"/>
      <w:sz w:val="24"/>
      <w:szCs w:val="24"/>
    </w:rPr>
  </w:style>
  <w:style w:type="paragraph" w:styleId="afffffb">
    <w:name w:val="Revision"/>
    <w:hidden/>
    <w:uiPriority w:val="99"/>
    <w:semiHidden/>
    <w:rsid w:val="000B5EFE"/>
    <w:pPr>
      <w:spacing w:after="0" w:line="240" w:lineRule="auto"/>
    </w:pPr>
    <w:rPr>
      <w:rFonts w:asciiTheme="majorBidi" w:hAnsiTheme="majorBidi"/>
      <w:sz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8401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  <w:div w:id="1064569763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  <w:div w:id="1270236831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  <w:div w:id="379525072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</w:divsChild>
    </w:div>
    <w:div w:id="1328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700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873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275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7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919F00-3F2E-4D20-A27E-5AD839946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20</Pages>
  <Words>3588</Words>
  <Characters>20453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«Челябинский радиозавод «Полет»</Company>
  <LinksUpToDate>false</LinksUpToDate>
  <CharactersWithSpaces>23994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Гришин Константин</dc:creator>
  <cp:keywords/>
  <dc:description/>
  <cp:lastModifiedBy>User</cp:lastModifiedBy>
  <cp:revision>10</cp:revision>
  <cp:lastPrinted>2025-12-01T11:31:00Z</cp:lastPrinted>
  <dcterms:created xsi:type="dcterms:W3CDTF">2026-09-21T09:43:00Z</dcterms:created>
  <dcterms:modified xsi:type="dcterms:W3CDTF">2026-09-21T13:25:00Z</dcterms:modified>
</cp:coreProperties>
</file>